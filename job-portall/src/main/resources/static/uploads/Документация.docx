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543F" w:rsidRDefault="009F543F" w:rsidP="009F543F">
      <w:pPr>
        <w:pageBreakBefore/>
        <w:jc w:val="center"/>
        <w:rPr>
          <w:rFonts w:ascii="Times New Roman" w:hAnsi="Times New Roman"/>
          <w:b/>
          <w:sz w:val="28"/>
          <w:lang w:val="ru-RU"/>
        </w:rPr>
      </w:pPr>
      <w:r>
        <w:rPr>
          <w:rFonts w:ascii="Times New Roman" w:hAnsi="Times New Roman"/>
          <w:b/>
          <w:sz w:val="28"/>
          <w:lang w:val="ru-RU"/>
        </w:rPr>
        <w:t>ТЕХНОЛОГИЧНО УЧИЛИЩЕ ЕЛЕКТРОННИ СИСТЕМИ</w:t>
      </w:r>
    </w:p>
    <w:p w:rsidR="009F543F" w:rsidRDefault="009F543F" w:rsidP="009F543F">
      <w:pPr>
        <w:jc w:val="center"/>
        <w:rPr>
          <w:rFonts w:ascii="Times New Roman" w:hAnsi="Times New Roman"/>
          <w:b/>
          <w:sz w:val="28"/>
          <w:lang w:val="ru-RU"/>
        </w:rPr>
      </w:pPr>
      <w:r>
        <w:rPr>
          <w:rFonts w:ascii="Times New Roman" w:hAnsi="Times New Roman"/>
          <w:b/>
          <w:sz w:val="28"/>
          <w:lang w:val="ru-RU"/>
        </w:rPr>
        <w:t>към ТЕХНИЧЕСКИ УНИВЕРСИТЕТ - СОФИЯ</w:t>
      </w:r>
    </w:p>
    <w:p w:rsidR="009F543F" w:rsidRDefault="009F543F" w:rsidP="009F543F">
      <w:pPr>
        <w:jc w:val="center"/>
        <w:rPr>
          <w:rFonts w:ascii="Times New Roman" w:hAnsi="Times New Roman"/>
          <w:b/>
          <w:sz w:val="28"/>
          <w:lang w:val="ru-RU"/>
        </w:rPr>
      </w:pPr>
    </w:p>
    <w:p w:rsidR="009F543F" w:rsidRDefault="009F543F" w:rsidP="009F543F">
      <w:pPr>
        <w:jc w:val="center"/>
        <w:rPr>
          <w:rFonts w:ascii="Times New Roman" w:hAnsi="Times New Roman"/>
          <w:b/>
          <w:lang w:val="ru-RU"/>
        </w:rPr>
      </w:pPr>
    </w:p>
    <w:p w:rsidR="009F543F" w:rsidRDefault="009F543F" w:rsidP="009F543F">
      <w:pPr>
        <w:jc w:val="center"/>
        <w:rPr>
          <w:rFonts w:ascii="Times New Roman" w:hAnsi="Times New Roman"/>
          <w:b/>
          <w:lang w:val="ru-RU"/>
        </w:rPr>
      </w:pPr>
    </w:p>
    <w:p w:rsidR="009F543F" w:rsidRDefault="009F543F" w:rsidP="009F543F">
      <w:pPr>
        <w:jc w:val="center"/>
        <w:rPr>
          <w:rFonts w:ascii="Times New Roman" w:hAnsi="Times New Roman"/>
          <w:b/>
          <w:lang w:val="ru-RU"/>
        </w:rPr>
      </w:pPr>
    </w:p>
    <w:p w:rsidR="009F543F" w:rsidRDefault="009F543F" w:rsidP="009F543F">
      <w:pPr>
        <w:jc w:val="center"/>
        <w:rPr>
          <w:rFonts w:ascii="Times New Roman" w:hAnsi="Times New Roman"/>
          <w:b/>
          <w:lang w:val="ru-RU"/>
        </w:rPr>
      </w:pPr>
    </w:p>
    <w:p w:rsidR="009F543F" w:rsidRDefault="009F543F" w:rsidP="009F543F">
      <w:pPr>
        <w:jc w:val="center"/>
        <w:rPr>
          <w:rFonts w:ascii="Times New Roman" w:hAnsi="Times New Roman"/>
          <w:b/>
          <w:lang w:val="bg-BG"/>
        </w:rPr>
      </w:pPr>
    </w:p>
    <w:p w:rsidR="009F543F" w:rsidRDefault="009F543F" w:rsidP="009F543F">
      <w:pPr>
        <w:jc w:val="center"/>
        <w:rPr>
          <w:rFonts w:ascii="Times New Roman" w:hAnsi="Times New Roman"/>
          <w:b/>
          <w:lang w:val="bg-BG"/>
        </w:rPr>
      </w:pPr>
    </w:p>
    <w:p w:rsidR="009F543F" w:rsidRDefault="009F543F" w:rsidP="009F543F">
      <w:pPr>
        <w:jc w:val="center"/>
        <w:rPr>
          <w:rFonts w:ascii="Times New Roman" w:hAnsi="Times New Roman"/>
          <w:b/>
          <w:lang w:val="bg-BG"/>
        </w:rPr>
      </w:pPr>
    </w:p>
    <w:p w:rsidR="009F543F" w:rsidRDefault="009F543F" w:rsidP="009F543F">
      <w:pPr>
        <w:jc w:val="center"/>
        <w:rPr>
          <w:rFonts w:ascii="Times New Roman" w:hAnsi="Times New Roman"/>
          <w:b/>
          <w:lang w:val="bg-BG"/>
        </w:rPr>
      </w:pPr>
    </w:p>
    <w:p w:rsidR="009F543F" w:rsidRDefault="009F543F" w:rsidP="009F543F">
      <w:pPr>
        <w:jc w:val="center"/>
        <w:rPr>
          <w:rFonts w:ascii="Times New Roman" w:hAnsi="Times New Roman"/>
          <w:b/>
          <w:lang w:val="bg-BG"/>
        </w:rPr>
      </w:pPr>
    </w:p>
    <w:p w:rsidR="009F543F" w:rsidRDefault="009F543F" w:rsidP="009F543F">
      <w:pPr>
        <w:jc w:val="center"/>
        <w:rPr>
          <w:rFonts w:ascii="Times New Roman" w:hAnsi="Times New Roman"/>
          <w:b/>
          <w:lang w:val="bg-BG"/>
        </w:rPr>
      </w:pPr>
    </w:p>
    <w:p w:rsidR="009F543F" w:rsidRDefault="009F543F" w:rsidP="009F543F">
      <w:pPr>
        <w:jc w:val="center"/>
        <w:rPr>
          <w:rFonts w:ascii="Times New Roman" w:hAnsi="Times New Roman"/>
          <w:b/>
          <w:lang w:val="bg-BG"/>
        </w:rPr>
      </w:pPr>
    </w:p>
    <w:p w:rsidR="009F543F" w:rsidRDefault="009F543F" w:rsidP="009F543F">
      <w:pPr>
        <w:jc w:val="center"/>
        <w:rPr>
          <w:rFonts w:ascii="Times New Roman" w:hAnsi="Times New Roman"/>
          <w:b/>
          <w:lang w:val="ru-RU"/>
        </w:rPr>
      </w:pPr>
    </w:p>
    <w:p w:rsidR="009F543F" w:rsidRDefault="009F543F" w:rsidP="009F543F">
      <w:pPr>
        <w:jc w:val="center"/>
        <w:rPr>
          <w:rFonts w:ascii="Times New Roman" w:hAnsi="Times New Roman"/>
          <w:b/>
          <w:spacing w:val="120"/>
          <w:sz w:val="44"/>
          <w:lang w:val="ru-RU"/>
        </w:rPr>
      </w:pPr>
      <w:r>
        <w:rPr>
          <w:rFonts w:ascii="Times New Roman" w:hAnsi="Times New Roman"/>
          <w:b/>
          <w:spacing w:val="120"/>
          <w:sz w:val="44"/>
          <w:lang w:val="ru-RU"/>
        </w:rPr>
        <w:t>ДИПЛОМНА  РАБОТА</w:t>
      </w:r>
    </w:p>
    <w:p w:rsidR="009F543F" w:rsidRDefault="009F543F" w:rsidP="009F543F">
      <w:pPr>
        <w:jc w:val="center"/>
        <w:rPr>
          <w:rFonts w:ascii="Times New Roman" w:hAnsi="Times New Roman"/>
          <w:b/>
          <w:lang w:val="ru-RU"/>
        </w:rPr>
      </w:pPr>
    </w:p>
    <w:p w:rsidR="009F543F" w:rsidRDefault="009F543F" w:rsidP="009F543F">
      <w:pPr>
        <w:rPr>
          <w:rFonts w:ascii="Times New Roman" w:hAnsi="Times New Roman"/>
          <w:lang w:val="ru-RU"/>
        </w:rPr>
      </w:pPr>
    </w:p>
    <w:p w:rsidR="009F543F" w:rsidRDefault="009F543F" w:rsidP="009F543F">
      <w:pPr>
        <w:rPr>
          <w:rFonts w:ascii="Times New Roman" w:hAnsi="Times New Roman"/>
          <w:lang w:val="ru-RU"/>
        </w:rPr>
      </w:pPr>
    </w:p>
    <w:p w:rsidR="009F543F" w:rsidRDefault="009F543F" w:rsidP="009F543F">
      <w:pPr>
        <w:rPr>
          <w:rFonts w:ascii="Times New Roman" w:hAnsi="Times New Roman"/>
          <w:lang w:val="bg-BG"/>
        </w:rPr>
      </w:pPr>
    </w:p>
    <w:p w:rsidR="009F543F" w:rsidRDefault="009F543F" w:rsidP="009F543F">
      <w:pPr>
        <w:rPr>
          <w:rFonts w:ascii="Times New Roman" w:hAnsi="Times New Roman"/>
          <w:lang w:val="ru-RU"/>
        </w:rPr>
      </w:pPr>
    </w:p>
    <w:p w:rsidR="009F543F" w:rsidRDefault="009F543F" w:rsidP="009F543F">
      <w:pPr>
        <w:jc w:val="center"/>
        <w:rPr>
          <w:rFonts w:ascii="Times New Roman" w:hAnsi="Times New Roman"/>
          <w:sz w:val="28"/>
          <w:szCs w:val="28"/>
          <w:lang w:val="bg-BG"/>
        </w:rPr>
      </w:pPr>
      <w:r>
        <w:rPr>
          <w:rFonts w:ascii="Times New Roman" w:hAnsi="Times New Roman"/>
          <w:sz w:val="28"/>
          <w:lang w:val="ru-RU"/>
        </w:rPr>
        <w:t xml:space="preserve">Тема: </w:t>
      </w:r>
      <w:r>
        <w:rPr>
          <w:rFonts w:ascii="Times New Roman" w:hAnsi="Times New Roman"/>
          <w:sz w:val="28"/>
          <w:szCs w:val="28"/>
          <w:lang w:val="bg-BG"/>
        </w:rPr>
        <w:t>Онлайн портал за намиране и предлагане на почасова работа,</w:t>
      </w:r>
    </w:p>
    <w:p w:rsidR="009F543F" w:rsidRDefault="009F543F" w:rsidP="009F543F">
      <w:pPr>
        <w:jc w:val="center"/>
        <w:rPr>
          <w:rFonts w:ascii="Times New Roman" w:hAnsi="Times New Roman"/>
          <w:sz w:val="28"/>
          <w:lang w:val="ru-RU"/>
        </w:rPr>
      </w:pPr>
      <w:r>
        <w:rPr>
          <w:rFonts w:ascii="Times New Roman" w:hAnsi="Times New Roman"/>
          <w:sz w:val="28"/>
          <w:szCs w:val="28"/>
          <w:lang w:val="bg-BG"/>
        </w:rPr>
        <w:t xml:space="preserve"> базирано на </w:t>
      </w:r>
      <w:r>
        <w:rPr>
          <w:rFonts w:ascii="Times New Roman" w:hAnsi="Times New Roman"/>
          <w:sz w:val="28"/>
          <w:szCs w:val="28"/>
        </w:rPr>
        <w:t>Spring MVC</w:t>
      </w:r>
      <w:r>
        <w:rPr>
          <w:rFonts w:ascii="Times New Roman" w:hAnsi="Times New Roman"/>
          <w:sz w:val="28"/>
          <w:szCs w:val="28"/>
          <w:lang w:val="bg-BG"/>
        </w:rPr>
        <w:t>.</w:t>
      </w:r>
    </w:p>
    <w:p w:rsidR="009F543F" w:rsidRDefault="009F543F" w:rsidP="009F543F">
      <w:pPr>
        <w:rPr>
          <w:rFonts w:ascii="Times New Roman" w:hAnsi="Times New Roman"/>
          <w:sz w:val="28"/>
          <w:lang w:val="ru-RU"/>
        </w:rPr>
      </w:pPr>
    </w:p>
    <w:p w:rsidR="009F543F" w:rsidRDefault="009F543F" w:rsidP="009F543F">
      <w:pPr>
        <w:rPr>
          <w:rFonts w:ascii="Times New Roman" w:hAnsi="Times New Roman"/>
          <w:sz w:val="28"/>
          <w:lang w:val="ru-RU"/>
        </w:rPr>
      </w:pPr>
    </w:p>
    <w:p w:rsidR="009F543F" w:rsidRDefault="009F543F" w:rsidP="009F543F">
      <w:pPr>
        <w:rPr>
          <w:rFonts w:ascii="Times New Roman" w:hAnsi="Times New Roman"/>
          <w:sz w:val="28"/>
          <w:lang w:val="ru-RU"/>
        </w:rPr>
      </w:pPr>
    </w:p>
    <w:p w:rsidR="009F543F" w:rsidRDefault="009F543F" w:rsidP="009F543F">
      <w:pPr>
        <w:rPr>
          <w:ins w:id="0" w:author="Peter Mihaylov" w:date="2019-05-15T21:26:00Z"/>
          <w:rFonts w:ascii="Times New Roman" w:hAnsi="Times New Roman"/>
          <w:sz w:val="28"/>
        </w:rPr>
      </w:pPr>
    </w:p>
    <w:p w:rsidR="006C460F" w:rsidRDefault="006C460F" w:rsidP="009F543F">
      <w:pPr>
        <w:rPr>
          <w:ins w:id="1" w:author="Peter Mihaylov" w:date="2019-05-15T21:26:00Z"/>
          <w:rFonts w:ascii="Times New Roman" w:hAnsi="Times New Roman"/>
          <w:sz w:val="28"/>
        </w:rPr>
      </w:pPr>
    </w:p>
    <w:p w:rsidR="006C460F" w:rsidRDefault="006C460F" w:rsidP="009F543F">
      <w:pPr>
        <w:rPr>
          <w:ins w:id="2" w:author="Peter Mihaylov" w:date="2019-05-15T21:26:00Z"/>
          <w:rFonts w:ascii="Times New Roman" w:hAnsi="Times New Roman"/>
          <w:sz w:val="28"/>
        </w:rPr>
      </w:pPr>
    </w:p>
    <w:p w:rsidR="006C460F" w:rsidRPr="006C460F" w:rsidRDefault="006C460F" w:rsidP="009F543F">
      <w:pPr>
        <w:rPr>
          <w:rFonts w:ascii="Times New Roman" w:hAnsi="Times New Roman"/>
          <w:sz w:val="28"/>
          <w:rPrChange w:id="3" w:author="Peter Mihaylov" w:date="2019-05-15T21:26:00Z">
            <w:rPr>
              <w:rFonts w:ascii="Times New Roman" w:hAnsi="Times New Roman"/>
              <w:sz w:val="28"/>
              <w:lang w:val="bg-BG"/>
            </w:rPr>
          </w:rPrChange>
        </w:rPr>
      </w:pPr>
    </w:p>
    <w:p w:rsidR="009F543F" w:rsidRDefault="009F543F" w:rsidP="006C460F">
      <w:pPr>
        <w:rPr>
          <w:rFonts w:ascii="Times New Roman" w:hAnsi="Times New Roman"/>
          <w:sz w:val="28"/>
          <w:lang w:val="ru-RU"/>
        </w:rPr>
        <w:pPrChange w:id="4" w:author="Peter Mihaylov" w:date="2019-05-15T21:26:00Z">
          <w:pPr>
            <w:jc w:val="center"/>
          </w:pPr>
        </w:pPrChange>
      </w:pPr>
      <w:r>
        <w:rPr>
          <w:rFonts w:ascii="Times New Roman" w:hAnsi="Times New Roman"/>
          <w:sz w:val="28"/>
          <w:lang w:val="ru-RU"/>
        </w:rPr>
        <w:t>Дипломант:</w:t>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t>Научен ръководител:</w:t>
      </w:r>
    </w:p>
    <w:p w:rsidR="009F543F" w:rsidRPr="006C460F" w:rsidRDefault="009F543F" w:rsidP="009F543F">
      <w:pPr>
        <w:spacing w:before="120"/>
        <w:ind w:firstLine="720"/>
        <w:rPr>
          <w:rFonts w:ascii="Times New Roman" w:hAnsi="Times New Roman"/>
          <w:i/>
          <w:iCs/>
          <w:rPrChange w:id="5" w:author="Peter Mihaylov" w:date="2019-05-15T21:26:00Z">
            <w:rPr>
              <w:rFonts w:ascii="Times New Roman" w:hAnsi="Times New Roman"/>
              <w:i/>
              <w:iCs/>
              <w:lang w:val="bg-BG"/>
            </w:rPr>
          </w:rPrChange>
        </w:rPr>
      </w:pPr>
      <w:del w:id="6" w:author="Peter Mihaylov" w:date="2019-05-15T21:26:00Z">
        <w:r w:rsidDel="006C460F">
          <w:rPr>
            <w:rFonts w:ascii="Times New Roman" w:hAnsi="Times New Roman"/>
            <w:i/>
            <w:iCs/>
            <w:lang w:val="bg-BG"/>
          </w:rPr>
          <w:delText xml:space="preserve">     </w:delText>
        </w:r>
      </w:del>
      <w:ins w:id="7" w:author="Peter Mihaylov" w:date="2019-05-15T21:26:00Z">
        <w:r w:rsidR="006C460F">
          <w:rPr>
            <w:rFonts w:ascii="Times New Roman" w:hAnsi="Times New Roman"/>
            <w:i/>
            <w:iCs/>
          </w:rPr>
          <w:t>/</w:t>
        </w:r>
      </w:ins>
      <w:r>
        <w:rPr>
          <w:rFonts w:ascii="Times New Roman" w:hAnsi="Times New Roman"/>
          <w:i/>
          <w:iCs/>
          <w:lang w:val="ru-RU"/>
        </w:rPr>
        <w:t>Петър Димитров Михайлов</w:t>
      </w:r>
      <w:ins w:id="8" w:author="Peter Mihaylov" w:date="2019-05-15T21:26:00Z">
        <w:r w:rsidR="006C460F">
          <w:rPr>
            <w:rFonts w:ascii="Times New Roman" w:hAnsi="Times New Roman"/>
            <w:i/>
            <w:iCs/>
          </w:rPr>
          <w:t>/</w:t>
        </w:r>
      </w:ins>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ins w:id="9" w:author="Peter Mihaylov" w:date="2019-05-15T21:26:00Z">
        <w:r w:rsidR="006C460F">
          <w:rPr>
            <w:rFonts w:ascii="Times New Roman" w:hAnsi="Times New Roman"/>
            <w:i/>
            <w:iCs/>
            <w:sz w:val="28"/>
          </w:rPr>
          <w:t>/</w:t>
        </w:r>
      </w:ins>
      <w:r>
        <w:rPr>
          <w:rFonts w:ascii="Times New Roman" w:hAnsi="Times New Roman"/>
          <w:i/>
          <w:iCs/>
          <w:sz w:val="28"/>
          <w:lang w:val="ru-RU"/>
        </w:rPr>
        <w:t xml:space="preserve">инж. </w:t>
      </w:r>
      <w:r>
        <w:rPr>
          <w:rFonts w:ascii="Times New Roman" w:hAnsi="Times New Roman"/>
          <w:i/>
          <w:iCs/>
          <w:lang w:val="ru-RU"/>
        </w:rPr>
        <w:t xml:space="preserve"> Динко </w:t>
      </w:r>
      <w:r>
        <w:rPr>
          <w:rFonts w:ascii="Times New Roman" w:hAnsi="Times New Roman"/>
          <w:i/>
          <w:iCs/>
          <w:lang w:val="bg-BG"/>
        </w:rPr>
        <w:t>Иванов</w:t>
      </w:r>
      <w:ins w:id="10" w:author="Peter Mihaylov" w:date="2019-05-15T21:26:00Z">
        <w:r w:rsidR="006C460F">
          <w:rPr>
            <w:rFonts w:ascii="Times New Roman" w:hAnsi="Times New Roman"/>
            <w:i/>
            <w:iCs/>
          </w:rPr>
          <w:t>/</w:t>
        </w:r>
      </w:ins>
    </w:p>
    <w:p w:rsidR="009F543F" w:rsidDel="006C460F" w:rsidRDefault="009F543F" w:rsidP="009F543F">
      <w:pPr>
        <w:rPr>
          <w:del w:id="11" w:author="Peter Mihaylov" w:date="2019-05-15T21:26:00Z"/>
          <w:rFonts w:ascii="Times New Roman" w:hAnsi="Times New Roman"/>
          <w:sz w:val="28"/>
          <w:lang w:val="ru-RU"/>
        </w:rPr>
      </w:pPr>
    </w:p>
    <w:p w:rsidR="009F543F" w:rsidDel="006C460F" w:rsidRDefault="009F543F" w:rsidP="009F543F">
      <w:pPr>
        <w:rPr>
          <w:del w:id="12" w:author="Peter Mihaylov" w:date="2019-05-15T21:26:00Z"/>
          <w:rFonts w:ascii="Times New Roman" w:hAnsi="Times New Roman"/>
          <w:sz w:val="28"/>
          <w:lang w:val="ru-RU"/>
        </w:rPr>
      </w:pPr>
    </w:p>
    <w:p w:rsidR="009F543F" w:rsidRDefault="009F543F" w:rsidP="009F543F">
      <w:pPr>
        <w:rPr>
          <w:rFonts w:ascii="Times New Roman" w:hAnsi="Times New Roman"/>
          <w:sz w:val="28"/>
          <w:lang w:val="ru-RU"/>
        </w:rPr>
      </w:pPr>
    </w:p>
    <w:p w:rsidR="009F543F" w:rsidRDefault="009F543F" w:rsidP="009F543F">
      <w:pPr>
        <w:rPr>
          <w:rFonts w:ascii="Times New Roman" w:hAnsi="Times New Roman"/>
          <w:sz w:val="28"/>
          <w:lang w:val="ru-RU"/>
        </w:rPr>
      </w:pPr>
    </w:p>
    <w:p w:rsidR="009F543F" w:rsidRDefault="009F543F" w:rsidP="009F543F">
      <w:pPr>
        <w:rPr>
          <w:rFonts w:ascii="Times New Roman" w:hAnsi="Times New Roman"/>
          <w:sz w:val="28"/>
          <w:lang w:val="bg-BG"/>
        </w:rPr>
      </w:pPr>
    </w:p>
    <w:p w:rsidR="009F543F" w:rsidRDefault="009F543F" w:rsidP="009F543F">
      <w:pPr>
        <w:rPr>
          <w:rFonts w:ascii="Times New Roman" w:hAnsi="Times New Roman"/>
          <w:sz w:val="28"/>
          <w:lang w:val="bg-BG"/>
        </w:rPr>
      </w:pPr>
    </w:p>
    <w:p w:rsidR="009F543F" w:rsidRDefault="009F543F" w:rsidP="009F543F">
      <w:pPr>
        <w:rPr>
          <w:rFonts w:ascii="Times New Roman" w:hAnsi="Times New Roman"/>
          <w:sz w:val="28"/>
          <w:lang w:val="bg-BG"/>
        </w:rPr>
      </w:pPr>
    </w:p>
    <w:p w:rsidR="009F543F" w:rsidRDefault="009F543F" w:rsidP="009F543F">
      <w:pPr>
        <w:rPr>
          <w:rFonts w:ascii="Times New Roman" w:hAnsi="Times New Roman"/>
          <w:sz w:val="28"/>
          <w:lang w:val="bg-BG"/>
        </w:rPr>
      </w:pPr>
      <w:bookmarkStart w:id="13" w:name="_GoBack"/>
      <w:bookmarkEnd w:id="13"/>
    </w:p>
    <w:p w:rsidR="009F543F" w:rsidRDefault="009F543F" w:rsidP="009F543F">
      <w:pPr>
        <w:rPr>
          <w:rFonts w:ascii="Times New Roman" w:hAnsi="Times New Roman"/>
          <w:sz w:val="28"/>
          <w:lang w:val="ru-RU"/>
        </w:rPr>
      </w:pPr>
    </w:p>
    <w:p w:rsidR="009F543F" w:rsidRDefault="009F543F" w:rsidP="009F543F">
      <w:pPr>
        <w:jc w:val="center"/>
        <w:rPr>
          <w:rFonts w:ascii="Times New Roman" w:hAnsi="Times New Roman"/>
          <w:spacing w:val="120"/>
          <w:sz w:val="28"/>
          <w:lang w:val="ru-RU"/>
        </w:rPr>
      </w:pPr>
      <w:r>
        <w:rPr>
          <w:rFonts w:ascii="Times New Roman" w:hAnsi="Times New Roman"/>
          <w:spacing w:val="120"/>
          <w:sz w:val="28"/>
          <w:lang w:val="ru-RU"/>
        </w:rPr>
        <w:t>СОФИЯ</w:t>
      </w:r>
    </w:p>
    <w:p w:rsidR="00571D9D" w:rsidRDefault="009F543F" w:rsidP="009F543F">
      <w:pPr>
        <w:jc w:val="center"/>
        <w:rPr>
          <w:rFonts w:ascii="Times New Roman" w:hAnsi="Times New Roman"/>
          <w:spacing w:val="120"/>
          <w:sz w:val="28"/>
        </w:rPr>
      </w:pPr>
      <w:r>
        <w:rPr>
          <w:rFonts w:ascii="Times New Roman" w:hAnsi="Times New Roman"/>
          <w:spacing w:val="120"/>
          <w:sz w:val="28"/>
          <w:lang w:val="ru-RU"/>
        </w:rPr>
        <w:t>201</w:t>
      </w:r>
      <w:r>
        <w:rPr>
          <w:rFonts w:ascii="Times New Roman" w:hAnsi="Times New Roman"/>
          <w:spacing w:val="120"/>
          <w:sz w:val="28"/>
        </w:rPr>
        <w:t>9</w:t>
      </w:r>
    </w:p>
    <w:p w:rsidR="009F543F" w:rsidRDefault="009F543F"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835377" w:rsidRDefault="00835377" w:rsidP="009F543F">
      <w:pPr>
        <w:jc w:val="center"/>
        <w:rPr>
          <w:rFonts w:ascii="Times New Roman" w:hAnsi="Times New Roman"/>
          <w:spacing w:val="120"/>
          <w:sz w:val="28"/>
        </w:rPr>
      </w:pPr>
    </w:p>
    <w:p w:rsidR="009F543F" w:rsidRDefault="009F543F" w:rsidP="00CF3D30">
      <w:pPr>
        <w:rPr>
          <w:rFonts w:ascii="Times New Roman" w:hAnsi="Times New Roman"/>
          <w:spacing w:val="120"/>
          <w:sz w:val="28"/>
        </w:rPr>
      </w:pPr>
    </w:p>
    <w:p w:rsidR="00835377" w:rsidRPr="00C56551" w:rsidRDefault="009F543F" w:rsidP="00CF3D30">
      <w:pPr>
        <w:pStyle w:val="Heading2"/>
        <w:jc w:val="center"/>
        <w:rPr>
          <w:b/>
          <w:i w:val="0"/>
          <w:sz w:val="32"/>
          <w:szCs w:val="32"/>
        </w:rPr>
      </w:pPr>
      <w:bookmarkStart w:id="14" w:name="_Toc3452574"/>
      <w:r w:rsidRPr="00C56551">
        <w:rPr>
          <w:b/>
          <w:i w:val="0"/>
          <w:sz w:val="32"/>
          <w:szCs w:val="32"/>
        </w:rPr>
        <w:t>Увод</w:t>
      </w:r>
      <w:bookmarkEnd w:id="14"/>
    </w:p>
    <w:p w:rsidR="00340EC9" w:rsidRPr="00627ADC" w:rsidRDefault="00340EC9" w:rsidP="009F543F">
      <w:pPr>
        <w:rPr>
          <w:rFonts w:ascii="Times New Roman" w:hAnsi="Times New Roman"/>
          <w:spacing w:val="120"/>
          <w:szCs w:val="24"/>
        </w:rPr>
      </w:pPr>
    </w:p>
    <w:p w:rsidR="00D976A7" w:rsidRPr="00A92E0C" w:rsidRDefault="00835377" w:rsidP="00A92E0C">
      <w:pPr>
        <w:spacing w:line="360" w:lineRule="auto"/>
        <w:jc w:val="both"/>
        <w:rPr>
          <w:rFonts w:ascii="Times New Roman" w:hAnsi="Times New Roman"/>
          <w:sz w:val="28"/>
          <w:szCs w:val="28"/>
          <w:lang w:val="bg-BG"/>
        </w:rPr>
      </w:pPr>
      <w:r w:rsidRPr="00A92E0C">
        <w:rPr>
          <w:rFonts w:ascii="Times New Roman" w:hAnsi="Times New Roman"/>
          <w:sz w:val="28"/>
          <w:szCs w:val="28"/>
          <w:lang w:val="bg-BG"/>
        </w:rPr>
        <w:t>В днешно време на различни бизнес компании и корпоративни организации</w:t>
      </w:r>
      <w:r w:rsidR="002B1438" w:rsidRPr="00A92E0C">
        <w:rPr>
          <w:rFonts w:ascii="Times New Roman" w:hAnsi="Times New Roman"/>
          <w:sz w:val="28"/>
          <w:szCs w:val="28"/>
          <w:lang w:val="bg-BG"/>
        </w:rPr>
        <w:t xml:space="preserve"> е трудно да се намери</w:t>
      </w:r>
      <w:r w:rsidR="0021082A" w:rsidRPr="00A92E0C">
        <w:rPr>
          <w:rFonts w:ascii="Times New Roman" w:hAnsi="Times New Roman"/>
          <w:sz w:val="28"/>
          <w:szCs w:val="28"/>
          <w:lang w:val="bg-BG"/>
        </w:rPr>
        <w:t xml:space="preserve"> временна работа за из</w:t>
      </w:r>
      <w:r w:rsidRPr="00A92E0C">
        <w:rPr>
          <w:rFonts w:ascii="Times New Roman" w:hAnsi="Times New Roman"/>
          <w:sz w:val="28"/>
          <w:szCs w:val="28"/>
          <w:lang w:val="bg-BG"/>
        </w:rPr>
        <w:t xml:space="preserve">карване на </w:t>
      </w:r>
      <w:r w:rsidR="0021082A" w:rsidRPr="00A92E0C">
        <w:rPr>
          <w:rFonts w:ascii="Times New Roman" w:hAnsi="Times New Roman"/>
          <w:sz w:val="28"/>
          <w:szCs w:val="28"/>
          <w:lang w:val="bg-BG"/>
        </w:rPr>
        <w:t xml:space="preserve">достатъчно </w:t>
      </w:r>
      <w:r w:rsidRPr="00A92E0C">
        <w:rPr>
          <w:rFonts w:ascii="Times New Roman" w:hAnsi="Times New Roman"/>
          <w:sz w:val="28"/>
          <w:szCs w:val="28"/>
          <w:lang w:val="bg-BG"/>
        </w:rPr>
        <w:t>пари почасово. Затова</w:t>
      </w:r>
      <w:r w:rsidR="002B1438" w:rsidRPr="00A92E0C">
        <w:rPr>
          <w:rFonts w:ascii="Times New Roman" w:hAnsi="Times New Roman"/>
          <w:sz w:val="28"/>
          <w:szCs w:val="28"/>
          <w:lang w:val="bg-BG"/>
        </w:rPr>
        <w:t xml:space="preserve"> и идеята на този уеб базиран </w:t>
      </w:r>
      <w:r w:rsidRPr="00A92E0C">
        <w:rPr>
          <w:rFonts w:ascii="Times New Roman" w:hAnsi="Times New Roman"/>
          <w:sz w:val="28"/>
          <w:szCs w:val="28"/>
          <w:lang w:val="bg-BG"/>
        </w:rPr>
        <w:t xml:space="preserve"> </w:t>
      </w:r>
      <w:r w:rsidR="002B1438" w:rsidRPr="00A92E0C">
        <w:rPr>
          <w:rFonts w:ascii="Times New Roman" w:hAnsi="Times New Roman"/>
          <w:sz w:val="28"/>
          <w:szCs w:val="28"/>
          <w:lang w:val="bg-BG"/>
        </w:rPr>
        <w:t xml:space="preserve">портал е именно да се улеснят взаимоотношенията на работодател със служител </w:t>
      </w:r>
      <w:r w:rsidR="00C56551" w:rsidRPr="00C56551">
        <w:rPr>
          <w:rFonts w:ascii="Times New Roman" w:hAnsi="Times New Roman"/>
          <w:color w:val="000000"/>
          <w:sz w:val="28"/>
          <w:szCs w:val="28"/>
          <w:shd w:val="clear" w:color="auto" w:fill="FFFFFF"/>
        </w:rPr>
        <w:t>като се използва уеб среда и онлайн комуникация</w:t>
      </w:r>
      <w:r w:rsidR="002B1438" w:rsidRPr="00A92E0C">
        <w:rPr>
          <w:rFonts w:ascii="Times New Roman" w:hAnsi="Times New Roman"/>
          <w:sz w:val="28"/>
          <w:szCs w:val="28"/>
          <w:lang w:val="bg-BG"/>
        </w:rPr>
        <w:t xml:space="preserve">. По този начин се цели да се позволи  на хората с недостатъчна квалификация да бъдат </w:t>
      </w:r>
      <w:r w:rsidR="00C56551" w:rsidRPr="00C56551">
        <w:rPr>
          <w:rFonts w:ascii="Times New Roman" w:hAnsi="Times New Roman"/>
          <w:color w:val="000000"/>
          <w:sz w:val="28"/>
          <w:szCs w:val="28"/>
          <w:shd w:val="clear" w:color="auto" w:fill="FFFFFF"/>
        </w:rPr>
        <w:t>лесно ангажирани</w:t>
      </w:r>
      <w:r w:rsidR="0021082A" w:rsidRPr="00A92E0C">
        <w:rPr>
          <w:rFonts w:ascii="Times New Roman" w:hAnsi="Times New Roman"/>
          <w:sz w:val="28"/>
          <w:szCs w:val="28"/>
          <w:lang w:val="bg-BG"/>
        </w:rPr>
        <w:t xml:space="preserve"> на непълно работно време</w:t>
      </w:r>
      <w:r w:rsidR="00203463" w:rsidRPr="00A92E0C">
        <w:rPr>
          <w:rFonts w:ascii="Times New Roman" w:hAnsi="Times New Roman"/>
          <w:sz w:val="28"/>
          <w:szCs w:val="28"/>
          <w:lang w:val="bg-BG"/>
        </w:rPr>
        <w:t xml:space="preserve"> и съответно да получат възнаграждение за свършена</w:t>
      </w:r>
      <w:r w:rsidR="0021082A" w:rsidRPr="00A92E0C">
        <w:rPr>
          <w:rFonts w:ascii="Times New Roman" w:hAnsi="Times New Roman"/>
          <w:sz w:val="28"/>
          <w:szCs w:val="28"/>
          <w:lang w:val="bg-BG"/>
        </w:rPr>
        <w:t>та работа</w:t>
      </w:r>
      <w:r w:rsidR="002B1438" w:rsidRPr="00A92E0C">
        <w:rPr>
          <w:rFonts w:ascii="Times New Roman" w:hAnsi="Times New Roman"/>
          <w:sz w:val="28"/>
          <w:szCs w:val="28"/>
          <w:lang w:val="bg-BG"/>
        </w:rPr>
        <w:t>. Още повече те сами ще могат да пуснат обява като рекламират своите умения</w:t>
      </w:r>
      <w:r w:rsidR="0021082A" w:rsidRPr="00A92E0C">
        <w:rPr>
          <w:rFonts w:ascii="Times New Roman" w:hAnsi="Times New Roman"/>
          <w:sz w:val="28"/>
          <w:szCs w:val="28"/>
          <w:lang w:val="bg-BG"/>
        </w:rPr>
        <w:t xml:space="preserve"> </w:t>
      </w:r>
      <w:r w:rsidR="002B1438" w:rsidRPr="00A92E0C">
        <w:rPr>
          <w:rFonts w:ascii="Times New Roman" w:hAnsi="Times New Roman"/>
          <w:sz w:val="28"/>
          <w:szCs w:val="28"/>
          <w:lang w:val="bg-BG"/>
        </w:rPr>
        <w:t>, а по този н</w:t>
      </w:r>
      <w:r w:rsidR="0091393F">
        <w:rPr>
          <w:rFonts w:ascii="Times New Roman" w:hAnsi="Times New Roman"/>
          <w:sz w:val="28"/>
          <w:szCs w:val="28"/>
          <w:lang w:val="bg-BG"/>
        </w:rPr>
        <w:t>ачин ще улеснят своя работодател</w:t>
      </w:r>
      <w:r w:rsidR="00203463" w:rsidRPr="00A92E0C">
        <w:rPr>
          <w:rFonts w:ascii="Times New Roman" w:hAnsi="Times New Roman"/>
          <w:sz w:val="28"/>
          <w:szCs w:val="28"/>
          <w:lang w:val="bg-BG"/>
        </w:rPr>
        <w:t>.</w:t>
      </w:r>
      <w:r w:rsidR="0091393F">
        <w:rPr>
          <w:rFonts w:ascii="Times New Roman" w:hAnsi="Times New Roman"/>
          <w:sz w:val="28"/>
          <w:szCs w:val="28"/>
          <w:lang w:val="bg-BG"/>
        </w:rPr>
        <w:t xml:space="preserve"> Приложението пести време и свързва работодателите с кандидатите на базат на взаимните интереси, опит и умения</w:t>
      </w:r>
      <w:r w:rsidR="00D17992">
        <w:rPr>
          <w:rFonts w:ascii="Times New Roman" w:hAnsi="Times New Roman"/>
          <w:sz w:val="28"/>
          <w:szCs w:val="28"/>
          <w:lang w:val="bg-BG"/>
        </w:rPr>
        <w:t xml:space="preserve"> като се стреми да повиши равнището на заетост</w:t>
      </w:r>
      <w:r w:rsidR="0091393F">
        <w:rPr>
          <w:rFonts w:ascii="Times New Roman" w:hAnsi="Times New Roman"/>
          <w:sz w:val="28"/>
          <w:szCs w:val="28"/>
        </w:rPr>
        <w:t>.</w:t>
      </w:r>
      <w:r w:rsidR="0091393F">
        <w:rPr>
          <w:rFonts w:ascii="Times New Roman" w:hAnsi="Times New Roman"/>
          <w:sz w:val="28"/>
          <w:szCs w:val="28"/>
          <w:lang w:val="bg-BG"/>
        </w:rPr>
        <w:t xml:space="preserve"> </w:t>
      </w:r>
      <w:r w:rsidR="00D17992">
        <w:rPr>
          <w:rFonts w:ascii="Times New Roman" w:hAnsi="Times New Roman"/>
          <w:sz w:val="28"/>
          <w:szCs w:val="28"/>
          <w:lang w:val="bg-BG"/>
        </w:rPr>
        <w:t>Основният проблем на пазара в момента е изключително ниската ефективност на услугите и за двете странни – за търсещите работа и за работодателите. Процесът и за компаниите, и за търсещите е тромав и и</w:t>
      </w:r>
      <w:r w:rsidR="004C2927">
        <w:rPr>
          <w:rFonts w:ascii="Times New Roman" w:hAnsi="Times New Roman"/>
          <w:sz w:val="28"/>
          <w:szCs w:val="28"/>
          <w:lang w:val="bg-BG"/>
        </w:rPr>
        <w:t xml:space="preserve">зисква много време. Проблем има </w:t>
      </w:r>
      <w:r w:rsidR="00D17992">
        <w:rPr>
          <w:rFonts w:ascii="Times New Roman" w:hAnsi="Times New Roman"/>
          <w:sz w:val="28"/>
          <w:szCs w:val="28"/>
          <w:lang w:val="bg-BG"/>
        </w:rPr>
        <w:t>и пред работодателите, които провеждат интервюта с кандидати, които не са добре информирани за позицията. Ц</w:t>
      </w:r>
      <w:r w:rsidR="0021082A" w:rsidRPr="00A92E0C">
        <w:rPr>
          <w:rFonts w:ascii="Times New Roman" w:hAnsi="Times New Roman"/>
          <w:sz w:val="28"/>
          <w:szCs w:val="28"/>
          <w:lang w:val="bg-BG"/>
        </w:rPr>
        <w:t>елева група, която проекта се стреми да достигне, са лицата между 16 - 35 години</w:t>
      </w:r>
      <w:r w:rsidR="00203463" w:rsidRPr="00A92E0C">
        <w:rPr>
          <w:rFonts w:ascii="Times New Roman" w:hAnsi="Times New Roman"/>
          <w:sz w:val="28"/>
          <w:szCs w:val="28"/>
          <w:lang w:val="bg-BG"/>
        </w:rPr>
        <w:t>, които търсят средства за да развият своето хоби, таланат или</w:t>
      </w:r>
      <w:r w:rsidR="0021082A" w:rsidRPr="00A92E0C">
        <w:rPr>
          <w:rFonts w:ascii="Times New Roman" w:hAnsi="Times New Roman"/>
          <w:sz w:val="28"/>
          <w:szCs w:val="28"/>
          <w:lang w:val="bg-BG"/>
        </w:rPr>
        <w:t xml:space="preserve"> допълнителни умения и знания </w:t>
      </w:r>
      <w:r w:rsidR="00203463" w:rsidRPr="00A92E0C">
        <w:rPr>
          <w:rFonts w:ascii="Times New Roman" w:hAnsi="Times New Roman"/>
          <w:sz w:val="28"/>
          <w:szCs w:val="28"/>
          <w:lang w:val="bg-BG"/>
        </w:rPr>
        <w:t>в дадена сфера.</w:t>
      </w:r>
      <w:r w:rsidR="00D17992">
        <w:rPr>
          <w:rFonts w:ascii="Times New Roman" w:hAnsi="Times New Roman"/>
          <w:sz w:val="28"/>
          <w:szCs w:val="28"/>
          <w:lang w:val="bg-BG"/>
        </w:rPr>
        <w:t xml:space="preserve"> С</w:t>
      </w:r>
      <w:r w:rsidR="00D976A7" w:rsidRPr="00A92E0C">
        <w:rPr>
          <w:rFonts w:ascii="Times New Roman" w:hAnsi="Times New Roman"/>
          <w:sz w:val="28"/>
          <w:szCs w:val="28"/>
          <w:lang w:val="bg-BG"/>
        </w:rPr>
        <w:t xml:space="preserve"> повишаващата</w:t>
      </w:r>
      <w:r w:rsidR="00340EC9" w:rsidRPr="00A92E0C">
        <w:rPr>
          <w:rFonts w:ascii="Times New Roman" w:hAnsi="Times New Roman"/>
          <w:sz w:val="28"/>
          <w:szCs w:val="28"/>
          <w:lang w:val="bg-BG"/>
        </w:rPr>
        <w:t xml:space="preserve"> </w:t>
      </w:r>
      <w:r w:rsidR="00D976A7" w:rsidRPr="00A92E0C">
        <w:rPr>
          <w:rFonts w:ascii="Times New Roman" w:hAnsi="Times New Roman"/>
          <w:sz w:val="28"/>
          <w:szCs w:val="28"/>
          <w:lang w:val="bg-BG"/>
        </w:rPr>
        <w:t xml:space="preserve">се </w:t>
      </w:r>
      <w:r w:rsidR="00340EC9" w:rsidRPr="00A92E0C">
        <w:rPr>
          <w:rFonts w:ascii="Times New Roman" w:hAnsi="Times New Roman"/>
          <w:sz w:val="28"/>
          <w:szCs w:val="28"/>
          <w:lang w:val="bg-BG"/>
        </w:rPr>
        <w:t>сложност на корпоративните</w:t>
      </w:r>
      <w:r w:rsidR="00340EC9" w:rsidRPr="00A92E0C">
        <w:rPr>
          <w:rFonts w:ascii="Times New Roman" w:hAnsi="Times New Roman"/>
          <w:sz w:val="28"/>
          <w:szCs w:val="28"/>
        </w:rPr>
        <w:t xml:space="preserve"> </w:t>
      </w:r>
      <w:r w:rsidR="00340EC9" w:rsidRPr="00A92E0C">
        <w:rPr>
          <w:rFonts w:ascii="Times New Roman" w:hAnsi="Times New Roman"/>
          <w:sz w:val="28"/>
          <w:szCs w:val="28"/>
          <w:lang w:val="bg-BG"/>
        </w:rPr>
        <w:t xml:space="preserve">приложенията, подръжката и </w:t>
      </w:r>
      <w:r w:rsidR="00971C4B" w:rsidRPr="00A92E0C">
        <w:rPr>
          <w:rFonts w:ascii="Times New Roman" w:hAnsi="Times New Roman"/>
          <w:sz w:val="28"/>
          <w:szCs w:val="28"/>
          <w:lang w:val="bg-BG"/>
        </w:rPr>
        <w:t xml:space="preserve">гъвкавостта се превръща в доста трудуемка и скъпа задача. Затова </w:t>
      </w:r>
      <w:r w:rsidR="00971C4B" w:rsidRPr="00A92E0C">
        <w:rPr>
          <w:rFonts w:ascii="Times New Roman" w:hAnsi="Times New Roman"/>
          <w:sz w:val="28"/>
          <w:szCs w:val="28"/>
        </w:rPr>
        <w:t xml:space="preserve">Model-View-Controller </w:t>
      </w:r>
      <w:r w:rsidR="00971C4B" w:rsidRPr="00A92E0C">
        <w:rPr>
          <w:rFonts w:ascii="Times New Roman" w:hAnsi="Times New Roman"/>
          <w:sz w:val="28"/>
          <w:szCs w:val="28"/>
          <w:lang w:val="bg-BG"/>
        </w:rPr>
        <w:t>(MVC) архитектурата става ефикастно решение на тез</w:t>
      </w:r>
      <w:r w:rsidR="005035FA" w:rsidRPr="00A92E0C">
        <w:rPr>
          <w:rFonts w:ascii="Times New Roman" w:hAnsi="Times New Roman"/>
          <w:sz w:val="28"/>
          <w:szCs w:val="28"/>
          <w:lang w:val="bg-BG"/>
        </w:rPr>
        <w:t xml:space="preserve">и проблеми </w:t>
      </w:r>
      <w:r w:rsidR="00D17992">
        <w:rPr>
          <w:rFonts w:ascii="Times New Roman" w:hAnsi="Times New Roman"/>
          <w:sz w:val="28"/>
          <w:szCs w:val="28"/>
          <w:lang w:val="bg-BG"/>
        </w:rPr>
        <w:t xml:space="preserve"> за проекта </w:t>
      </w:r>
      <w:r w:rsidR="005035FA" w:rsidRPr="00A92E0C">
        <w:rPr>
          <w:rFonts w:ascii="Times New Roman" w:hAnsi="Times New Roman"/>
          <w:sz w:val="28"/>
          <w:szCs w:val="28"/>
          <w:lang w:val="bg-BG"/>
        </w:rPr>
        <w:t>като</w:t>
      </w:r>
      <w:r w:rsidR="004C2927">
        <w:rPr>
          <w:rFonts w:ascii="Times New Roman" w:hAnsi="Times New Roman"/>
          <w:sz w:val="28"/>
          <w:szCs w:val="28"/>
        </w:rPr>
        <w:t xml:space="preserve"> </w:t>
      </w:r>
      <w:r w:rsidR="004C2927">
        <w:rPr>
          <w:rFonts w:ascii="Times New Roman" w:hAnsi="Times New Roman"/>
          <w:sz w:val="28"/>
          <w:szCs w:val="28"/>
          <w:lang w:val="bg-BG"/>
        </w:rPr>
        <w:t>ясно се разграничават слоевете за презентация, бизнес логика и съхранение на данни</w:t>
      </w:r>
      <w:r w:rsidR="004C2927">
        <w:rPr>
          <w:rFonts w:ascii="Arial" w:hAnsi="Arial" w:cs="Arial"/>
          <w:color w:val="1A1A1A"/>
          <w:sz w:val="20"/>
          <w:shd w:val="clear" w:color="auto" w:fill="FFFFFF"/>
          <w:lang w:val="bg-BG"/>
        </w:rPr>
        <w:t>.</w:t>
      </w:r>
      <w:r w:rsidR="00971C4B" w:rsidRPr="00A92E0C">
        <w:rPr>
          <w:rFonts w:ascii="Times New Roman" w:hAnsi="Times New Roman"/>
          <w:sz w:val="28"/>
          <w:szCs w:val="28"/>
          <w:lang w:val="bg-BG"/>
        </w:rPr>
        <w:t xml:space="preserve"> Така и </w:t>
      </w:r>
      <w:r w:rsidR="00971C4B" w:rsidRPr="00A92E0C">
        <w:rPr>
          <w:rFonts w:ascii="Times New Roman" w:hAnsi="Times New Roman"/>
          <w:sz w:val="28"/>
          <w:szCs w:val="28"/>
        </w:rPr>
        <w:t>Spring MVC</w:t>
      </w:r>
      <w:r w:rsidR="00971C4B" w:rsidRPr="00A92E0C">
        <w:rPr>
          <w:rFonts w:ascii="Times New Roman" w:hAnsi="Times New Roman"/>
          <w:sz w:val="28"/>
          <w:szCs w:val="28"/>
          <w:lang w:val="bg-BG"/>
        </w:rPr>
        <w:t xml:space="preserve"> </w:t>
      </w:r>
      <w:r w:rsidR="005035FA" w:rsidRPr="00A92E0C">
        <w:rPr>
          <w:rFonts w:ascii="Times New Roman" w:hAnsi="Times New Roman"/>
          <w:sz w:val="28"/>
          <w:szCs w:val="28"/>
          <w:lang w:val="bg-BG"/>
        </w:rPr>
        <w:t>става популярна за разработката на качестве</w:t>
      </w:r>
      <w:r w:rsidR="00B91ED4" w:rsidRPr="00A92E0C">
        <w:rPr>
          <w:rFonts w:ascii="Times New Roman" w:hAnsi="Times New Roman"/>
          <w:sz w:val="28"/>
          <w:szCs w:val="28"/>
          <w:lang w:val="bg-BG"/>
        </w:rPr>
        <w:t xml:space="preserve">ни уеб приложения. Използва </w:t>
      </w:r>
      <w:r w:rsidR="005035FA" w:rsidRPr="00A92E0C">
        <w:rPr>
          <w:rFonts w:ascii="Times New Roman" w:hAnsi="Times New Roman"/>
          <w:sz w:val="28"/>
          <w:szCs w:val="28"/>
        </w:rPr>
        <w:t>Hibernate</w:t>
      </w:r>
      <w:r w:rsidR="00B91ED4" w:rsidRPr="00A92E0C">
        <w:rPr>
          <w:rFonts w:ascii="Times New Roman" w:hAnsi="Times New Roman"/>
          <w:sz w:val="28"/>
          <w:szCs w:val="28"/>
          <w:lang w:val="bg-BG"/>
        </w:rPr>
        <w:t xml:space="preserve"> като мощна</w:t>
      </w:r>
      <w:r w:rsidR="005035FA" w:rsidRPr="00A92E0C">
        <w:rPr>
          <w:rFonts w:ascii="Times New Roman" w:hAnsi="Times New Roman"/>
          <w:sz w:val="28"/>
          <w:szCs w:val="28"/>
          <w:lang w:val="bg-BG"/>
        </w:rPr>
        <w:t xml:space="preserve"> и </w:t>
      </w:r>
      <w:r w:rsidR="005035FA" w:rsidRPr="00A92E0C">
        <w:rPr>
          <w:rFonts w:ascii="Times New Roman" w:hAnsi="Times New Roman"/>
          <w:sz w:val="28"/>
          <w:szCs w:val="28"/>
          <w:lang w:val="bg-BG"/>
        </w:rPr>
        <w:lastRenderedPageBreak/>
        <w:t>високопроизводителна обектно-релационна услуга</w:t>
      </w:r>
      <w:r w:rsidR="00B91ED4" w:rsidRPr="00A92E0C">
        <w:rPr>
          <w:rFonts w:ascii="Times New Roman" w:hAnsi="Times New Roman"/>
          <w:sz w:val="28"/>
          <w:szCs w:val="28"/>
          <w:lang w:val="bg-BG"/>
        </w:rPr>
        <w:t>,</w:t>
      </w:r>
      <w:r w:rsidR="005035FA" w:rsidRPr="00A92E0C">
        <w:rPr>
          <w:rFonts w:ascii="Times New Roman" w:hAnsi="Times New Roman"/>
          <w:sz w:val="28"/>
          <w:szCs w:val="28"/>
          <w:lang w:val="bg-BG"/>
        </w:rPr>
        <w:t xml:space="preserve"> </w:t>
      </w:r>
      <w:r w:rsidR="00B91ED4" w:rsidRPr="00A92E0C">
        <w:rPr>
          <w:rFonts w:ascii="Times New Roman" w:hAnsi="Times New Roman"/>
          <w:sz w:val="28"/>
          <w:szCs w:val="28"/>
          <w:lang w:val="bg-BG"/>
        </w:rPr>
        <w:t xml:space="preserve">кoято ни служи да извлечем информация от базата данни. Приложенията, разработени с помощта на  </w:t>
      </w:r>
      <w:r w:rsidR="00B91ED4" w:rsidRPr="00A92E0C">
        <w:rPr>
          <w:rFonts w:ascii="Times New Roman" w:hAnsi="Times New Roman"/>
          <w:sz w:val="28"/>
          <w:szCs w:val="28"/>
        </w:rPr>
        <w:t xml:space="preserve">Spring MVC </w:t>
      </w:r>
      <w:r w:rsidR="00B91ED4" w:rsidRPr="00A92E0C">
        <w:rPr>
          <w:rFonts w:ascii="Times New Roman" w:hAnsi="Times New Roman"/>
          <w:sz w:val="28"/>
          <w:szCs w:val="28"/>
          <w:lang w:val="bg-BG"/>
        </w:rPr>
        <w:t xml:space="preserve">и </w:t>
      </w:r>
      <w:r w:rsidR="00B91ED4" w:rsidRPr="00A92E0C">
        <w:rPr>
          <w:rFonts w:ascii="Times New Roman" w:hAnsi="Times New Roman"/>
          <w:sz w:val="28"/>
          <w:szCs w:val="28"/>
        </w:rPr>
        <w:t>Hibernate, са пълни, модулни и лесни за</w:t>
      </w:r>
      <w:r w:rsidR="00B91ED4" w:rsidRPr="00A92E0C">
        <w:rPr>
          <w:rFonts w:ascii="Times New Roman" w:hAnsi="Times New Roman"/>
          <w:sz w:val="28"/>
          <w:szCs w:val="28"/>
          <w:lang w:val="bg-BG"/>
        </w:rPr>
        <w:t xml:space="preserve"> използване. В този проект се реализира система за намиране и предлагане на почасова работа базирана именно на </w:t>
      </w:r>
      <w:r w:rsidR="00B91ED4" w:rsidRPr="00A92E0C">
        <w:rPr>
          <w:rFonts w:ascii="Times New Roman" w:hAnsi="Times New Roman"/>
          <w:sz w:val="28"/>
          <w:szCs w:val="28"/>
        </w:rPr>
        <w:t xml:space="preserve"> </w:t>
      </w:r>
      <w:r w:rsidR="00B91ED4" w:rsidRPr="00A92E0C">
        <w:rPr>
          <w:rFonts w:ascii="Times New Roman" w:hAnsi="Times New Roman"/>
          <w:sz w:val="28"/>
          <w:szCs w:val="28"/>
          <w:lang w:val="bg-BG"/>
        </w:rPr>
        <w:t>тази архитектура.</w:t>
      </w:r>
    </w:p>
    <w:p w:rsidR="00D60488" w:rsidRPr="00627ADC" w:rsidRDefault="00D60488" w:rsidP="00340EC9">
      <w:pPr>
        <w:rPr>
          <w:rFonts w:ascii="Times New Roman" w:hAnsi="Times New Roman"/>
          <w:szCs w:val="24"/>
          <w:lang w:val="bg-BG"/>
        </w:rPr>
      </w:pPr>
    </w:p>
    <w:p w:rsidR="00D60488" w:rsidRPr="00627ADC" w:rsidRDefault="00D60488" w:rsidP="00340EC9">
      <w:pPr>
        <w:rPr>
          <w:rFonts w:ascii="Times New Roman" w:hAnsi="Times New Roman"/>
          <w:szCs w:val="24"/>
          <w:lang w:val="bg-BG"/>
        </w:rPr>
      </w:pPr>
    </w:p>
    <w:p w:rsidR="00D60488" w:rsidRPr="00627ADC" w:rsidRDefault="00D60488" w:rsidP="00340EC9">
      <w:pPr>
        <w:rPr>
          <w:rFonts w:ascii="Times New Roman" w:hAnsi="Times New Roman"/>
          <w:szCs w:val="24"/>
          <w:lang w:val="bg-BG"/>
        </w:rPr>
      </w:pPr>
    </w:p>
    <w:p w:rsidR="00D60488" w:rsidRPr="00CF3D30" w:rsidRDefault="00D60488" w:rsidP="00CF3D30">
      <w:pPr>
        <w:pStyle w:val="Heading2"/>
        <w:jc w:val="center"/>
        <w:rPr>
          <w:b/>
          <w:i w:val="0"/>
        </w:rPr>
      </w:pPr>
      <w:bookmarkStart w:id="15" w:name="_Toc3452575"/>
      <w:r w:rsidRPr="00CF3D30">
        <w:rPr>
          <w:b/>
          <w:i w:val="0"/>
        </w:rPr>
        <w:t>П</w:t>
      </w:r>
      <w:r w:rsidR="00BB6646" w:rsidRPr="00CF3D30">
        <w:rPr>
          <w:b/>
          <w:i w:val="0"/>
        </w:rPr>
        <w:t>ЪРВА ГЛАВА</w:t>
      </w:r>
      <w:bookmarkEnd w:id="15"/>
    </w:p>
    <w:p w:rsidR="00532D06" w:rsidRPr="00532D06" w:rsidRDefault="00532D06" w:rsidP="00532D06">
      <w:pPr>
        <w:pStyle w:val="BodyTextIndent"/>
        <w:spacing w:before="120"/>
        <w:ind w:left="0"/>
        <w:jc w:val="center"/>
        <w:rPr>
          <w:rFonts w:ascii="Tahoma" w:hAnsi="Tahoma" w:cs="Tahoma"/>
          <w:b/>
          <w:bCs/>
          <w:szCs w:val="28"/>
        </w:rPr>
      </w:pPr>
    </w:p>
    <w:p w:rsidR="00532D06" w:rsidRPr="00CF3D30" w:rsidRDefault="00D60488" w:rsidP="000A0792">
      <w:pPr>
        <w:pStyle w:val="Heading2"/>
        <w:numPr>
          <w:ilvl w:val="0"/>
          <w:numId w:val="12"/>
        </w:numPr>
        <w:jc w:val="center"/>
        <w:rPr>
          <w:b/>
          <w:i w:val="0"/>
        </w:rPr>
      </w:pPr>
      <w:bookmarkStart w:id="16" w:name="_Toc3452576"/>
      <w:r w:rsidRPr="00CF3D30">
        <w:rPr>
          <w:b/>
          <w:i w:val="0"/>
        </w:rPr>
        <w:t>МЕТОДИ И ТЕХНОЛОГИИ ЗА РЕАЛИЗИРАНЕ НА WEB ПРИЛОЖЕНИЯ</w:t>
      </w:r>
      <w:bookmarkEnd w:id="16"/>
    </w:p>
    <w:p w:rsidR="00532D06" w:rsidRPr="00CF3D30" w:rsidRDefault="00532D06" w:rsidP="00CF3D30">
      <w:pPr>
        <w:pStyle w:val="BodyTextIndent"/>
        <w:spacing w:before="120"/>
        <w:ind w:left="360"/>
        <w:jc w:val="center"/>
        <w:rPr>
          <w:rFonts w:ascii="Tahoma" w:hAnsi="Tahoma" w:cs="Tahoma"/>
          <w:b/>
          <w:bCs/>
          <w:sz w:val="24"/>
          <w:szCs w:val="24"/>
        </w:rPr>
      </w:pPr>
    </w:p>
    <w:p w:rsidR="00532D06" w:rsidRDefault="00532D06" w:rsidP="000A0792">
      <w:pPr>
        <w:pStyle w:val="Heading2"/>
        <w:numPr>
          <w:ilvl w:val="1"/>
          <w:numId w:val="12"/>
        </w:numPr>
        <w:jc w:val="center"/>
        <w:rPr>
          <w:b/>
          <w:i w:val="0"/>
        </w:rPr>
      </w:pPr>
      <w:bookmarkStart w:id="17" w:name="_Toc3452577"/>
      <w:r w:rsidRPr="00CF3D30">
        <w:rPr>
          <w:b/>
          <w:i w:val="0"/>
        </w:rPr>
        <w:t>Основни принципи, технологии и развойни среди за реализиране на web приложения</w:t>
      </w:r>
      <w:bookmarkEnd w:id="17"/>
    </w:p>
    <w:p w:rsidR="00CF3D30" w:rsidRPr="00CF3D30" w:rsidRDefault="00CF3D30" w:rsidP="00CF3D30">
      <w:pPr>
        <w:rPr>
          <w:rFonts w:asciiTheme="minorHAnsi" w:hAnsiTheme="minorHAnsi"/>
          <w:lang w:val="bg-BG"/>
        </w:rPr>
      </w:pPr>
    </w:p>
    <w:p w:rsidR="00532D06" w:rsidRPr="00CF3D30" w:rsidRDefault="00532D06" w:rsidP="000A0792">
      <w:pPr>
        <w:pStyle w:val="Heading2"/>
        <w:numPr>
          <w:ilvl w:val="2"/>
          <w:numId w:val="12"/>
        </w:numPr>
        <w:rPr>
          <w:rFonts w:ascii="Tahoma" w:hAnsi="Tahoma" w:cs="Tahoma"/>
          <w:b/>
          <w:bCs/>
          <w:i w:val="0"/>
          <w:sz w:val="24"/>
          <w:szCs w:val="24"/>
        </w:rPr>
      </w:pPr>
      <w:bookmarkStart w:id="18" w:name="_Toc3452578"/>
      <w:r w:rsidRPr="00CF3D30">
        <w:rPr>
          <w:b/>
          <w:i w:val="0"/>
        </w:rPr>
        <w:t>Развойни средства и среди</w:t>
      </w:r>
      <w:bookmarkEnd w:id="18"/>
    </w:p>
    <w:p w:rsidR="00532D06" w:rsidRPr="00CF3D30" w:rsidRDefault="00532D06" w:rsidP="000A0792">
      <w:pPr>
        <w:pStyle w:val="Heading2"/>
        <w:numPr>
          <w:ilvl w:val="3"/>
          <w:numId w:val="12"/>
        </w:numPr>
        <w:rPr>
          <w:b/>
          <w:i w:val="0"/>
        </w:rPr>
      </w:pPr>
      <w:bookmarkStart w:id="19" w:name="_Toc3452579"/>
      <w:r w:rsidRPr="00CF3D30">
        <w:rPr>
          <w:b/>
          <w:i w:val="0"/>
        </w:rPr>
        <w:t>IntelliJ IDEA</w:t>
      </w:r>
      <w:bookmarkEnd w:id="19"/>
    </w:p>
    <w:p w:rsidR="00532D06" w:rsidRPr="00A92E0C" w:rsidRDefault="00532D06" w:rsidP="00A92E0C">
      <w:pPr>
        <w:pStyle w:val="BodyTextIndent"/>
        <w:spacing w:before="120" w:line="360" w:lineRule="auto"/>
        <w:ind w:left="709"/>
        <w:rPr>
          <w:bCs/>
          <w:szCs w:val="28"/>
          <w:lang w:val="en-US"/>
        </w:rPr>
      </w:pPr>
      <w:r w:rsidRPr="00A92E0C">
        <w:rPr>
          <w:bCs/>
          <w:szCs w:val="28"/>
          <w:lang w:val="en-US"/>
        </w:rPr>
        <w:t xml:space="preserve">IntelliJ IDEA (2018.2.5) </w:t>
      </w:r>
      <w:r w:rsidRPr="00A92E0C">
        <w:rPr>
          <w:bCs/>
          <w:szCs w:val="28"/>
        </w:rPr>
        <w:t>е мощна интегрирана среда за разработка</w:t>
      </w:r>
      <w:r w:rsidRPr="00A92E0C">
        <w:rPr>
          <w:bCs/>
          <w:szCs w:val="28"/>
          <w:lang w:val="en-US"/>
        </w:rPr>
        <w:t xml:space="preserve"> (IDE)</w:t>
      </w:r>
      <w:r w:rsidRPr="00A92E0C">
        <w:rPr>
          <w:bCs/>
          <w:szCs w:val="28"/>
        </w:rPr>
        <w:t xml:space="preserve"> на софтуерни проложения за</w:t>
      </w:r>
      <w:r w:rsidRPr="00A92E0C">
        <w:rPr>
          <w:bCs/>
          <w:szCs w:val="28"/>
          <w:lang w:val="en-US"/>
        </w:rPr>
        <w:t xml:space="preserve"> Windows, Mac OS X, GNOME</w:t>
      </w:r>
      <w:r w:rsidR="00F607FC" w:rsidRPr="00A92E0C">
        <w:rPr>
          <w:bCs/>
          <w:szCs w:val="28"/>
        </w:rPr>
        <w:t xml:space="preserve"> или </w:t>
      </w:r>
      <w:r w:rsidRPr="00A92E0C">
        <w:rPr>
          <w:bCs/>
          <w:szCs w:val="28"/>
          <w:lang w:val="en-US"/>
        </w:rPr>
        <w:t>KDE в Java</w:t>
      </w:r>
      <w:r w:rsidRPr="00A92E0C">
        <w:rPr>
          <w:bCs/>
          <w:szCs w:val="28"/>
        </w:rPr>
        <w:t xml:space="preserve">. Създадена е от </w:t>
      </w:r>
      <w:r w:rsidRPr="00A92E0C">
        <w:rPr>
          <w:bCs/>
          <w:szCs w:val="28"/>
          <w:lang w:val="en-US"/>
        </w:rPr>
        <w:t xml:space="preserve">JetBrains </w:t>
      </w:r>
      <w:r w:rsidRPr="00A92E0C">
        <w:rPr>
          <w:bCs/>
          <w:szCs w:val="28"/>
        </w:rPr>
        <w:t xml:space="preserve">(известна преди като </w:t>
      </w:r>
      <w:r w:rsidRPr="00A92E0C">
        <w:rPr>
          <w:bCs/>
          <w:szCs w:val="28"/>
          <w:lang w:val="en-US"/>
        </w:rPr>
        <w:t xml:space="preserve">IntelliJ), </w:t>
      </w:r>
      <w:r w:rsidRPr="00A92E0C">
        <w:rPr>
          <w:bCs/>
          <w:szCs w:val="28"/>
        </w:rPr>
        <w:t xml:space="preserve">и е достъпна като </w:t>
      </w:r>
      <w:r w:rsidRPr="00A92E0C">
        <w:rPr>
          <w:bCs/>
          <w:szCs w:val="28"/>
          <w:lang w:val="en-US"/>
        </w:rPr>
        <w:t xml:space="preserve">Apache 2 Licensed community edition, </w:t>
      </w:r>
      <w:r w:rsidRPr="00A92E0C">
        <w:rPr>
          <w:bCs/>
          <w:szCs w:val="28"/>
        </w:rPr>
        <w:t xml:space="preserve">и в патентованото </w:t>
      </w:r>
      <w:r w:rsidRPr="00A92E0C">
        <w:rPr>
          <w:bCs/>
          <w:szCs w:val="28"/>
          <w:lang w:val="en-US"/>
        </w:rPr>
        <w:t xml:space="preserve">commercial edition, </w:t>
      </w:r>
      <w:r w:rsidRPr="00A92E0C">
        <w:rPr>
          <w:bCs/>
          <w:szCs w:val="28"/>
        </w:rPr>
        <w:t>могат да се изпозлват за търговски разработки. Писането с текстов редактор, компилирането  и изпълнението на една програма от командния ред е сравнително проста работа, но за да направим това за по-голям проект, може да се окаже сложно и трудоемко занимание. За намаляване на сложността, улесняването на писането, компилирането и изпълнението на софтуерни проложения чрез един единствен инструмент съществуват визуални</w:t>
      </w:r>
      <w:r w:rsidRPr="00A92E0C">
        <w:rPr>
          <w:bCs/>
          <w:szCs w:val="28"/>
          <w:lang w:val="en-US"/>
        </w:rPr>
        <w:t xml:space="preserve"> (Integrated</w:t>
      </w:r>
      <w:r w:rsidRPr="00A92E0C">
        <w:rPr>
          <w:bCs/>
          <w:szCs w:val="28"/>
        </w:rPr>
        <w:t xml:space="preserve"> </w:t>
      </w:r>
      <w:r w:rsidRPr="00A92E0C">
        <w:rPr>
          <w:bCs/>
          <w:szCs w:val="28"/>
          <w:lang w:val="en-US"/>
        </w:rPr>
        <w:t xml:space="preserve">Development Environment, IDE). </w:t>
      </w:r>
      <w:r w:rsidRPr="00A92E0C">
        <w:rPr>
          <w:bCs/>
          <w:szCs w:val="28"/>
        </w:rPr>
        <w:t xml:space="preserve">Средите за разработка най-често предлагат множество допълнения </w:t>
      </w:r>
      <w:r w:rsidRPr="00A92E0C">
        <w:rPr>
          <w:bCs/>
          <w:szCs w:val="28"/>
        </w:rPr>
        <w:lastRenderedPageBreak/>
        <w:t xml:space="preserve">към основните функции за разработка, като например дебъгване, изпълнение на </w:t>
      </w:r>
      <w:r w:rsidRPr="00A92E0C">
        <w:rPr>
          <w:bCs/>
          <w:szCs w:val="28"/>
          <w:lang w:val="en-US"/>
        </w:rPr>
        <w:t xml:space="preserve">unit </w:t>
      </w:r>
      <w:r w:rsidRPr="00A92E0C">
        <w:rPr>
          <w:bCs/>
          <w:szCs w:val="28"/>
        </w:rPr>
        <w:t>тестове, проверка за често срещани грешки, достъп до хранилище за контрол на версиите и други.</w:t>
      </w:r>
      <w:r w:rsidRPr="00A92E0C">
        <w:rPr>
          <w:bCs/>
          <w:szCs w:val="28"/>
          <w:lang w:val="en-US"/>
        </w:rPr>
        <w:t xml:space="preserve"> IntelliJ IDEA </w:t>
      </w:r>
      <w:r w:rsidRPr="00A92E0C">
        <w:rPr>
          <w:bCs/>
          <w:szCs w:val="28"/>
        </w:rPr>
        <w:t xml:space="preserve">е достъпна в </w:t>
      </w:r>
      <w:r w:rsidRPr="00A92E0C">
        <w:rPr>
          <w:bCs/>
          <w:szCs w:val="28"/>
          <w:lang w:val="en-US"/>
        </w:rPr>
        <w:t>Community</w:t>
      </w:r>
      <w:r w:rsidRPr="00A92E0C">
        <w:rPr>
          <w:bCs/>
          <w:szCs w:val="28"/>
        </w:rPr>
        <w:t xml:space="preserve"> версията с отворен код, безплатно като използването се регулира от </w:t>
      </w:r>
      <w:r w:rsidRPr="00A92E0C">
        <w:rPr>
          <w:bCs/>
          <w:szCs w:val="28"/>
          <w:lang w:val="en-US"/>
        </w:rPr>
        <w:t xml:space="preserve">Apache 2.0 License. IntelliJ IDEA Community Edition е идеален избор за тези, които работят върху чисти Java/Groovy </w:t>
      </w:r>
      <w:r w:rsidRPr="00A92E0C">
        <w:rPr>
          <w:bCs/>
          <w:szCs w:val="28"/>
        </w:rPr>
        <w:t>приложения. Разполага с различни редакции и кодови инспекции, помощни кратки пътища до различни функции, автоматично отсраняване на грешки и тестване</w:t>
      </w:r>
      <w:r w:rsidRPr="00A92E0C">
        <w:rPr>
          <w:bCs/>
          <w:szCs w:val="28"/>
          <w:lang w:val="en-US"/>
        </w:rPr>
        <w:t>, CVS, Subversion, подръжка на Git</w:t>
      </w:r>
      <w:r w:rsidRPr="00A92E0C">
        <w:rPr>
          <w:bCs/>
          <w:szCs w:val="28"/>
        </w:rPr>
        <w:t xml:space="preserve">, а както и на </w:t>
      </w:r>
      <w:r w:rsidRPr="00A92E0C">
        <w:rPr>
          <w:bCs/>
          <w:szCs w:val="28"/>
          <w:lang w:val="en-US"/>
        </w:rPr>
        <w:t xml:space="preserve"> Ant </w:t>
      </w:r>
      <w:r w:rsidRPr="00A92E0C">
        <w:rPr>
          <w:bCs/>
          <w:szCs w:val="28"/>
        </w:rPr>
        <w:t xml:space="preserve">и </w:t>
      </w:r>
      <w:r w:rsidRPr="00A92E0C">
        <w:rPr>
          <w:bCs/>
          <w:szCs w:val="28"/>
          <w:lang w:val="en-US"/>
        </w:rPr>
        <w:t>Maven</w:t>
      </w:r>
      <w:r w:rsidRPr="00A92E0C">
        <w:rPr>
          <w:szCs w:val="28"/>
        </w:rPr>
        <w:t>.</w:t>
      </w:r>
      <w:r w:rsidRPr="00A92E0C">
        <w:rPr>
          <w:bCs/>
          <w:szCs w:val="28"/>
          <w:lang w:val="en-US"/>
        </w:rPr>
        <w:t xml:space="preserve"> </w:t>
      </w:r>
      <w:r w:rsidRPr="00A92E0C">
        <w:rPr>
          <w:bCs/>
          <w:szCs w:val="28"/>
        </w:rPr>
        <w:t>Редакторът предоставя възможността да се работи с външни библиотеки, които да са дефинират глобални</w:t>
      </w:r>
      <w:r w:rsidRPr="00A92E0C">
        <w:rPr>
          <w:bCs/>
          <w:szCs w:val="28"/>
          <w:lang w:val="en-US"/>
        </w:rPr>
        <w:t xml:space="preserve"> (global library) или модулни (module library) като и улеснява разработката на софтуер с някои от основните си функции.</w:t>
      </w:r>
    </w:p>
    <w:p w:rsidR="00532D06" w:rsidRPr="00A92E0C" w:rsidRDefault="00532D06" w:rsidP="000A0792">
      <w:pPr>
        <w:pStyle w:val="BodyTextIndent"/>
        <w:numPr>
          <w:ilvl w:val="0"/>
          <w:numId w:val="2"/>
        </w:numPr>
        <w:spacing w:before="120" w:line="360" w:lineRule="auto"/>
        <w:rPr>
          <w:bCs/>
          <w:szCs w:val="28"/>
        </w:rPr>
      </w:pPr>
      <w:r w:rsidRPr="00A92E0C">
        <w:rPr>
          <w:bCs/>
          <w:szCs w:val="28"/>
        </w:rPr>
        <w:t>Автоматично зареждане на последната сесия  на работа с проекта. Запазва последнитед файлове по начина по-които са оставени.</w:t>
      </w:r>
    </w:p>
    <w:p w:rsidR="00532D06" w:rsidRPr="00A92E0C" w:rsidRDefault="00532D06" w:rsidP="000A0792">
      <w:pPr>
        <w:pStyle w:val="BodyTextIndent"/>
        <w:numPr>
          <w:ilvl w:val="0"/>
          <w:numId w:val="2"/>
        </w:numPr>
        <w:spacing w:before="120" w:line="360" w:lineRule="auto"/>
        <w:rPr>
          <w:bCs/>
          <w:szCs w:val="28"/>
        </w:rPr>
      </w:pPr>
      <w:r w:rsidRPr="00A92E0C">
        <w:rPr>
          <w:bCs/>
          <w:szCs w:val="28"/>
          <w:lang w:val="en-US"/>
        </w:rPr>
        <w:t xml:space="preserve">IDEA </w:t>
      </w:r>
      <w:r w:rsidR="004C2927">
        <w:rPr>
          <w:bCs/>
          <w:szCs w:val="28"/>
        </w:rPr>
        <w:t>индексира целия</w:t>
      </w:r>
      <w:r w:rsidRPr="00A92E0C">
        <w:rPr>
          <w:bCs/>
          <w:szCs w:val="28"/>
        </w:rPr>
        <w:t xml:space="preserve"> проект</w:t>
      </w:r>
      <w:r w:rsidR="004C2927">
        <w:rPr>
          <w:bCs/>
          <w:szCs w:val="28"/>
        </w:rPr>
        <w:t xml:space="preserve"> като</w:t>
      </w:r>
      <w:r w:rsidRPr="00A92E0C">
        <w:rPr>
          <w:bCs/>
          <w:szCs w:val="28"/>
        </w:rPr>
        <w:t xml:space="preserve"> дори и построява синтактично дървоидна структура. Благодарение на това където и да поставим курсора средата знае къде е и </w:t>
      </w:r>
      <w:r w:rsidR="004C2927">
        <w:rPr>
          <w:bCs/>
          <w:szCs w:val="28"/>
        </w:rPr>
        <w:t>какво може да бъде направено</w:t>
      </w:r>
      <w:r w:rsidRPr="00A92E0C">
        <w:rPr>
          <w:bCs/>
          <w:szCs w:val="28"/>
        </w:rPr>
        <w:t>.</w:t>
      </w:r>
    </w:p>
    <w:p w:rsidR="00C56551" w:rsidRDefault="00532D06" w:rsidP="000A0792">
      <w:pPr>
        <w:pStyle w:val="BodyTextIndent"/>
        <w:numPr>
          <w:ilvl w:val="0"/>
          <w:numId w:val="2"/>
        </w:numPr>
        <w:spacing w:before="120" w:line="360" w:lineRule="auto"/>
        <w:rPr>
          <w:bCs/>
          <w:szCs w:val="28"/>
        </w:rPr>
      </w:pPr>
      <w:r w:rsidRPr="00A92E0C">
        <w:rPr>
          <w:bCs/>
          <w:szCs w:val="28"/>
        </w:rPr>
        <w:t xml:space="preserve"> Дебъгването не се извършва със селектиране на целия ред както при </w:t>
      </w:r>
      <w:r w:rsidRPr="00A92E0C">
        <w:rPr>
          <w:bCs/>
          <w:szCs w:val="28"/>
          <w:lang w:val="en-US"/>
        </w:rPr>
        <w:t xml:space="preserve">Eclipse </w:t>
      </w:r>
      <w:r w:rsidRPr="00A92E0C">
        <w:rPr>
          <w:bCs/>
          <w:szCs w:val="28"/>
        </w:rPr>
        <w:t xml:space="preserve">примерно, което </w:t>
      </w:r>
      <w:r w:rsidRPr="00A92E0C">
        <w:rPr>
          <w:bCs/>
          <w:szCs w:val="28"/>
          <w:lang w:val="en-US"/>
        </w:rPr>
        <w:t xml:space="preserve">IDE </w:t>
      </w:r>
      <w:r w:rsidRPr="00A92E0C">
        <w:rPr>
          <w:bCs/>
          <w:szCs w:val="28"/>
        </w:rPr>
        <w:t>ще разгледаме по-къснo.</w:t>
      </w:r>
    </w:p>
    <w:p w:rsidR="008C12F9" w:rsidRDefault="008C12F9" w:rsidP="008C12F9">
      <w:pPr>
        <w:pStyle w:val="BodyTextIndent"/>
        <w:spacing w:before="120" w:line="360" w:lineRule="auto"/>
        <w:ind w:left="1261"/>
        <w:rPr>
          <w:bCs/>
          <w:szCs w:val="28"/>
        </w:rPr>
      </w:pPr>
    </w:p>
    <w:p w:rsidR="00532D06" w:rsidRPr="00C56551" w:rsidRDefault="00532D06" w:rsidP="000A0792">
      <w:pPr>
        <w:pStyle w:val="Heading2"/>
        <w:numPr>
          <w:ilvl w:val="3"/>
          <w:numId w:val="12"/>
        </w:numPr>
        <w:spacing w:line="360" w:lineRule="auto"/>
        <w:rPr>
          <w:b/>
          <w:i w:val="0"/>
        </w:rPr>
      </w:pPr>
      <w:bookmarkStart w:id="20" w:name="_Toc3452580"/>
      <w:r w:rsidRPr="00C56551">
        <w:rPr>
          <w:b/>
          <w:i w:val="0"/>
        </w:rPr>
        <w:t>Eclipse</w:t>
      </w:r>
      <w:bookmarkEnd w:id="20"/>
      <w:r w:rsidRPr="00C56551">
        <w:rPr>
          <w:b/>
          <w:i w:val="0"/>
        </w:rPr>
        <w:t xml:space="preserve"> </w:t>
      </w:r>
    </w:p>
    <w:p w:rsidR="00532D06" w:rsidRPr="00A92E0C" w:rsidRDefault="00532D06" w:rsidP="00036935">
      <w:pPr>
        <w:pStyle w:val="BodyTextIndent"/>
        <w:spacing w:before="120" w:line="360" w:lineRule="auto"/>
        <w:ind w:left="720"/>
        <w:rPr>
          <w:bCs/>
          <w:szCs w:val="28"/>
        </w:rPr>
      </w:pPr>
      <w:r w:rsidRPr="00A92E0C">
        <w:rPr>
          <w:b/>
          <w:bCs/>
          <w:color w:val="222222"/>
          <w:szCs w:val="28"/>
          <w:shd w:val="clear" w:color="auto" w:fill="FFFFFF"/>
        </w:rPr>
        <w:t>Eclipse</w:t>
      </w:r>
      <w:r w:rsidRPr="00A92E0C">
        <w:rPr>
          <w:color w:val="222222"/>
          <w:szCs w:val="28"/>
          <w:shd w:val="clear" w:color="auto" w:fill="FFFFFF"/>
        </w:rPr>
        <w:t> е многоезична </w:t>
      </w:r>
      <w:r w:rsidRPr="00A92E0C">
        <w:rPr>
          <w:szCs w:val="28"/>
          <w:shd w:val="clear" w:color="auto" w:fill="FFFFFF"/>
        </w:rPr>
        <w:t>среда за разработване на софтуер</w:t>
      </w:r>
      <w:r w:rsidRPr="00A92E0C">
        <w:rPr>
          <w:color w:val="222222"/>
          <w:szCs w:val="28"/>
          <w:shd w:val="clear" w:color="auto" w:fill="FFFFFF"/>
        </w:rPr>
        <w:t>, която включва </w:t>
      </w:r>
      <w:r w:rsidRPr="00A92E0C">
        <w:rPr>
          <w:szCs w:val="28"/>
          <w:shd w:val="clear" w:color="auto" w:fill="FFFFFF"/>
        </w:rPr>
        <w:t>интегрирана среда за разработка (IDE)</w:t>
      </w:r>
      <w:r w:rsidRPr="00A92E0C">
        <w:rPr>
          <w:color w:val="222222"/>
          <w:szCs w:val="28"/>
          <w:shd w:val="clear" w:color="auto" w:fill="FFFFFF"/>
        </w:rPr>
        <w:t> и </w:t>
      </w:r>
      <w:r w:rsidRPr="00A92E0C">
        <w:rPr>
          <w:szCs w:val="28"/>
          <w:shd w:val="clear" w:color="auto" w:fill="FFFFFF"/>
        </w:rPr>
        <w:t>плъгин</w:t>
      </w:r>
      <w:r w:rsidRPr="00A92E0C">
        <w:rPr>
          <w:color w:val="222222"/>
          <w:szCs w:val="28"/>
          <w:shd w:val="clear" w:color="auto" w:fill="FFFFFF"/>
        </w:rPr>
        <w:t> система. Написана е главно на </w:t>
      </w:r>
      <w:r w:rsidRPr="00A92E0C">
        <w:rPr>
          <w:szCs w:val="28"/>
          <w:shd w:val="clear" w:color="auto" w:fill="FFFFFF"/>
        </w:rPr>
        <w:t>Java</w:t>
      </w:r>
      <w:r w:rsidRPr="00A92E0C">
        <w:rPr>
          <w:color w:val="222222"/>
          <w:szCs w:val="28"/>
          <w:shd w:val="clear" w:color="auto" w:fill="FFFFFF"/>
        </w:rPr>
        <w:t xml:space="preserve"> и може да бъде използвана за разработване на </w:t>
      </w:r>
      <w:r w:rsidRPr="00A92E0C">
        <w:rPr>
          <w:color w:val="222222"/>
          <w:szCs w:val="28"/>
          <w:shd w:val="clear" w:color="auto" w:fill="FFFFFF"/>
        </w:rPr>
        <w:lastRenderedPageBreak/>
        <w:t>приложения на </w:t>
      </w:r>
      <w:r w:rsidRPr="00A92E0C">
        <w:rPr>
          <w:szCs w:val="28"/>
          <w:shd w:val="clear" w:color="auto" w:fill="FFFFFF"/>
        </w:rPr>
        <w:t>Java</w:t>
      </w:r>
      <w:r w:rsidR="00036935">
        <w:rPr>
          <w:color w:val="222222"/>
          <w:szCs w:val="28"/>
          <w:shd w:val="clear" w:color="auto" w:fill="FFFFFF"/>
        </w:rPr>
        <w:t>.</w:t>
      </w:r>
      <w:r w:rsidR="00036935">
        <w:rPr>
          <w:color w:val="222222"/>
          <w:szCs w:val="28"/>
          <w:shd w:val="clear" w:color="auto" w:fill="FFFFFF"/>
          <w:lang w:val="en-US"/>
        </w:rPr>
        <w:t xml:space="preserve"> Eclipse </w:t>
      </w:r>
      <w:r w:rsidR="00036935">
        <w:rPr>
          <w:color w:val="222222"/>
          <w:szCs w:val="28"/>
          <w:shd w:val="clear" w:color="auto" w:fill="FFFFFF"/>
        </w:rPr>
        <w:t xml:space="preserve">се справя с интеграцията много лесно. От взаимодействие със Selenium, до интеграцията на </w:t>
      </w:r>
      <w:r w:rsidR="00036935">
        <w:rPr>
          <w:color w:val="222222"/>
          <w:szCs w:val="28"/>
          <w:shd w:val="clear" w:color="auto" w:fill="FFFFFF"/>
          <w:lang w:val="en-US"/>
        </w:rPr>
        <w:t xml:space="preserve">Sikuli. </w:t>
      </w:r>
      <w:r w:rsidR="00036935">
        <w:rPr>
          <w:color w:val="222222"/>
          <w:szCs w:val="28"/>
          <w:shd w:val="clear" w:color="auto" w:fill="FFFFFF"/>
        </w:rPr>
        <w:t xml:space="preserve"> Използва различни плъгини или допълнителните комплекти, чиято инсталация е толкова проста, колкото да изберете „Помо</w:t>
      </w:r>
      <w:r w:rsidR="00036935" w:rsidRPr="00036935">
        <w:rPr>
          <w:color w:val="222222"/>
          <w:szCs w:val="28"/>
          <w:shd w:val="clear" w:color="auto" w:fill="FFFFFF"/>
        </w:rPr>
        <w:t xml:space="preserve">щ“ и „Инсталиране на нов софтуер“. </w:t>
      </w:r>
      <w:r w:rsidR="00036935" w:rsidRPr="00036935">
        <w:rPr>
          <w:color w:val="212121"/>
          <w:shd w:val="clear" w:color="auto" w:fill="FFFFFF"/>
        </w:rPr>
        <w:t>Понякога Eclipse изисква рестартиране. Понякога това може да бъде тромаво при актуализиране на софтуера. Бих искал да инсталирам или актуализирам своя софтуер, след това да продължа да пиша моя код и да стартирам тестовете си. Необходимостта да рестартирате е малък проблем, но все пак е проблем.</w:t>
      </w:r>
    </w:p>
    <w:p w:rsidR="006B01D1" w:rsidRDefault="006B01D1" w:rsidP="00C56551">
      <w:pPr>
        <w:pStyle w:val="BodyTextIndent"/>
        <w:spacing w:before="120"/>
        <w:ind w:left="0"/>
        <w:rPr>
          <w:rFonts w:ascii="Tahoma" w:hAnsi="Tahoma" w:cs="Tahoma"/>
          <w:b/>
          <w:bCs/>
          <w:sz w:val="24"/>
          <w:szCs w:val="24"/>
        </w:rPr>
      </w:pPr>
    </w:p>
    <w:p w:rsidR="005B1445" w:rsidRPr="00C56551" w:rsidRDefault="00105188" w:rsidP="000A0792">
      <w:pPr>
        <w:pStyle w:val="Heading2"/>
        <w:numPr>
          <w:ilvl w:val="1"/>
          <w:numId w:val="12"/>
        </w:numPr>
        <w:rPr>
          <w:b/>
          <w:i w:val="0"/>
        </w:rPr>
      </w:pPr>
      <w:bookmarkStart w:id="21" w:name="_Toc3452581"/>
      <w:r w:rsidRPr="00C56551">
        <w:rPr>
          <w:b/>
          <w:i w:val="0"/>
        </w:rPr>
        <w:t xml:space="preserve">Съществуващи подобни </w:t>
      </w:r>
      <w:r w:rsidRPr="00C56551">
        <w:rPr>
          <w:b/>
          <w:i w:val="0"/>
          <w:lang w:val="en-US"/>
        </w:rPr>
        <w:t xml:space="preserve">WEB </w:t>
      </w:r>
      <w:r w:rsidRPr="00C56551">
        <w:rPr>
          <w:b/>
          <w:i w:val="0"/>
        </w:rPr>
        <w:t>проложения</w:t>
      </w:r>
      <w:bookmarkEnd w:id="21"/>
    </w:p>
    <w:p w:rsidR="00460FB5" w:rsidRPr="00C56551" w:rsidRDefault="00460FB5" w:rsidP="00C56551">
      <w:pPr>
        <w:spacing w:line="360" w:lineRule="auto"/>
        <w:jc w:val="both"/>
        <w:rPr>
          <w:rFonts w:ascii="Times New Roman" w:hAnsi="Times New Roman"/>
          <w:b/>
          <w:sz w:val="28"/>
          <w:szCs w:val="28"/>
          <w:lang w:val="bg-BG"/>
        </w:rPr>
      </w:pPr>
    </w:p>
    <w:p w:rsidR="00036935" w:rsidRDefault="00460FB5" w:rsidP="006B01D1">
      <w:pPr>
        <w:spacing w:line="360" w:lineRule="auto"/>
        <w:jc w:val="both"/>
        <w:rPr>
          <w:rFonts w:ascii="Times New Roman" w:hAnsi="Times New Roman"/>
          <w:sz w:val="28"/>
          <w:szCs w:val="28"/>
          <w:lang w:val="bg-BG"/>
        </w:rPr>
      </w:pPr>
      <w:r w:rsidRPr="00C56551">
        <w:rPr>
          <w:rFonts w:ascii="Times New Roman" w:hAnsi="Times New Roman"/>
          <w:sz w:val="28"/>
          <w:szCs w:val="28"/>
          <w:lang w:val="bg-BG"/>
        </w:rPr>
        <w:t>Подобни платформи за предлагане и търсене на ра</w:t>
      </w:r>
      <w:r w:rsidR="000E0DA8" w:rsidRPr="00C56551">
        <w:rPr>
          <w:rFonts w:ascii="Times New Roman" w:hAnsi="Times New Roman"/>
          <w:sz w:val="28"/>
          <w:szCs w:val="28"/>
          <w:lang w:val="bg-BG"/>
        </w:rPr>
        <w:t xml:space="preserve">бота не са рядкост в днешни дни, </w:t>
      </w:r>
      <w:r w:rsidR="004C2927">
        <w:rPr>
          <w:rFonts w:ascii="Times New Roman" w:hAnsi="Times New Roman"/>
          <w:sz w:val="28"/>
          <w:szCs w:val="28"/>
          <w:lang w:val="bg-BG"/>
        </w:rPr>
        <w:t>някои уеб</w:t>
      </w:r>
      <w:r w:rsidRPr="00C56551">
        <w:rPr>
          <w:rFonts w:ascii="Times New Roman" w:hAnsi="Times New Roman"/>
          <w:sz w:val="28"/>
          <w:szCs w:val="28"/>
          <w:lang w:val="bg-BG"/>
        </w:rPr>
        <w:t xml:space="preserve"> приложения са дост</w:t>
      </w:r>
      <w:r w:rsidR="004C2927">
        <w:rPr>
          <w:rFonts w:ascii="Times New Roman" w:hAnsi="Times New Roman"/>
          <w:sz w:val="28"/>
          <w:szCs w:val="28"/>
          <w:lang w:val="bg-BG"/>
        </w:rPr>
        <w:t>а сходни. Например работодателя</w:t>
      </w:r>
      <w:r w:rsidRPr="00C56551">
        <w:rPr>
          <w:rFonts w:ascii="Times New Roman" w:hAnsi="Times New Roman"/>
          <w:sz w:val="28"/>
          <w:szCs w:val="28"/>
          <w:lang w:val="bg-BG"/>
        </w:rPr>
        <w:t xml:space="preserve"> създава обява, чрез която цели да наеме достатъчно квалификацирани служители като поставя и своите изисквания, а от друга страна служителите пишат мотивационно писмо и/или </w:t>
      </w:r>
      <w:r w:rsidRPr="00C56551">
        <w:rPr>
          <w:rFonts w:ascii="Times New Roman" w:hAnsi="Times New Roman"/>
          <w:sz w:val="28"/>
          <w:szCs w:val="28"/>
        </w:rPr>
        <w:t>CV, което качват и изпращат. Т</w:t>
      </w:r>
      <w:r w:rsidRPr="00C56551">
        <w:rPr>
          <w:rFonts w:ascii="Times New Roman" w:hAnsi="Times New Roman"/>
          <w:sz w:val="28"/>
          <w:szCs w:val="28"/>
          <w:lang w:val="bg-BG"/>
        </w:rPr>
        <w:t>ова, с което обаче се различава уеб приложението е, че ще има и обратната връзка. Служителят, който може и да не притежава  прекалено голяма квалификация ще може да създаде своя обява/пост, с която да представи своите умения или дейността, с която иска да се занимава, ще може да уточни времето, в което ще е свободен и начина, по който иска да бъде възнаграден. По този начин се създава една гъв</w:t>
      </w:r>
      <w:r w:rsidR="004C2927">
        <w:rPr>
          <w:rFonts w:ascii="Times New Roman" w:hAnsi="Times New Roman"/>
          <w:sz w:val="28"/>
          <w:szCs w:val="28"/>
          <w:lang w:val="bg-BG"/>
        </w:rPr>
        <w:t xml:space="preserve">кавост като може да бъде наеман </w:t>
      </w:r>
      <w:r w:rsidRPr="00C56551">
        <w:rPr>
          <w:rFonts w:ascii="Times New Roman" w:hAnsi="Times New Roman"/>
          <w:sz w:val="28"/>
          <w:szCs w:val="28"/>
          <w:lang w:val="bg-BG"/>
        </w:rPr>
        <w:t>само за няколко часа. Ще се спести чакането на работодателя някой да кандидатсва за неговата обява като той самия ще може да потърси хората, които иска да наеме.</w:t>
      </w:r>
      <w:r w:rsidRPr="00C56551">
        <w:rPr>
          <w:rFonts w:ascii="Times New Roman" w:hAnsi="Times New Roman"/>
          <w:sz w:val="28"/>
          <w:szCs w:val="28"/>
        </w:rPr>
        <w:t xml:space="preserve"> </w:t>
      </w:r>
      <w:r w:rsidRPr="00C56551">
        <w:rPr>
          <w:rFonts w:ascii="Times New Roman" w:hAnsi="Times New Roman"/>
          <w:sz w:val="28"/>
          <w:szCs w:val="28"/>
          <w:lang w:val="bg-BG"/>
        </w:rPr>
        <w:t>Другото преимущество е, че</w:t>
      </w:r>
      <w:r w:rsidR="004C2927">
        <w:rPr>
          <w:rFonts w:ascii="Times New Roman" w:hAnsi="Times New Roman"/>
          <w:sz w:val="28"/>
          <w:szCs w:val="28"/>
          <w:lang w:val="bg-BG"/>
        </w:rPr>
        <w:t xml:space="preserve"> ще бъде </w:t>
      </w:r>
      <w:r w:rsidRPr="00C56551">
        <w:rPr>
          <w:rFonts w:ascii="Times New Roman" w:hAnsi="Times New Roman"/>
          <w:sz w:val="28"/>
          <w:szCs w:val="28"/>
          <w:lang w:val="bg-BG"/>
        </w:rPr>
        <w:t xml:space="preserve">сключвано устно споразумение като ако някой не е доволен ще </w:t>
      </w:r>
      <w:r w:rsidRPr="00C56551">
        <w:rPr>
          <w:rFonts w:ascii="Times New Roman" w:hAnsi="Times New Roman"/>
          <w:sz w:val="28"/>
          <w:szCs w:val="28"/>
          <w:lang w:val="bg-BG"/>
        </w:rPr>
        <w:lastRenderedPageBreak/>
        <w:t>има възможността да даде рейтинг на човека. По този начин хората, които са най-надеждни ще могат да изпъкнат и с</w:t>
      </w:r>
      <w:r w:rsidR="006B01D1">
        <w:rPr>
          <w:rFonts w:ascii="Times New Roman" w:hAnsi="Times New Roman"/>
          <w:sz w:val="28"/>
          <w:szCs w:val="28"/>
          <w:lang w:val="bg-BG"/>
        </w:rPr>
        <w:t>ъответно по-лесно да се развият.</w:t>
      </w:r>
    </w:p>
    <w:p w:rsidR="00460FB5" w:rsidRPr="00C56551" w:rsidRDefault="00460FB5" w:rsidP="000A0792">
      <w:pPr>
        <w:pStyle w:val="Heading2"/>
        <w:numPr>
          <w:ilvl w:val="2"/>
          <w:numId w:val="12"/>
        </w:numPr>
        <w:rPr>
          <w:b/>
          <w:i w:val="0"/>
          <w:szCs w:val="28"/>
        </w:rPr>
      </w:pPr>
      <w:bookmarkStart w:id="22" w:name="_Toc3452582"/>
      <w:r w:rsidRPr="00C56551">
        <w:rPr>
          <w:b/>
          <w:i w:val="0"/>
        </w:rPr>
        <w:t>Jobs Tiger</w:t>
      </w:r>
      <w:bookmarkEnd w:id="22"/>
      <w:r w:rsidRPr="00C56551">
        <w:rPr>
          <w:b/>
          <w:i w:val="0"/>
        </w:rPr>
        <w:t xml:space="preserve"> </w:t>
      </w:r>
    </w:p>
    <w:p w:rsidR="00532D06" w:rsidRPr="00532D06" w:rsidRDefault="00532D06" w:rsidP="00532D06">
      <w:pPr>
        <w:pStyle w:val="ListParagraph"/>
        <w:ind w:left="1224"/>
        <w:rPr>
          <w:rFonts w:ascii="Tahoma" w:hAnsi="Tahoma" w:cs="Tahoma"/>
          <w:b/>
          <w:szCs w:val="24"/>
          <w:lang w:val="bg-BG"/>
        </w:rPr>
      </w:pPr>
    </w:p>
    <w:p w:rsidR="00460FB5" w:rsidRPr="00C56551" w:rsidRDefault="00532D06" w:rsidP="006B01D1">
      <w:pPr>
        <w:spacing w:line="360" w:lineRule="auto"/>
        <w:jc w:val="both"/>
        <w:rPr>
          <w:rFonts w:ascii="Times New Roman" w:hAnsi="Times New Roman"/>
          <w:sz w:val="28"/>
          <w:szCs w:val="28"/>
        </w:rPr>
      </w:pPr>
      <w:r w:rsidRPr="00C56551">
        <w:rPr>
          <w:rFonts w:ascii="Times New Roman" w:hAnsi="Times New Roman"/>
          <w:sz w:val="28"/>
          <w:szCs w:val="28"/>
        </w:rPr>
        <w:t>JobTiger.bg е първият кариерен сайт в България, създаден през 2000 г. Мисията им е да се създава стойност за хората, търсещи работа, бизнеса в обществото. Написан е на PHP и това, което предлага като услуги е свързано в няколко области като подбор на персонал, организиране на събития, обучения, стажове и наемане на персонал под наем. Приложението предлага лесен начин след кратка регистрация да създадеш обява. Като можеш да избереш да се регистрираш като търсещ работа или работодател. Имащ профил ще можеш да получиш достъп до всички услуги, които сайта предлага като да се консултираш с техния кариерен съветник или да споделиш своята автобиография. Ако си в ролята на работодател ще можеш да рекламираш своя бранд на сайта им</w:t>
      </w:r>
      <w:r w:rsidR="00951F94" w:rsidRPr="00C56551">
        <w:rPr>
          <w:rFonts w:ascii="Times New Roman" w:hAnsi="Times New Roman"/>
          <w:sz w:val="28"/>
          <w:szCs w:val="28"/>
        </w:rPr>
        <w:t>.</w:t>
      </w:r>
    </w:p>
    <w:p w:rsidR="00951F94" w:rsidRDefault="00951F94" w:rsidP="00460FB5">
      <w:pPr>
        <w:rPr>
          <w:rFonts w:ascii="Arial" w:hAnsi="Arial" w:cs="Arial"/>
          <w:szCs w:val="24"/>
        </w:rPr>
      </w:pPr>
      <w:r>
        <w:rPr>
          <w:rFonts w:ascii="Arial" w:hAnsi="Arial" w:cs="Arial"/>
          <w:szCs w:val="24"/>
        </w:rPr>
        <w:tab/>
      </w:r>
    </w:p>
    <w:p w:rsidR="00951F94" w:rsidRPr="00532D06" w:rsidRDefault="00951F94" w:rsidP="00460FB5">
      <w:pPr>
        <w:rPr>
          <w:rFonts w:ascii="Arial" w:hAnsi="Arial" w:cs="Arial"/>
          <w:szCs w:val="24"/>
        </w:rPr>
      </w:pPr>
    </w:p>
    <w:p w:rsidR="00460FB5" w:rsidRPr="00C56551" w:rsidRDefault="00460FB5" w:rsidP="000A0792">
      <w:pPr>
        <w:pStyle w:val="Heading2"/>
        <w:numPr>
          <w:ilvl w:val="2"/>
          <w:numId w:val="12"/>
        </w:numPr>
        <w:rPr>
          <w:b/>
          <w:i w:val="0"/>
        </w:rPr>
      </w:pPr>
      <w:bookmarkStart w:id="23" w:name="_Toc3452583"/>
      <w:r w:rsidRPr="00C56551">
        <w:rPr>
          <w:b/>
          <w:i w:val="0"/>
        </w:rPr>
        <w:t>Zaplata.BG</w:t>
      </w:r>
      <w:bookmarkEnd w:id="23"/>
    </w:p>
    <w:p w:rsidR="00460FB5" w:rsidRPr="00951F94" w:rsidRDefault="00460FB5" w:rsidP="006B01D1">
      <w:pPr>
        <w:jc w:val="both"/>
        <w:rPr>
          <w:rFonts w:ascii="Arial" w:hAnsi="Arial" w:cs="Arial"/>
          <w:b/>
          <w:szCs w:val="24"/>
          <w:lang w:val="bg-BG"/>
        </w:rPr>
      </w:pPr>
    </w:p>
    <w:p w:rsidR="00460FB5" w:rsidRPr="00C56551" w:rsidRDefault="00460FB5" w:rsidP="006B01D1">
      <w:pPr>
        <w:spacing w:line="360" w:lineRule="auto"/>
        <w:jc w:val="both"/>
        <w:rPr>
          <w:rFonts w:ascii="Times New Roman" w:hAnsi="Times New Roman"/>
          <w:color w:val="333333"/>
          <w:sz w:val="28"/>
          <w:szCs w:val="28"/>
          <w:shd w:val="clear" w:color="auto" w:fill="FFFFFF"/>
          <w:lang w:val="bg-BG"/>
        </w:rPr>
      </w:pPr>
      <w:r w:rsidRPr="00C56551">
        <w:rPr>
          <w:rFonts w:ascii="Times New Roman" w:hAnsi="Times New Roman"/>
          <w:sz w:val="28"/>
          <w:szCs w:val="28"/>
        </w:rPr>
        <w:t xml:space="preserve">Zaplata.bg e </w:t>
      </w:r>
      <w:r w:rsidRPr="00C56551">
        <w:rPr>
          <w:rFonts w:ascii="Times New Roman" w:hAnsi="Times New Roman"/>
          <w:sz w:val="28"/>
          <w:szCs w:val="28"/>
          <w:lang w:val="bg-BG"/>
        </w:rPr>
        <w:t>също доста сходно уеб приложение като отново в ролята на потребител може да си изберем какъв вид обява да бъде публикувана. Тоест съществува така наречената платена обява за работа, публикувана заедно с логото на компанията, която притежавате като работодател  и се асонира в големите български сайтове като (</w:t>
      </w:r>
      <w:r w:rsidRPr="00C56551">
        <w:rPr>
          <w:rStyle w:val="Strong"/>
          <w:rFonts w:ascii="Times New Roman" w:hAnsi="Times New Roman"/>
          <w:color w:val="333333"/>
          <w:sz w:val="28"/>
          <w:szCs w:val="28"/>
          <w:shd w:val="clear" w:color="auto" w:fill="FFFFFF"/>
        </w:rPr>
        <w:t>mobile.bg, imot.bg, bazar.bg и fakti.bg</w:t>
      </w:r>
      <w:r w:rsidRPr="00C56551">
        <w:rPr>
          <w:rFonts w:ascii="Times New Roman" w:hAnsi="Times New Roman"/>
          <w:color w:val="333333"/>
          <w:sz w:val="28"/>
          <w:szCs w:val="28"/>
          <w:shd w:val="clear" w:color="auto" w:fill="FFFFFF"/>
        </w:rPr>
        <w:t>)</w:t>
      </w:r>
      <w:r w:rsidRPr="00C56551">
        <w:rPr>
          <w:rFonts w:ascii="Times New Roman" w:hAnsi="Times New Roman"/>
          <w:color w:val="333333"/>
          <w:sz w:val="28"/>
          <w:szCs w:val="28"/>
          <w:shd w:val="clear" w:color="auto" w:fill="FFFFFF"/>
          <w:lang w:val="bg-BG"/>
        </w:rPr>
        <w:t>. По този начин актуалните предложения за работа, които потребителя попълва ще може да се видят от над 2</w:t>
      </w:r>
      <w:r w:rsidR="006B01D1">
        <w:rPr>
          <w:rFonts w:ascii="Times New Roman" w:hAnsi="Times New Roman"/>
          <w:color w:val="333333"/>
          <w:sz w:val="28"/>
          <w:szCs w:val="28"/>
          <w:shd w:val="clear" w:color="auto" w:fill="FFFFFF"/>
          <w:lang w:val="bg-BG"/>
        </w:rPr>
        <w:t xml:space="preserve"> </w:t>
      </w:r>
      <w:r w:rsidRPr="00C56551">
        <w:rPr>
          <w:rFonts w:ascii="Times New Roman" w:hAnsi="Times New Roman"/>
          <w:color w:val="333333"/>
          <w:sz w:val="28"/>
          <w:szCs w:val="28"/>
          <w:shd w:val="clear" w:color="auto" w:fill="FFFFFF"/>
          <w:lang w:val="bg-BG"/>
        </w:rPr>
        <w:t xml:space="preserve">000 000 уникални посетители всеки месец. Получавате допълнително промотиране от </w:t>
      </w:r>
      <w:r w:rsidRPr="00C56551">
        <w:rPr>
          <w:rFonts w:ascii="Times New Roman" w:hAnsi="Times New Roman"/>
          <w:color w:val="333333"/>
          <w:sz w:val="28"/>
          <w:szCs w:val="28"/>
          <w:shd w:val="clear" w:color="auto" w:fill="FFFFFF"/>
        </w:rPr>
        <w:t xml:space="preserve">Google </w:t>
      </w:r>
      <w:r w:rsidRPr="00C56551">
        <w:rPr>
          <w:rFonts w:ascii="Times New Roman" w:hAnsi="Times New Roman"/>
          <w:color w:val="333333"/>
          <w:sz w:val="28"/>
          <w:szCs w:val="28"/>
          <w:shd w:val="clear" w:color="auto" w:fill="FFFFFF"/>
          <w:lang w:val="bg-BG"/>
        </w:rPr>
        <w:t xml:space="preserve">и </w:t>
      </w:r>
      <w:r w:rsidRPr="00C56551">
        <w:rPr>
          <w:rFonts w:ascii="Times New Roman" w:hAnsi="Times New Roman"/>
          <w:color w:val="333333"/>
          <w:sz w:val="28"/>
          <w:szCs w:val="28"/>
          <w:shd w:val="clear" w:color="auto" w:fill="FFFFFF"/>
        </w:rPr>
        <w:t xml:space="preserve">Facebook </w:t>
      </w:r>
      <w:r w:rsidRPr="00C56551">
        <w:rPr>
          <w:rFonts w:ascii="Times New Roman" w:hAnsi="Times New Roman"/>
          <w:color w:val="333333"/>
          <w:sz w:val="28"/>
          <w:szCs w:val="28"/>
          <w:shd w:val="clear" w:color="auto" w:fill="FFFFFF"/>
          <w:lang w:val="bg-BG"/>
        </w:rPr>
        <w:t xml:space="preserve">като по този начин идеята им е промотирането да достигне до всеки пасивно търсещ работа. </w:t>
      </w:r>
      <w:r w:rsidRPr="00C56551">
        <w:rPr>
          <w:rFonts w:ascii="Times New Roman" w:hAnsi="Times New Roman"/>
          <w:color w:val="333333"/>
          <w:sz w:val="28"/>
          <w:szCs w:val="28"/>
          <w:shd w:val="clear" w:color="auto" w:fill="FFFFFF"/>
          <w:lang w:val="bg-BG"/>
        </w:rPr>
        <w:lastRenderedPageBreak/>
        <w:t>Като работодател ще имате възможност да се сдобиете с база данни  от анонимни С</w:t>
      </w:r>
      <w:r w:rsidRPr="00C56551">
        <w:rPr>
          <w:rFonts w:ascii="Times New Roman" w:hAnsi="Times New Roman"/>
          <w:color w:val="333333"/>
          <w:sz w:val="28"/>
          <w:szCs w:val="28"/>
          <w:shd w:val="clear" w:color="auto" w:fill="FFFFFF"/>
        </w:rPr>
        <w:t>V-</w:t>
      </w:r>
      <w:r w:rsidRPr="00C56551">
        <w:rPr>
          <w:rFonts w:ascii="Times New Roman" w:hAnsi="Times New Roman"/>
          <w:color w:val="333333"/>
          <w:sz w:val="28"/>
          <w:szCs w:val="28"/>
          <w:shd w:val="clear" w:color="auto" w:fill="FFFFFF"/>
          <w:lang w:val="bg-BG"/>
        </w:rPr>
        <w:t xml:space="preserve">та както в </w:t>
      </w:r>
      <w:r w:rsidRPr="00C56551">
        <w:rPr>
          <w:rFonts w:ascii="Times New Roman" w:hAnsi="Times New Roman"/>
          <w:color w:val="333333"/>
          <w:sz w:val="28"/>
          <w:szCs w:val="28"/>
          <w:shd w:val="clear" w:color="auto" w:fill="FFFFFF"/>
        </w:rPr>
        <w:t>IT</w:t>
      </w:r>
      <w:r w:rsidRPr="00C56551">
        <w:rPr>
          <w:rFonts w:ascii="Times New Roman" w:hAnsi="Times New Roman"/>
          <w:color w:val="333333"/>
          <w:sz w:val="28"/>
          <w:szCs w:val="28"/>
          <w:shd w:val="clear" w:color="auto" w:fill="FFFFFF"/>
          <w:lang w:val="bg-BG"/>
        </w:rPr>
        <w:t xml:space="preserve"> така и в </w:t>
      </w:r>
      <w:r w:rsidRPr="00C56551">
        <w:rPr>
          <w:rFonts w:ascii="Times New Roman" w:hAnsi="Times New Roman"/>
          <w:color w:val="333333"/>
          <w:sz w:val="28"/>
          <w:szCs w:val="28"/>
          <w:shd w:val="clear" w:color="auto" w:fill="FFFFFF"/>
        </w:rPr>
        <w:t xml:space="preserve">BRO </w:t>
      </w:r>
      <w:r w:rsidRPr="00C56551">
        <w:rPr>
          <w:rFonts w:ascii="Times New Roman" w:hAnsi="Times New Roman"/>
          <w:color w:val="333333"/>
          <w:sz w:val="28"/>
          <w:szCs w:val="28"/>
          <w:shd w:val="clear" w:color="auto" w:fill="FFFFFF"/>
          <w:lang w:val="bg-BG"/>
        </w:rPr>
        <w:t>сектора.</w:t>
      </w:r>
    </w:p>
    <w:p w:rsidR="00460FB5" w:rsidRDefault="00460FB5" w:rsidP="006B01D1">
      <w:pPr>
        <w:spacing w:line="360" w:lineRule="auto"/>
        <w:jc w:val="both"/>
        <w:rPr>
          <w:rFonts w:ascii="Times New Roman" w:hAnsi="Times New Roman"/>
          <w:color w:val="333333"/>
          <w:sz w:val="28"/>
          <w:szCs w:val="28"/>
          <w:shd w:val="clear" w:color="auto" w:fill="FFFFFF"/>
          <w:lang w:val="bg-BG"/>
        </w:rPr>
      </w:pPr>
      <w:r w:rsidRPr="00C56551">
        <w:rPr>
          <w:rFonts w:ascii="Times New Roman" w:hAnsi="Times New Roman"/>
          <w:color w:val="333333"/>
          <w:sz w:val="28"/>
          <w:szCs w:val="28"/>
          <w:shd w:val="clear" w:color="auto" w:fill="FFFFFF"/>
          <w:lang w:val="bg-BG"/>
        </w:rPr>
        <w:t xml:space="preserve">Главен недостатък е, че услугите, които се предлагат от този кариерен сайт са само достъпни за България. </w:t>
      </w:r>
    </w:p>
    <w:p w:rsidR="006B01D1" w:rsidRPr="00C56551" w:rsidRDefault="006B01D1" w:rsidP="00C56551">
      <w:pPr>
        <w:spacing w:line="360" w:lineRule="auto"/>
        <w:rPr>
          <w:rFonts w:ascii="Times New Roman" w:hAnsi="Times New Roman"/>
          <w:color w:val="333333"/>
          <w:sz w:val="28"/>
          <w:szCs w:val="28"/>
          <w:shd w:val="clear" w:color="auto" w:fill="FFFFFF"/>
          <w:lang w:val="bg-BG"/>
        </w:rPr>
      </w:pPr>
    </w:p>
    <w:p w:rsidR="00460FB5" w:rsidRPr="00C56551" w:rsidRDefault="00460FB5" w:rsidP="000A0792">
      <w:pPr>
        <w:pStyle w:val="Heading2"/>
        <w:numPr>
          <w:ilvl w:val="2"/>
          <w:numId w:val="12"/>
        </w:numPr>
        <w:rPr>
          <w:b/>
          <w:i w:val="0"/>
          <w:shd w:val="clear" w:color="auto" w:fill="FFFFFF"/>
        </w:rPr>
      </w:pPr>
      <w:bookmarkStart w:id="24" w:name="_Toc3452584"/>
      <w:r w:rsidRPr="00C56551">
        <w:rPr>
          <w:b/>
          <w:i w:val="0"/>
          <w:shd w:val="clear" w:color="auto" w:fill="FFFFFF"/>
        </w:rPr>
        <w:t>JOBS BG</w:t>
      </w:r>
      <w:bookmarkEnd w:id="24"/>
    </w:p>
    <w:p w:rsidR="00460FB5" w:rsidRPr="00951F94" w:rsidRDefault="00460FB5" w:rsidP="00460F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textAlignment w:val="auto"/>
        <w:rPr>
          <w:rFonts w:ascii="Arial" w:hAnsi="Arial" w:cs="Arial"/>
          <w:szCs w:val="24"/>
          <w:lang w:val="bg-BG" w:eastAsia="en-US"/>
        </w:rPr>
      </w:pPr>
    </w:p>
    <w:p w:rsidR="00460FB5" w:rsidRPr="00C56551" w:rsidRDefault="00460FB5" w:rsidP="006B01D1">
      <w:pPr>
        <w:pStyle w:val="HTMLPreformatted"/>
        <w:shd w:val="clear" w:color="auto" w:fill="FFFFFF"/>
        <w:spacing w:line="360" w:lineRule="auto"/>
        <w:jc w:val="both"/>
        <w:rPr>
          <w:rFonts w:ascii="Times New Roman" w:hAnsi="Times New Roman" w:cs="Times New Roman"/>
          <w:sz w:val="28"/>
          <w:szCs w:val="28"/>
        </w:rPr>
      </w:pPr>
      <w:r w:rsidRPr="00C56551">
        <w:rPr>
          <w:rFonts w:ascii="Times New Roman" w:hAnsi="Times New Roman" w:cs="Times New Roman"/>
          <w:sz w:val="28"/>
          <w:szCs w:val="28"/>
          <w:lang w:val="bg-BG"/>
        </w:rPr>
        <w:t>JOBS.BG е първият работен сайт - и един от най-популярните сайтове в България, посещаван от повече от 1.2 милиона уникални потребители всеки месец (Google Analytics). Като основен източник за кариерно консултиране по ИТ и инженерни сектори, JOBS.BG има добра репутация сред най-добрите кандидати в тези отрасли.</w:t>
      </w:r>
      <w:r w:rsidRPr="00C56551">
        <w:rPr>
          <w:rFonts w:ascii="Times New Roman" w:hAnsi="Times New Roman" w:cs="Times New Roman"/>
          <w:sz w:val="28"/>
          <w:szCs w:val="28"/>
        </w:rPr>
        <w:t xml:space="preserve"> </w:t>
      </w:r>
      <w:r w:rsidRPr="00C56551">
        <w:rPr>
          <w:rFonts w:ascii="Times New Roman" w:hAnsi="Times New Roman" w:cs="Times New Roman"/>
          <w:sz w:val="28"/>
          <w:szCs w:val="28"/>
          <w:lang w:val="bg-BG"/>
        </w:rPr>
        <w:t>JOBS.BG е медия за набиране на персонал с най-голяма аудитория в България, с аудитория, превишаваща многократно общата аудитория на всички свои конкуренти. Ето защо над 70 000 фирми публикуват над 20 000 предложения за работа на месец.</w:t>
      </w:r>
    </w:p>
    <w:p w:rsidR="00460FB5" w:rsidRPr="00C56551" w:rsidRDefault="00460FB5" w:rsidP="00C56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spacing w:line="360" w:lineRule="auto"/>
        <w:textAlignment w:val="auto"/>
        <w:rPr>
          <w:rFonts w:ascii="Times New Roman" w:hAnsi="Times New Roman"/>
          <w:sz w:val="28"/>
          <w:szCs w:val="28"/>
          <w:lang w:eastAsia="en-US"/>
        </w:rPr>
      </w:pPr>
    </w:p>
    <w:p w:rsidR="005516A1" w:rsidRDefault="00460FB5" w:rsidP="006B0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spacing w:line="360" w:lineRule="auto"/>
        <w:jc w:val="both"/>
        <w:textAlignment w:val="auto"/>
        <w:rPr>
          <w:rFonts w:ascii="Times New Roman" w:hAnsi="Times New Roman"/>
          <w:sz w:val="28"/>
          <w:szCs w:val="28"/>
          <w:shd w:val="clear" w:color="auto" w:fill="FFFFFF"/>
        </w:rPr>
      </w:pPr>
      <w:r w:rsidRPr="00C56551">
        <w:rPr>
          <w:rFonts w:ascii="Times New Roman" w:hAnsi="Times New Roman"/>
          <w:sz w:val="28"/>
          <w:szCs w:val="28"/>
          <w:lang w:val="bg-BG" w:eastAsia="en-US"/>
        </w:rPr>
        <w:t xml:space="preserve">Jobs.bg е създадено през 2002 г. и управлявано от изпълнителния директор Пламен Вушев. Сайтът Jobs.bg е на разположение на английски и български език. Без да бъде най-впечатляващото работно място, това е 19-ият най-посещаван уебсайт в страната. Няма секция „За нас“ и на практика нищо на Linkedin (с изключение на 211 последователи), но в секцията „Въпроси и отговори“ има информация за таблото за работа. Дори социалните медии трудно могат да бъдат проследени: няма Twitter страница и редица фалшиви Facebook. Jobs.bg притежава Economy.bg, който публикува статии за пазара на труда, поддържа актуални информация за местните и международните събития. Главен минус, от който някой от потребителите се оплакват е, че </w:t>
      </w:r>
      <w:r w:rsidRPr="00C56551">
        <w:rPr>
          <w:rFonts w:ascii="Times New Roman" w:hAnsi="Times New Roman"/>
          <w:sz w:val="28"/>
          <w:szCs w:val="28"/>
          <w:shd w:val="clear" w:color="auto" w:fill="FFFFFF"/>
        </w:rPr>
        <w:t xml:space="preserve"> Jobs.bg </w:t>
      </w:r>
      <w:r w:rsidRPr="00C56551">
        <w:rPr>
          <w:rFonts w:ascii="Times New Roman" w:hAnsi="Times New Roman"/>
          <w:sz w:val="28"/>
          <w:szCs w:val="28"/>
          <w:shd w:val="clear" w:color="auto" w:fill="FFFFFF"/>
          <w:lang w:val="bg-BG"/>
        </w:rPr>
        <w:t xml:space="preserve">не изпращат автобиографиите на кандидаствалите  на компаниите. Те </w:t>
      </w:r>
      <w:r w:rsidRPr="00C56551">
        <w:rPr>
          <w:rFonts w:ascii="Times New Roman" w:hAnsi="Times New Roman"/>
          <w:sz w:val="28"/>
          <w:szCs w:val="28"/>
          <w:shd w:val="clear" w:color="auto" w:fill="FFFFFF"/>
          <w:lang w:val="bg-BG"/>
        </w:rPr>
        <w:lastRenderedPageBreak/>
        <w:t xml:space="preserve">очакват компаниите да влязат в профила си, където  да отидат на списъка  с кандидаствали и оттам да изтеглят въпросните автобиографии. Една дребна промяна, която може да коства загубена кандидатура за позиция. По-големият проблем е, че работодателите и търсещите работа дори не осъзнават това, те не разбират, че има кандидати или пък че тяхното </w:t>
      </w:r>
      <w:r w:rsidRPr="00C56551">
        <w:rPr>
          <w:rFonts w:ascii="Times New Roman" w:hAnsi="Times New Roman"/>
          <w:sz w:val="28"/>
          <w:szCs w:val="28"/>
          <w:shd w:val="clear" w:color="auto" w:fill="FFFFFF"/>
        </w:rPr>
        <w:t xml:space="preserve">CV e </w:t>
      </w:r>
      <w:r w:rsidRPr="00C56551">
        <w:rPr>
          <w:rFonts w:ascii="Times New Roman" w:hAnsi="Times New Roman"/>
          <w:sz w:val="28"/>
          <w:szCs w:val="28"/>
          <w:shd w:val="clear" w:color="auto" w:fill="FFFFFF"/>
          <w:lang w:val="bg-BG"/>
        </w:rPr>
        <w:t xml:space="preserve">стигнало просто до </w:t>
      </w:r>
      <w:r w:rsidRPr="00C56551">
        <w:rPr>
          <w:rFonts w:ascii="Times New Roman" w:hAnsi="Times New Roman"/>
          <w:sz w:val="28"/>
          <w:szCs w:val="28"/>
          <w:shd w:val="clear" w:color="auto" w:fill="FFFFFF"/>
        </w:rPr>
        <w:t>jobs.bg.</w:t>
      </w:r>
    </w:p>
    <w:p w:rsidR="00C56551" w:rsidRPr="00C56551" w:rsidRDefault="00C56551" w:rsidP="00C56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spacing w:line="360" w:lineRule="auto"/>
        <w:textAlignment w:val="auto"/>
        <w:rPr>
          <w:rFonts w:ascii="Times New Roman" w:hAnsi="Times New Roman"/>
          <w:sz w:val="28"/>
          <w:szCs w:val="28"/>
          <w:shd w:val="clear" w:color="auto" w:fill="FFFFFF"/>
        </w:rPr>
      </w:pPr>
    </w:p>
    <w:p w:rsidR="00460FB5" w:rsidRPr="00C56551" w:rsidRDefault="00460FB5" w:rsidP="000A0792">
      <w:pPr>
        <w:pStyle w:val="Heading2"/>
        <w:numPr>
          <w:ilvl w:val="2"/>
          <w:numId w:val="12"/>
        </w:numPr>
        <w:rPr>
          <w:b/>
          <w:i w:val="0"/>
          <w:lang w:eastAsia="en-US"/>
        </w:rPr>
      </w:pPr>
      <w:bookmarkStart w:id="25" w:name="_Toc3452585"/>
      <w:r w:rsidRPr="00C56551">
        <w:rPr>
          <w:b/>
          <w:i w:val="0"/>
          <w:lang w:eastAsia="en-US"/>
        </w:rPr>
        <w:t>Buljobs.bg</w:t>
      </w:r>
      <w:bookmarkEnd w:id="25"/>
    </w:p>
    <w:p w:rsidR="00460FB5" w:rsidRPr="00C56551" w:rsidRDefault="00460FB5" w:rsidP="006B01D1">
      <w:pPr>
        <w:pStyle w:val="HTMLPreformatted"/>
        <w:shd w:val="clear" w:color="auto" w:fill="FFFFFF"/>
        <w:spacing w:line="360" w:lineRule="auto"/>
        <w:jc w:val="both"/>
        <w:rPr>
          <w:rFonts w:ascii="Times New Roman" w:hAnsi="Times New Roman" w:cs="Times New Roman"/>
          <w:sz w:val="28"/>
          <w:szCs w:val="28"/>
        </w:rPr>
      </w:pPr>
      <w:r w:rsidRPr="00C56551">
        <w:rPr>
          <w:rFonts w:ascii="Times New Roman" w:hAnsi="Times New Roman" w:cs="Times New Roman"/>
          <w:sz w:val="28"/>
          <w:szCs w:val="28"/>
          <w:shd w:val="clear" w:color="auto" w:fill="FFFFFF"/>
          <w:lang w:val="bg-BG"/>
        </w:rPr>
        <w:t xml:space="preserve">Отново доста подобен на останалите сайт, който притежава вертикална търсачка като по този начин </w:t>
      </w:r>
      <w:r w:rsidRPr="00C56551">
        <w:rPr>
          <w:rFonts w:ascii="Times New Roman" w:hAnsi="Times New Roman" w:cs="Times New Roman"/>
          <w:sz w:val="28"/>
          <w:szCs w:val="28"/>
          <w:lang w:val="bg-BG"/>
        </w:rPr>
        <w:t>осигурява бърз и удобен достъп до хиляди обяви за работа в България чрез събиране на предложения за работа от три основни вида източници: работни портали, фирми, които търсят пряко служители и агенции за подбор на персонал.</w:t>
      </w:r>
      <w:r w:rsidRPr="00C56551">
        <w:rPr>
          <w:rFonts w:ascii="Times New Roman" w:hAnsi="Times New Roman" w:cs="Times New Roman"/>
          <w:sz w:val="28"/>
          <w:szCs w:val="28"/>
        </w:rPr>
        <w:t xml:space="preserve"> </w:t>
      </w:r>
      <w:r w:rsidRPr="00C56551">
        <w:rPr>
          <w:rFonts w:ascii="Times New Roman" w:hAnsi="Times New Roman" w:cs="Times New Roman"/>
          <w:sz w:val="28"/>
          <w:szCs w:val="28"/>
          <w:lang w:val="bg-BG"/>
        </w:rPr>
        <w:t>Чрез специализирана платформа за търсене Buljobs индексира свободните работни места, автоматично следи и предлага ефективни методи за систематизиране / категоризиране и филтриране на съдържанието по различни критерии: профил на позицията, бизнес сфера, местоположение, ключови думи, име на фирма или агенция за подбор на персонал.</w:t>
      </w:r>
    </w:p>
    <w:p w:rsidR="009211FA" w:rsidRPr="00C56551" w:rsidRDefault="00C56551" w:rsidP="00C56551">
      <w:pPr>
        <w:suppressAutoHyphens w:val="0"/>
        <w:overflowPunct/>
        <w:autoSpaceDE/>
        <w:spacing w:after="160" w:line="259" w:lineRule="auto"/>
        <w:textAlignment w:val="auto"/>
        <w:rPr>
          <w:rFonts w:ascii="Arial" w:hAnsi="Arial" w:cs="Arial"/>
          <w:szCs w:val="24"/>
          <w:lang w:val="bg-BG"/>
        </w:rPr>
      </w:pPr>
      <w:r>
        <w:rPr>
          <w:rFonts w:ascii="Arial" w:hAnsi="Arial" w:cs="Arial"/>
          <w:szCs w:val="24"/>
          <w:lang w:val="bg-BG"/>
        </w:rPr>
        <w:br w:type="page"/>
      </w:r>
    </w:p>
    <w:p w:rsidR="00D60488" w:rsidRPr="00C56551" w:rsidRDefault="00D60488" w:rsidP="00C56551">
      <w:pPr>
        <w:pStyle w:val="Heading2"/>
        <w:jc w:val="center"/>
        <w:rPr>
          <w:b/>
          <w:i w:val="0"/>
          <w:sz w:val="36"/>
          <w:szCs w:val="36"/>
        </w:rPr>
      </w:pPr>
      <w:bookmarkStart w:id="26" w:name="_Toc3452586"/>
      <w:r w:rsidRPr="00C56551">
        <w:rPr>
          <w:b/>
          <w:i w:val="0"/>
          <w:sz w:val="36"/>
          <w:szCs w:val="36"/>
        </w:rPr>
        <w:lastRenderedPageBreak/>
        <w:t>Втора глава</w:t>
      </w:r>
      <w:bookmarkEnd w:id="26"/>
    </w:p>
    <w:p w:rsidR="00693167" w:rsidRDefault="00693167" w:rsidP="006A77C7">
      <w:pPr>
        <w:jc w:val="center"/>
        <w:rPr>
          <w:rFonts w:ascii="Tahoma" w:hAnsi="Tahoma" w:cs="Tahoma"/>
          <w:b/>
          <w:sz w:val="28"/>
          <w:lang w:val="bg-BG"/>
        </w:rPr>
      </w:pPr>
    </w:p>
    <w:p w:rsidR="00951F94" w:rsidRDefault="00EB09A2" w:rsidP="000A0792">
      <w:pPr>
        <w:pStyle w:val="Heading2"/>
        <w:numPr>
          <w:ilvl w:val="0"/>
          <w:numId w:val="12"/>
        </w:numPr>
        <w:jc w:val="both"/>
        <w:rPr>
          <w:b/>
          <w:i w:val="0"/>
        </w:rPr>
      </w:pPr>
      <w:bookmarkStart w:id="27" w:name="_Toc3452587"/>
      <w:r w:rsidRPr="00C56551">
        <w:rPr>
          <w:b/>
          <w:i w:val="0"/>
        </w:rPr>
        <w:t>Функционални изисквания към системата</w:t>
      </w:r>
      <w:bookmarkEnd w:id="27"/>
    </w:p>
    <w:p w:rsidR="008C12F9" w:rsidRPr="008C12F9" w:rsidRDefault="008C12F9" w:rsidP="008C12F9">
      <w:pPr>
        <w:spacing w:line="276" w:lineRule="auto"/>
        <w:jc w:val="both"/>
        <w:rPr>
          <w:rFonts w:ascii="Times New Roman" w:hAnsi="Times New Roman"/>
          <w:sz w:val="28"/>
          <w:szCs w:val="28"/>
          <w:lang w:val="bg-BG"/>
        </w:rPr>
      </w:pPr>
    </w:p>
    <w:p w:rsidR="00951F94" w:rsidRPr="008C12F9" w:rsidRDefault="00295F58" w:rsidP="008C12F9">
      <w:pPr>
        <w:pStyle w:val="NormalWeb"/>
        <w:spacing w:before="0" w:beforeAutospacing="0" w:after="200" w:afterAutospacing="0" w:line="276" w:lineRule="auto"/>
        <w:jc w:val="both"/>
        <w:textAlignment w:val="baseline"/>
        <w:rPr>
          <w:color w:val="000000"/>
          <w:sz w:val="28"/>
          <w:szCs w:val="28"/>
          <w:lang w:val="bg-BG"/>
        </w:rPr>
      </w:pPr>
      <w:r w:rsidRPr="008C12F9">
        <w:rPr>
          <w:color w:val="000000"/>
          <w:sz w:val="28"/>
          <w:szCs w:val="28"/>
        </w:rPr>
        <w:t>Приложението</w:t>
      </w:r>
      <w:r w:rsidR="00EB09A2" w:rsidRPr="008C12F9">
        <w:rPr>
          <w:color w:val="000000"/>
          <w:sz w:val="28"/>
          <w:szCs w:val="28"/>
        </w:rPr>
        <w:t xml:space="preserve"> се състои от две главни разделения тази на административната част и тази</w:t>
      </w:r>
      <w:r w:rsidR="00EB09A2" w:rsidRPr="008C12F9">
        <w:rPr>
          <w:color w:val="000000"/>
          <w:sz w:val="28"/>
          <w:szCs w:val="28"/>
          <w:lang w:val="bg-BG"/>
        </w:rPr>
        <w:t xml:space="preserve"> на обикновения потребител, който няма да има достъп до цялата функционалност на приложението. Обикновеният потребител може да бъде регистриран в качеството си на работодател или служител също с определени права. </w:t>
      </w:r>
    </w:p>
    <w:p w:rsidR="00951F94" w:rsidRPr="008C12F9" w:rsidRDefault="00693167" w:rsidP="000A0792">
      <w:pPr>
        <w:pStyle w:val="NormalWeb"/>
        <w:numPr>
          <w:ilvl w:val="0"/>
          <w:numId w:val="4"/>
        </w:numPr>
        <w:spacing w:before="0" w:beforeAutospacing="0" w:after="200" w:afterAutospacing="0" w:line="276" w:lineRule="auto"/>
        <w:jc w:val="both"/>
        <w:textAlignment w:val="baseline"/>
        <w:rPr>
          <w:color w:val="000000"/>
          <w:sz w:val="28"/>
          <w:szCs w:val="28"/>
          <w:lang w:val="bg-BG"/>
        </w:rPr>
      </w:pPr>
      <w:r w:rsidRPr="008C12F9">
        <w:rPr>
          <w:color w:val="222222"/>
          <w:sz w:val="28"/>
          <w:szCs w:val="28"/>
        </w:rPr>
        <w:t>Системата ще позволява на анонимния потребител да:</w:t>
      </w:r>
    </w:p>
    <w:p w:rsidR="000E0DA8" w:rsidRPr="008C12F9" w:rsidRDefault="00951F94" w:rsidP="000A0792">
      <w:pPr>
        <w:numPr>
          <w:ilvl w:val="1"/>
          <w:numId w:val="4"/>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eastAsia="en-US"/>
        </w:rPr>
        <w:t>Разглежда обяви за работа</w:t>
      </w:r>
    </w:p>
    <w:p w:rsidR="00951F94" w:rsidRPr="008C12F9" w:rsidRDefault="00693167" w:rsidP="000A0792">
      <w:pPr>
        <w:numPr>
          <w:ilvl w:val="1"/>
          <w:numId w:val="4"/>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eastAsia="en-US"/>
        </w:rPr>
        <w:t>Разглежда профили на търсещи работа</w:t>
      </w:r>
    </w:p>
    <w:p w:rsidR="00693167" w:rsidRPr="008C12F9" w:rsidRDefault="00693167" w:rsidP="000A0792">
      <w:pPr>
        <w:numPr>
          <w:ilvl w:val="1"/>
          <w:numId w:val="4"/>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eastAsia="en-US"/>
        </w:rPr>
        <w:t>Се регистрира като работник (търсещ работа)</w:t>
      </w:r>
    </w:p>
    <w:p w:rsidR="00693167" w:rsidRPr="008C12F9" w:rsidRDefault="00693167" w:rsidP="000A0792">
      <w:pPr>
        <w:numPr>
          <w:ilvl w:val="1"/>
          <w:numId w:val="4"/>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eastAsia="en-US"/>
        </w:rPr>
        <w:t>Се регистрира като работодател (предлагащ работа)</w:t>
      </w:r>
    </w:p>
    <w:p w:rsidR="00951F94" w:rsidRPr="008C12F9" w:rsidRDefault="00693167" w:rsidP="000A0792">
      <w:pPr>
        <w:numPr>
          <w:ilvl w:val="1"/>
          <w:numId w:val="4"/>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eastAsia="en-US"/>
        </w:rPr>
        <w:t>Се аутентикира с име и парола</w:t>
      </w:r>
    </w:p>
    <w:p w:rsidR="00EB09A2" w:rsidRPr="008C12F9" w:rsidRDefault="000E0DA8" w:rsidP="000A0792">
      <w:pPr>
        <w:numPr>
          <w:ilvl w:val="1"/>
          <w:numId w:val="4"/>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val="bg-BG" w:eastAsia="en-US"/>
        </w:rPr>
        <w:t>Създава анонимно</w:t>
      </w:r>
      <w:r w:rsidRPr="008C12F9">
        <w:rPr>
          <w:rFonts w:ascii="Times New Roman" w:hAnsi="Times New Roman"/>
          <w:color w:val="222222"/>
          <w:sz w:val="28"/>
          <w:szCs w:val="28"/>
          <w:lang w:eastAsia="en-US"/>
        </w:rPr>
        <w:t xml:space="preserve"> CV</w:t>
      </w:r>
    </w:p>
    <w:p w:rsidR="00951F94" w:rsidRPr="008C12F9" w:rsidRDefault="00951F94" w:rsidP="008C12F9">
      <w:pPr>
        <w:suppressAutoHyphens w:val="0"/>
        <w:overflowPunct/>
        <w:autoSpaceDE/>
        <w:spacing w:line="276" w:lineRule="auto"/>
        <w:ind w:left="1440"/>
        <w:jc w:val="both"/>
        <w:rPr>
          <w:rFonts w:ascii="Times New Roman" w:hAnsi="Times New Roman"/>
          <w:color w:val="222222"/>
          <w:sz w:val="28"/>
          <w:szCs w:val="28"/>
          <w:lang w:eastAsia="en-US"/>
        </w:rPr>
      </w:pPr>
    </w:p>
    <w:p w:rsidR="00693167" w:rsidRPr="008C12F9" w:rsidRDefault="00693167" w:rsidP="000A0792">
      <w:pPr>
        <w:pStyle w:val="ListParagraph"/>
        <w:numPr>
          <w:ilvl w:val="0"/>
          <w:numId w:val="4"/>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eastAsia="en-US"/>
        </w:rPr>
        <w:t>Системата ще позволява на аутентикирания работник да:</w:t>
      </w:r>
    </w:p>
    <w:p w:rsidR="001435E0" w:rsidRPr="008C12F9" w:rsidRDefault="001435E0" w:rsidP="008C12F9">
      <w:pPr>
        <w:pStyle w:val="ListParagraph"/>
        <w:suppressAutoHyphens w:val="0"/>
        <w:overflowPunct/>
        <w:autoSpaceDE/>
        <w:spacing w:line="276" w:lineRule="auto"/>
        <w:jc w:val="both"/>
        <w:rPr>
          <w:rFonts w:ascii="Times New Roman" w:hAnsi="Times New Roman"/>
          <w:color w:val="222222"/>
          <w:sz w:val="28"/>
          <w:szCs w:val="28"/>
          <w:lang w:eastAsia="en-US"/>
        </w:rPr>
      </w:pPr>
    </w:p>
    <w:p w:rsidR="00693167" w:rsidRPr="008C12F9" w:rsidRDefault="00693167" w:rsidP="000A0792">
      <w:pPr>
        <w:pStyle w:val="ListParagraph"/>
        <w:numPr>
          <w:ilvl w:val="1"/>
          <w:numId w:val="4"/>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eastAsia="en-US"/>
        </w:rPr>
        <w:t>Разглежда обяви за работа</w:t>
      </w:r>
    </w:p>
    <w:p w:rsidR="00693167" w:rsidRPr="008C12F9" w:rsidRDefault="00693167" w:rsidP="000A0792">
      <w:pPr>
        <w:pStyle w:val="ListParagraph"/>
        <w:numPr>
          <w:ilvl w:val="1"/>
          <w:numId w:val="4"/>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eastAsia="en-US"/>
        </w:rPr>
        <w:t>Редактира профила си</w:t>
      </w:r>
    </w:p>
    <w:p w:rsidR="00693167" w:rsidRPr="008C12F9" w:rsidRDefault="00693167" w:rsidP="000A0792">
      <w:pPr>
        <w:pStyle w:val="ListParagraph"/>
        <w:numPr>
          <w:ilvl w:val="1"/>
          <w:numId w:val="4"/>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eastAsia="en-US"/>
        </w:rPr>
        <w:t>Кандидатства по обява</w:t>
      </w:r>
    </w:p>
    <w:p w:rsidR="000E0DA8" w:rsidRPr="008C12F9" w:rsidRDefault="000E0DA8" w:rsidP="000A0792">
      <w:pPr>
        <w:pStyle w:val="ListParagraph"/>
        <w:numPr>
          <w:ilvl w:val="0"/>
          <w:numId w:val="5"/>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eastAsia="en-US"/>
        </w:rPr>
        <w:t>Да управлява кандидатурата си по дадена обява</w:t>
      </w:r>
    </w:p>
    <w:p w:rsidR="000E0DA8" w:rsidRPr="008C12F9" w:rsidRDefault="000E0DA8" w:rsidP="000A0792">
      <w:pPr>
        <w:pStyle w:val="ListParagraph"/>
        <w:numPr>
          <w:ilvl w:val="0"/>
          <w:numId w:val="5"/>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eastAsia="en-US"/>
        </w:rPr>
        <w:t>Като води диалог с работодателя по обявата във вид на съобщения</w:t>
      </w:r>
    </w:p>
    <w:p w:rsidR="000E0DA8" w:rsidRPr="008C12F9" w:rsidRDefault="000E0DA8" w:rsidP="000A0792">
      <w:pPr>
        <w:pStyle w:val="ListParagraph"/>
        <w:numPr>
          <w:ilvl w:val="0"/>
          <w:numId w:val="5"/>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eastAsia="en-US"/>
        </w:rPr>
        <w:t>Като потвърди в случай, че бъде избран за работата</w:t>
      </w:r>
    </w:p>
    <w:p w:rsidR="000E0DA8" w:rsidRPr="008C12F9" w:rsidRDefault="000E0DA8" w:rsidP="000A0792">
      <w:pPr>
        <w:pStyle w:val="ListParagraph"/>
        <w:numPr>
          <w:ilvl w:val="0"/>
          <w:numId w:val="5"/>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eastAsia="en-US"/>
        </w:rPr>
        <w:t>Да маркира работата като приключена</w:t>
      </w:r>
    </w:p>
    <w:p w:rsidR="000E0DA8" w:rsidRPr="008C12F9" w:rsidRDefault="000E0DA8" w:rsidP="000A0792">
      <w:pPr>
        <w:pStyle w:val="ListParagraph"/>
        <w:numPr>
          <w:ilvl w:val="0"/>
          <w:numId w:val="5"/>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eastAsia="en-US"/>
        </w:rPr>
        <w:t>Да даде обратна връзка за работодателя</w:t>
      </w:r>
    </w:p>
    <w:p w:rsidR="005C0F4D" w:rsidRPr="006B01D1" w:rsidRDefault="000E0DA8" w:rsidP="006B01D1">
      <w:pPr>
        <w:pStyle w:val="ListParagraph"/>
        <w:numPr>
          <w:ilvl w:val="0"/>
          <w:numId w:val="5"/>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val="bg-BG" w:eastAsia="en-US"/>
        </w:rPr>
        <w:t xml:space="preserve">Да създаде обява, с която да покаже уменията си като зададе </w:t>
      </w:r>
      <w:r w:rsidR="00234F12" w:rsidRPr="008C12F9">
        <w:rPr>
          <w:rFonts w:ascii="Times New Roman" w:hAnsi="Times New Roman"/>
          <w:color w:val="222222"/>
          <w:sz w:val="28"/>
          <w:szCs w:val="28"/>
          <w:lang w:val="bg-BG" w:eastAsia="en-US"/>
        </w:rPr>
        <w:t>:</w:t>
      </w:r>
    </w:p>
    <w:p w:rsidR="00234F12" w:rsidRPr="008C12F9" w:rsidRDefault="00234F12" w:rsidP="000A0792">
      <w:pPr>
        <w:pStyle w:val="ListParagraph"/>
        <w:numPr>
          <w:ilvl w:val="2"/>
          <w:numId w:val="5"/>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val="bg-BG" w:eastAsia="en-US"/>
        </w:rPr>
        <w:t>Период, за който може да извърши конкретната работа</w:t>
      </w:r>
    </w:p>
    <w:p w:rsidR="00234F12" w:rsidRPr="008C12F9" w:rsidRDefault="00234F12" w:rsidP="000A0792">
      <w:pPr>
        <w:pStyle w:val="ListParagraph"/>
        <w:numPr>
          <w:ilvl w:val="2"/>
          <w:numId w:val="5"/>
        </w:numPr>
        <w:suppressAutoHyphens w:val="0"/>
        <w:overflowPunct/>
        <w:autoSpaceDE/>
        <w:spacing w:line="276" w:lineRule="auto"/>
        <w:jc w:val="both"/>
        <w:rPr>
          <w:rFonts w:ascii="Times New Roman" w:hAnsi="Times New Roman"/>
          <w:color w:val="222222"/>
          <w:sz w:val="28"/>
          <w:szCs w:val="28"/>
          <w:lang w:val="bg-BG" w:eastAsia="en-US"/>
        </w:rPr>
      </w:pPr>
      <w:r w:rsidRPr="008C12F9">
        <w:rPr>
          <w:rFonts w:ascii="Times New Roman" w:hAnsi="Times New Roman"/>
          <w:color w:val="222222"/>
          <w:sz w:val="28"/>
          <w:szCs w:val="28"/>
          <w:lang w:val="bg-BG" w:eastAsia="en-US"/>
        </w:rPr>
        <w:t>Опит, който притежава</w:t>
      </w:r>
    </w:p>
    <w:p w:rsidR="006B01D1" w:rsidRPr="006B01D1" w:rsidRDefault="00234F12" w:rsidP="00DE1781">
      <w:pPr>
        <w:pStyle w:val="ListParagraph"/>
        <w:numPr>
          <w:ilvl w:val="2"/>
          <w:numId w:val="5"/>
        </w:numPr>
        <w:suppressAutoHyphens w:val="0"/>
        <w:overflowPunct/>
        <w:autoSpaceDE/>
        <w:spacing w:line="276" w:lineRule="auto"/>
        <w:jc w:val="both"/>
        <w:rPr>
          <w:rFonts w:ascii="Times New Roman" w:hAnsi="Times New Roman"/>
          <w:color w:val="222222"/>
          <w:sz w:val="28"/>
          <w:szCs w:val="28"/>
          <w:lang w:eastAsia="en-US"/>
        </w:rPr>
      </w:pPr>
      <w:r w:rsidRPr="006B01D1">
        <w:rPr>
          <w:rFonts w:ascii="Times New Roman" w:hAnsi="Times New Roman"/>
          <w:color w:val="222222"/>
          <w:sz w:val="28"/>
          <w:szCs w:val="28"/>
          <w:lang w:val="bg-BG" w:eastAsia="en-US"/>
        </w:rPr>
        <w:t xml:space="preserve">Избере сума, която </w:t>
      </w:r>
      <w:r w:rsidR="001435E0" w:rsidRPr="006B01D1">
        <w:rPr>
          <w:rFonts w:ascii="Times New Roman" w:hAnsi="Times New Roman"/>
          <w:color w:val="222222"/>
          <w:sz w:val="28"/>
          <w:szCs w:val="28"/>
          <w:lang w:val="bg-BG" w:eastAsia="en-US"/>
        </w:rPr>
        <w:t xml:space="preserve">би получил при свършените </w:t>
      </w:r>
      <w:r w:rsidRPr="006B01D1">
        <w:rPr>
          <w:rFonts w:ascii="Times New Roman" w:hAnsi="Times New Roman"/>
          <w:color w:val="222222"/>
          <w:sz w:val="28"/>
          <w:szCs w:val="28"/>
          <w:lang w:val="bg-BG" w:eastAsia="en-US"/>
        </w:rPr>
        <w:t>задължения</w:t>
      </w:r>
    </w:p>
    <w:p w:rsidR="00234F12" w:rsidRPr="006B01D1" w:rsidRDefault="00234F12" w:rsidP="00DE1781">
      <w:pPr>
        <w:pStyle w:val="ListParagraph"/>
        <w:numPr>
          <w:ilvl w:val="2"/>
          <w:numId w:val="5"/>
        </w:numPr>
        <w:suppressAutoHyphens w:val="0"/>
        <w:overflowPunct/>
        <w:autoSpaceDE/>
        <w:spacing w:line="276" w:lineRule="auto"/>
        <w:jc w:val="both"/>
        <w:rPr>
          <w:rFonts w:ascii="Times New Roman" w:hAnsi="Times New Roman"/>
          <w:color w:val="222222"/>
          <w:sz w:val="28"/>
          <w:szCs w:val="28"/>
          <w:lang w:eastAsia="en-US"/>
        </w:rPr>
      </w:pPr>
      <w:r w:rsidRPr="006B01D1">
        <w:rPr>
          <w:rFonts w:ascii="Times New Roman" w:hAnsi="Times New Roman"/>
          <w:color w:val="222222"/>
          <w:sz w:val="28"/>
          <w:szCs w:val="28"/>
          <w:lang w:val="bg-BG" w:eastAsia="en-US"/>
        </w:rPr>
        <w:t>Начин на плащане</w:t>
      </w:r>
    </w:p>
    <w:p w:rsidR="00693167" w:rsidRPr="008C12F9" w:rsidRDefault="00693167" w:rsidP="008C12F9">
      <w:pPr>
        <w:suppressAutoHyphens w:val="0"/>
        <w:overflowPunct/>
        <w:autoSpaceDE/>
        <w:spacing w:line="276" w:lineRule="auto"/>
        <w:ind w:left="720"/>
        <w:jc w:val="both"/>
        <w:rPr>
          <w:rFonts w:ascii="Times New Roman" w:hAnsi="Times New Roman"/>
          <w:color w:val="222222"/>
          <w:sz w:val="28"/>
          <w:szCs w:val="28"/>
          <w:lang w:eastAsia="en-US"/>
        </w:rPr>
      </w:pPr>
    </w:p>
    <w:p w:rsidR="002F5698" w:rsidRPr="008C12F9" w:rsidRDefault="002F5698" w:rsidP="008C12F9">
      <w:pPr>
        <w:suppressAutoHyphens w:val="0"/>
        <w:overflowPunct/>
        <w:autoSpaceDE/>
        <w:spacing w:line="276" w:lineRule="auto"/>
        <w:ind w:left="720"/>
        <w:jc w:val="both"/>
        <w:rPr>
          <w:rFonts w:ascii="Times New Roman" w:hAnsi="Times New Roman"/>
          <w:color w:val="222222"/>
          <w:sz w:val="28"/>
          <w:szCs w:val="28"/>
          <w:lang w:eastAsia="en-US"/>
        </w:rPr>
      </w:pPr>
    </w:p>
    <w:p w:rsidR="00234F12" w:rsidRPr="008C12F9" w:rsidRDefault="00693167" w:rsidP="000A0792">
      <w:pPr>
        <w:pStyle w:val="ListParagraph"/>
        <w:numPr>
          <w:ilvl w:val="0"/>
          <w:numId w:val="6"/>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eastAsia="en-US"/>
        </w:rPr>
        <w:t>Системата ще позволява на аутентикирания работодател да:</w:t>
      </w:r>
    </w:p>
    <w:p w:rsidR="005C0F4D" w:rsidRPr="008C12F9" w:rsidRDefault="005C0F4D" w:rsidP="008C12F9">
      <w:pPr>
        <w:pStyle w:val="ListParagraph"/>
        <w:suppressAutoHyphens w:val="0"/>
        <w:overflowPunct/>
        <w:autoSpaceDE/>
        <w:spacing w:line="276" w:lineRule="auto"/>
        <w:jc w:val="both"/>
        <w:rPr>
          <w:rFonts w:ascii="Times New Roman" w:hAnsi="Times New Roman"/>
          <w:color w:val="222222"/>
          <w:sz w:val="28"/>
          <w:szCs w:val="28"/>
          <w:lang w:eastAsia="en-US"/>
        </w:rPr>
      </w:pPr>
    </w:p>
    <w:p w:rsidR="00234F12" w:rsidRPr="008C12F9" w:rsidRDefault="00234F12" w:rsidP="000A0792">
      <w:pPr>
        <w:pStyle w:val="ListParagraph"/>
        <w:numPr>
          <w:ilvl w:val="1"/>
          <w:numId w:val="6"/>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eastAsia="en-US"/>
        </w:rPr>
        <w:t>Разглежда профили на търсещи работа</w:t>
      </w:r>
    </w:p>
    <w:p w:rsidR="00234F12" w:rsidRPr="008C12F9" w:rsidRDefault="00234F12" w:rsidP="000A0792">
      <w:pPr>
        <w:pStyle w:val="ListParagraph"/>
        <w:numPr>
          <w:ilvl w:val="0"/>
          <w:numId w:val="7"/>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eastAsia="en-US"/>
        </w:rPr>
        <w:t>Редактира профила с</w:t>
      </w:r>
      <w:r w:rsidR="002F5698" w:rsidRPr="008C12F9">
        <w:rPr>
          <w:rFonts w:ascii="Times New Roman" w:hAnsi="Times New Roman"/>
          <w:color w:val="222222"/>
          <w:sz w:val="28"/>
          <w:szCs w:val="28"/>
          <w:lang w:val="bg-BG" w:eastAsia="en-US"/>
        </w:rPr>
        <w:t>и</w:t>
      </w:r>
    </w:p>
    <w:p w:rsidR="00234F12" w:rsidRPr="008C12F9" w:rsidRDefault="00234F12" w:rsidP="000A0792">
      <w:pPr>
        <w:pStyle w:val="ListParagraph"/>
        <w:numPr>
          <w:ilvl w:val="0"/>
          <w:numId w:val="7"/>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val="bg-BG" w:eastAsia="en-US"/>
        </w:rPr>
        <w:t xml:space="preserve">Получи </w:t>
      </w:r>
      <w:r w:rsidRPr="008C12F9">
        <w:rPr>
          <w:rFonts w:ascii="Times New Roman" w:hAnsi="Times New Roman"/>
          <w:color w:val="222222"/>
          <w:sz w:val="28"/>
          <w:szCs w:val="28"/>
          <w:lang w:eastAsia="en-US"/>
        </w:rPr>
        <w:t>CV-</w:t>
      </w:r>
      <w:r w:rsidRPr="008C12F9">
        <w:rPr>
          <w:rFonts w:ascii="Times New Roman" w:hAnsi="Times New Roman"/>
          <w:color w:val="222222"/>
          <w:sz w:val="28"/>
          <w:szCs w:val="28"/>
          <w:lang w:val="bg-BG" w:eastAsia="en-US"/>
        </w:rPr>
        <w:t xml:space="preserve">то или прикачените файлове на кандидатсвалите за конкретната длъжност на посочения имейл </w:t>
      </w:r>
    </w:p>
    <w:p w:rsidR="00234F12" w:rsidRPr="008C12F9" w:rsidRDefault="00234F12" w:rsidP="000A0792">
      <w:pPr>
        <w:pStyle w:val="ListParagraph"/>
        <w:numPr>
          <w:ilvl w:val="0"/>
          <w:numId w:val="7"/>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eastAsia="en-US"/>
        </w:rPr>
        <w:t>Създаде нова обява</w:t>
      </w:r>
    </w:p>
    <w:p w:rsidR="00234F12" w:rsidRPr="008C12F9" w:rsidRDefault="00234F12" w:rsidP="000A0792">
      <w:pPr>
        <w:pStyle w:val="ListParagraph"/>
        <w:numPr>
          <w:ilvl w:val="0"/>
          <w:numId w:val="7"/>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val="bg-BG" w:eastAsia="en-US"/>
        </w:rPr>
        <w:t>Да търси обяви на служители, които отговарят на неговите изисквания</w:t>
      </w:r>
    </w:p>
    <w:p w:rsidR="00234F12" w:rsidRPr="008C12F9" w:rsidRDefault="00234F12" w:rsidP="000A0792">
      <w:pPr>
        <w:pStyle w:val="ListParagraph"/>
        <w:numPr>
          <w:ilvl w:val="0"/>
          <w:numId w:val="7"/>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eastAsia="en-US"/>
        </w:rPr>
        <w:t>Да управлява кандидатурите по дадена обява</w:t>
      </w:r>
    </w:p>
    <w:p w:rsidR="00234F12" w:rsidRPr="008C12F9" w:rsidRDefault="00234F12" w:rsidP="000A0792">
      <w:pPr>
        <w:pStyle w:val="ListParagraph"/>
        <w:numPr>
          <w:ilvl w:val="0"/>
          <w:numId w:val="7"/>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eastAsia="en-US"/>
        </w:rPr>
        <w:t>Да покани работник да кандидатства за обявата</w:t>
      </w:r>
    </w:p>
    <w:p w:rsidR="005C0F4D" w:rsidRPr="008C12F9" w:rsidRDefault="005C0F4D" w:rsidP="008C12F9">
      <w:pPr>
        <w:pStyle w:val="ListParagraph"/>
        <w:suppressAutoHyphens w:val="0"/>
        <w:overflowPunct/>
        <w:autoSpaceDE/>
        <w:spacing w:line="276" w:lineRule="auto"/>
        <w:ind w:left="1440"/>
        <w:jc w:val="both"/>
        <w:rPr>
          <w:rFonts w:ascii="Times New Roman" w:hAnsi="Times New Roman"/>
          <w:color w:val="222222"/>
          <w:sz w:val="28"/>
          <w:szCs w:val="28"/>
          <w:lang w:eastAsia="en-US"/>
        </w:rPr>
      </w:pPr>
    </w:p>
    <w:p w:rsidR="00234F12" w:rsidRPr="008C12F9" w:rsidRDefault="00234F12" w:rsidP="000A0792">
      <w:pPr>
        <w:numPr>
          <w:ilvl w:val="2"/>
          <w:numId w:val="7"/>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eastAsia="en-US"/>
        </w:rPr>
        <w:t>Като води диалог с кандидатите по обявата във вид на съобщения</w:t>
      </w:r>
    </w:p>
    <w:p w:rsidR="00234F12" w:rsidRPr="008C12F9" w:rsidRDefault="00234F12" w:rsidP="000A0792">
      <w:pPr>
        <w:numPr>
          <w:ilvl w:val="2"/>
          <w:numId w:val="7"/>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eastAsia="en-US"/>
        </w:rPr>
        <w:t>Да избере кандидат</w:t>
      </w:r>
    </w:p>
    <w:p w:rsidR="00234F12" w:rsidRPr="008C12F9" w:rsidRDefault="00234F12" w:rsidP="000A0792">
      <w:pPr>
        <w:numPr>
          <w:ilvl w:val="2"/>
          <w:numId w:val="7"/>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eastAsia="en-US"/>
        </w:rPr>
        <w:t>Да маркира работата като приключена</w:t>
      </w:r>
    </w:p>
    <w:p w:rsidR="00234F12" w:rsidRPr="006B01D1" w:rsidRDefault="00234F12" w:rsidP="006B01D1">
      <w:pPr>
        <w:numPr>
          <w:ilvl w:val="2"/>
          <w:numId w:val="7"/>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eastAsia="en-US"/>
        </w:rPr>
        <w:t>Да даде обратна връзка за работника</w:t>
      </w:r>
    </w:p>
    <w:p w:rsidR="00234F12" w:rsidRPr="008C12F9" w:rsidRDefault="00234F12" w:rsidP="008C12F9">
      <w:pPr>
        <w:suppressAutoHyphens w:val="0"/>
        <w:overflowPunct/>
        <w:autoSpaceDE/>
        <w:spacing w:line="276" w:lineRule="auto"/>
        <w:ind w:left="940"/>
        <w:jc w:val="both"/>
        <w:rPr>
          <w:rFonts w:ascii="Times New Roman" w:hAnsi="Times New Roman"/>
          <w:color w:val="222222"/>
          <w:sz w:val="28"/>
          <w:szCs w:val="28"/>
          <w:lang w:eastAsia="en-US"/>
        </w:rPr>
      </w:pPr>
    </w:p>
    <w:p w:rsidR="00A97CC8" w:rsidRPr="008C12F9" w:rsidRDefault="00A97CC8" w:rsidP="000A0792">
      <w:pPr>
        <w:pStyle w:val="NormalWeb"/>
        <w:numPr>
          <w:ilvl w:val="0"/>
          <w:numId w:val="3"/>
        </w:numPr>
        <w:spacing w:before="0" w:beforeAutospacing="0" w:after="200" w:afterAutospacing="0" w:line="276" w:lineRule="auto"/>
        <w:jc w:val="both"/>
        <w:textAlignment w:val="baseline"/>
        <w:rPr>
          <w:color w:val="000000"/>
          <w:sz w:val="28"/>
          <w:szCs w:val="28"/>
          <w:lang w:val="bg-BG"/>
        </w:rPr>
      </w:pPr>
      <w:r w:rsidRPr="008C12F9">
        <w:rPr>
          <w:color w:val="000000"/>
          <w:sz w:val="28"/>
          <w:szCs w:val="28"/>
          <w:lang w:val="bg-BG"/>
        </w:rPr>
        <w:t>Системата ще позволява на администратора да:</w:t>
      </w:r>
    </w:p>
    <w:p w:rsidR="00A97CC8" w:rsidRPr="008C12F9" w:rsidRDefault="00A97CC8" w:rsidP="000A0792">
      <w:pPr>
        <w:pStyle w:val="ListParagraph"/>
        <w:numPr>
          <w:ilvl w:val="0"/>
          <w:numId w:val="8"/>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eastAsia="en-US"/>
        </w:rPr>
        <w:t xml:space="preserve">Изпълнява CRUD ( Create, Read, Upadate, Delete) </w:t>
      </w:r>
      <w:r w:rsidRPr="008C12F9">
        <w:rPr>
          <w:rFonts w:ascii="Times New Roman" w:hAnsi="Times New Roman"/>
          <w:color w:val="222222"/>
          <w:sz w:val="28"/>
          <w:szCs w:val="28"/>
          <w:lang w:val="bg-BG" w:eastAsia="en-US"/>
        </w:rPr>
        <w:t>операциите – създава, преглежда, редактира и изтрива профили на потребителите и обявите свързани с тях</w:t>
      </w:r>
    </w:p>
    <w:p w:rsidR="00A97CC8" w:rsidRPr="008C12F9" w:rsidRDefault="00A97CC8" w:rsidP="000A0792">
      <w:pPr>
        <w:pStyle w:val="NormalWeb"/>
        <w:numPr>
          <w:ilvl w:val="0"/>
          <w:numId w:val="8"/>
        </w:numPr>
        <w:spacing w:before="0" w:beforeAutospacing="0" w:after="200" w:afterAutospacing="0" w:line="276" w:lineRule="auto"/>
        <w:jc w:val="both"/>
        <w:textAlignment w:val="baseline"/>
        <w:rPr>
          <w:color w:val="000000"/>
          <w:sz w:val="28"/>
          <w:szCs w:val="28"/>
          <w:lang w:val="bg-BG"/>
        </w:rPr>
      </w:pPr>
      <w:r w:rsidRPr="008C12F9">
        <w:rPr>
          <w:color w:val="000000"/>
          <w:sz w:val="28"/>
          <w:szCs w:val="28"/>
          <w:lang w:val="bg-BG"/>
        </w:rPr>
        <w:t>Получава статистика с най-търсените длъжности, броя на кандидатсвалите и различна информация свързана с тях</w:t>
      </w:r>
    </w:p>
    <w:p w:rsidR="00A97CC8" w:rsidRPr="008C12F9" w:rsidRDefault="00A97CC8" w:rsidP="000A0792">
      <w:pPr>
        <w:pStyle w:val="NormalWeb"/>
        <w:numPr>
          <w:ilvl w:val="0"/>
          <w:numId w:val="8"/>
        </w:numPr>
        <w:spacing w:before="0" w:beforeAutospacing="0" w:after="200" w:afterAutospacing="0" w:line="276" w:lineRule="auto"/>
        <w:jc w:val="both"/>
        <w:textAlignment w:val="baseline"/>
        <w:rPr>
          <w:color w:val="000000"/>
          <w:sz w:val="28"/>
          <w:szCs w:val="28"/>
          <w:lang w:val="bg-BG"/>
        </w:rPr>
      </w:pPr>
      <w:r w:rsidRPr="008C12F9">
        <w:rPr>
          <w:color w:val="000000"/>
          <w:sz w:val="28"/>
          <w:szCs w:val="28"/>
          <w:lang w:val="bg-BG"/>
        </w:rPr>
        <w:t>Блокира, създва или актуализира дадени профили</w:t>
      </w:r>
    </w:p>
    <w:p w:rsidR="00A97CC8" w:rsidRPr="008C12F9" w:rsidRDefault="00A97CC8" w:rsidP="000A0792">
      <w:pPr>
        <w:pStyle w:val="NormalWeb"/>
        <w:numPr>
          <w:ilvl w:val="0"/>
          <w:numId w:val="8"/>
        </w:numPr>
        <w:spacing w:before="0" w:beforeAutospacing="0" w:after="200" w:afterAutospacing="0" w:line="276" w:lineRule="auto"/>
        <w:jc w:val="both"/>
        <w:textAlignment w:val="baseline"/>
        <w:rPr>
          <w:color w:val="000000"/>
          <w:sz w:val="28"/>
          <w:szCs w:val="28"/>
          <w:lang w:val="bg-BG"/>
        </w:rPr>
      </w:pPr>
      <w:r w:rsidRPr="008C12F9">
        <w:rPr>
          <w:color w:val="000000"/>
          <w:sz w:val="28"/>
          <w:szCs w:val="28"/>
          <w:lang w:val="bg-BG"/>
        </w:rPr>
        <w:t>Влиза в уеб приложението като аунтетикиран потребител с най-много права</w:t>
      </w:r>
    </w:p>
    <w:p w:rsidR="00234F12" w:rsidRDefault="00234F12" w:rsidP="008C12F9">
      <w:pPr>
        <w:suppressAutoHyphens w:val="0"/>
        <w:overflowPunct/>
        <w:autoSpaceDE/>
        <w:spacing w:line="276" w:lineRule="auto"/>
        <w:ind w:left="940"/>
        <w:jc w:val="both"/>
        <w:rPr>
          <w:rFonts w:ascii="Times New Roman" w:hAnsi="Times New Roman"/>
          <w:color w:val="222222"/>
          <w:sz w:val="28"/>
          <w:szCs w:val="28"/>
          <w:lang w:eastAsia="en-US"/>
        </w:rPr>
      </w:pPr>
    </w:p>
    <w:p w:rsidR="00234F12" w:rsidRDefault="00234F12" w:rsidP="006B01D1">
      <w:pPr>
        <w:suppressAutoHyphens w:val="0"/>
        <w:overflowPunct/>
        <w:autoSpaceDE/>
        <w:spacing w:line="276" w:lineRule="auto"/>
        <w:jc w:val="both"/>
        <w:rPr>
          <w:rFonts w:ascii="Times New Roman" w:hAnsi="Times New Roman"/>
          <w:color w:val="222222"/>
          <w:sz w:val="28"/>
          <w:szCs w:val="28"/>
          <w:lang w:eastAsia="en-US"/>
        </w:rPr>
      </w:pPr>
    </w:p>
    <w:p w:rsidR="006B01D1" w:rsidRPr="008C12F9" w:rsidRDefault="006B01D1" w:rsidP="006B01D1">
      <w:pPr>
        <w:suppressAutoHyphens w:val="0"/>
        <w:overflowPunct/>
        <w:autoSpaceDE/>
        <w:spacing w:line="276" w:lineRule="auto"/>
        <w:jc w:val="both"/>
        <w:rPr>
          <w:rFonts w:ascii="Times New Roman" w:hAnsi="Times New Roman"/>
          <w:color w:val="222222"/>
          <w:sz w:val="28"/>
          <w:szCs w:val="28"/>
          <w:lang w:eastAsia="en-US"/>
        </w:rPr>
      </w:pPr>
    </w:p>
    <w:p w:rsidR="00234F12" w:rsidRPr="008C12F9" w:rsidRDefault="00234F12" w:rsidP="000A0792">
      <w:pPr>
        <w:numPr>
          <w:ilvl w:val="0"/>
          <w:numId w:val="1"/>
        </w:numPr>
        <w:suppressAutoHyphens w:val="0"/>
        <w:overflowPunct/>
        <w:autoSpaceDE/>
        <w:spacing w:line="276" w:lineRule="auto"/>
        <w:ind w:left="940"/>
        <w:jc w:val="both"/>
        <w:rPr>
          <w:rFonts w:ascii="Times New Roman" w:hAnsi="Times New Roman"/>
          <w:color w:val="222222"/>
          <w:sz w:val="28"/>
          <w:szCs w:val="28"/>
          <w:lang w:eastAsia="en-US"/>
        </w:rPr>
      </w:pPr>
      <w:r w:rsidRPr="008C12F9">
        <w:rPr>
          <w:rFonts w:ascii="Times New Roman" w:hAnsi="Times New Roman"/>
          <w:color w:val="222222"/>
          <w:sz w:val="28"/>
          <w:szCs w:val="28"/>
          <w:lang w:val="bg-BG" w:eastAsia="en-US"/>
        </w:rPr>
        <w:lastRenderedPageBreak/>
        <w:t>Филтриране на обяви за почова работа чрез:</w:t>
      </w:r>
    </w:p>
    <w:p w:rsidR="005C0F4D" w:rsidRPr="008C12F9" w:rsidRDefault="005C0F4D" w:rsidP="008C12F9">
      <w:pPr>
        <w:suppressAutoHyphens w:val="0"/>
        <w:overflowPunct/>
        <w:autoSpaceDE/>
        <w:spacing w:line="276" w:lineRule="auto"/>
        <w:ind w:left="940"/>
        <w:jc w:val="both"/>
        <w:rPr>
          <w:rFonts w:ascii="Times New Roman" w:hAnsi="Times New Roman"/>
          <w:color w:val="222222"/>
          <w:sz w:val="28"/>
          <w:szCs w:val="28"/>
          <w:lang w:eastAsia="en-US"/>
        </w:rPr>
      </w:pPr>
    </w:p>
    <w:p w:rsidR="00234F12" w:rsidRPr="008C12F9" w:rsidRDefault="00234F12" w:rsidP="000A0792">
      <w:pPr>
        <w:pStyle w:val="ListParagraph"/>
        <w:numPr>
          <w:ilvl w:val="2"/>
          <w:numId w:val="1"/>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val="bg-BG" w:eastAsia="en-US"/>
        </w:rPr>
        <w:t>Заглавие</w:t>
      </w:r>
    </w:p>
    <w:p w:rsidR="00234F12" w:rsidRPr="008C12F9" w:rsidRDefault="00234F12" w:rsidP="000A0792">
      <w:pPr>
        <w:pStyle w:val="ListParagraph"/>
        <w:numPr>
          <w:ilvl w:val="2"/>
          <w:numId w:val="1"/>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val="bg-BG" w:eastAsia="en-US"/>
        </w:rPr>
        <w:t>Местоположение</w:t>
      </w:r>
    </w:p>
    <w:p w:rsidR="00234F12" w:rsidRPr="008C12F9" w:rsidRDefault="00234F12" w:rsidP="000A0792">
      <w:pPr>
        <w:pStyle w:val="ListParagraph"/>
        <w:numPr>
          <w:ilvl w:val="2"/>
          <w:numId w:val="1"/>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val="bg-BG" w:eastAsia="en-US"/>
        </w:rPr>
        <w:t>Минимална и максимална сума за заплащане</w:t>
      </w:r>
    </w:p>
    <w:p w:rsidR="00234F12" w:rsidRPr="008C12F9" w:rsidRDefault="00234F12" w:rsidP="000A0792">
      <w:pPr>
        <w:pStyle w:val="ListParagraph"/>
        <w:numPr>
          <w:ilvl w:val="2"/>
          <w:numId w:val="1"/>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val="bg-BG" w:eastAsia="en-US"/>
        </w:rPr>
        <w:t>Период от две дати, межу които да започне работата</w:t>
      </w:r>
    </w:p>
    <w:p w:rsidR="00234F12" w:rsidRPr="008C12F9" w:rsidRDefault="00234F12" w:rsidP="008C12F9">
      <w:pPr>
        <w:suppressAutoHyphens w:val="0"/>
        <w:overflowPunct/>
        <w:autoSpaceDE/>
        <w:spacing w:line="276" w:lineRule="auto"/>
        <w:ind w:left="940"/>
        <w:jc w:val="both"/>
        <w:rPr>
          <w:rFonts w:ascii="Times New Roman" w:hAnsi="Times New Roman"/>
          <w:color w:val="222222"/>
          <w:sz w:val="28"/>
          <w:szCs w:val="28"/>
          <w:lang w:eastAsia="en-US"/>
        </w:rPr>
      </w:pPr>
    </w:p>
    <w:p w:rsidR="000E0DA8" w:rsidRPr="008C12F9" w:rsidRDefault="00234F12" w:rsidP="000A0792">
      <w:pPr>
        <w:numPr>
          <w:ilvl w:val="0"/>
          <w:numId w:val="1"/>
        </w:numPr>
        <w:suppressAutoHyphens w:val="0"/>
        <w:overflowPunct/>
        <w:autoSpaceDE/>
        <w:spacing w:line="276" w:lineRule="auto"/>
        <w:ind w:left="940"/>
        <w:jc w:val="both"/>
        <w:rPr>
          <w:rFonts w:ascii="Times New Roman" w:hAnsi="Times New Roman"/>
          <w:color w:val="222222"/>
          <w:sz w:val="28"/>
          <w:szCs w:val="28"/>
          <w:lang w:eastAsia="en-US"/>
        </w:rPr>
      </w:pPr>
      <w:r w:rsidRPr="008C12F9">
        <w:rPr>
          <w:rFonts w:ascii="Times New Roman" w:hAnsi="Times New Roman"/>
          <w:color w:val="222222"/>
          <w:sz w:val="28"/>
          <w:szCs w:val="28"/>
          <w:lang w:val="bg-BG" w:eastAsia="en-US"/>
        </w:rPr>
        <w:t>Регистриране на потребител чрез въвеждане на:</w:t>
      </w:r>
    </w:p>
    <w:p w:rsidR="005C0F4D" w:rsidRPr="008C12F9" w:rsidRDefault="005C0F4D" w:rsidP="008C12F9">
      <w:pPr>
        <w:suppressAutoHyphens w:val="0"/>
        <w:overflowPunct/>
        <w:autoSpaceDE/>
        <w:spacing w:line="276" w:lineRule="auto"/>
        <w:ind w:left="940"/>
        <w:jc w:val="both"/>
        <w:rPr>
          <w:rFonts w:ascii="Times New Roman" w:hAnsi="Times New Roman"/>
          <w:color w:val="222222"/>
          <w:sz w:val="28"/>
          <w:szCs w:val="28"/>
          <w:lang w:eastAsia="en-US"/>
        </w:rPr>
      </w:pPr>
    </w:p>
    <w:p w:rsidR="00234F12" w:rsidRPr="008C12F9" w:rsidRDefault="00234F12" w:rsidP="000A0792">
      <w:pPr>
        <w:pStyle w:val="ListParagraph"/>
        <w:numPr>
          <w:ilvl w:val="2"/>
          <w:numId w:val="1"/>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val="bg-BG" w:eastAsia="en-US"/>
        </w:rPr>
        <w:t>протребителско име</w:t>
      </w:r>
    </w:p>
    <w:p w:rsidR="00234F12" w:rsidRPr="008C12F9" w:rsidRDefault="00234F12" w:rsidP="000A0792">
      <w:pPr>
        <w:pStyle w:val="ListParagraph"/>
        <w:numPr>
          <w:ilvl w:val="2"/>
          <w:numId w:val="1"/>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val="bg-BG" w:eastAsia="en-US"/>
        </w:rPr>
        <w:t>имейл</w:t>
      </w:r>
    </w:p>
    <w:p w:rsidR="00234F12" w:rsidRPr="008C12F9" w:rsidRDefault="00234F12" w:rsidP="000A0792">
      <w:pPr>
        <w:pStyle w:val="ListParagraph"/>
        <w:numPr>
          <w:ilvl w:val="2"/>
          <w:numId w:val="1"/>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val="bg-BG" w:eastAsia="en-US"/>
        </w:rPr>
        <w:t>парола</w:t>
      </w:r>
    </w:p>
    <w:p w:rsidR="00234F12" w:rsidRPr="008C12F9" w:rsidRDefault="00234F12" w:rsidP="000A0792">
      <w:pPr>
        <w:pStyle w:val="ListParagraph"/>
        <w:numPr>
          <w:ilvl w:val="2"/>
          <w:numId w:val="1"/>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val="bg-BG" w:eastAsia="en-US"/>
        </w:rPr>
        <w:t>две имена</w:t>
      </w:r>
    </w:p>
    <w:p w:rsidR="00234F12" w:rsidRPr="008C12F9" w:rsidRDefault="00234F12" w:rsidP="000A0792">
      <w:pPr>
        <w:pStyle w:val="ListParagraph"/>
        <w:numPr>
          <w:ilvl w:val="2"/>
          <w:numId w:val="1"/>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val="bg-BG" w:eastAsia="en-US"/>
        </w:rPr>
        <w:t>местоживеене</w:t>
      </w:r>
    </w:p>
    <w:p w:rsidR="00234F12" w:rsidRPr="008C12F9" w:rsidRDefault="00234F12" w:rsidP="000A0792">
      <w:pPr>
        <w:pStyle w:val="ListParagraph"/>
        <w:numPr>
          <w:ilvl w:val="2"/>
          <w:numId w:val="1"/>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val="bg-BG" w:eastAsia="en-US"/>
        </w:rPr>
        <w:t>рожденна дата</w:t>
      </w:r>
    </w:p>
    <w:p w:rsidR="00234F12" w:rsidRPr="008C12F9" w:rsidRDefault="00234F12" w:rsidP="000A0792">
      <w:pPr>
        <w:pStyle w:val="ListParagraph"/>
        <w:numPr>
          <w:ilvl w:val="2"/>
          <w:numId w:val="1"/>
        </w:numPr>
        <w:suppressAutoHyphens w:val="0"/>
        <w:overflowPunct/>
        <w:autoSpaceDE/>
        <w:spacing w:line="276" w:lineRule="auto"/>
        <w:jc w:val="both"/>
        <w:rPr>
          <w:rFonts w:ascii="Times New Roman" w:hAnsi="Times New Roman"/>
          <w:color w:val="222222"/>
          <w:sz w:val="28"/>
          <w:szCs w:val="28"/>
          <w:lang w:eastAsia="en-US"/>
        </w:rPr>
      </w:pPr>
      <w:r w:rsidRPr="008C12F9">
        <w:rPr>
          <w:rFonts w:ascii="Times New Roman" w:hAnsi="Times New Roman"/>
          <w:color w:val="222222"/>
          <w:sz w:val="28"/>
          <w:szCs w:val="28"/>
          <w:lang w:val="bg-BG" w:eastAsia="en-US"/>
        </w:rPr>
        <w:t>телефон за връзка</w:t>
      </w:r>
    </w:p>
    <w:p w:rsidR="00693167" w:rsidRDefault="00693167">
      <w:pPr>
        <w:suppressAutoHyphens w:val="0"/>
        <w:overflowPunct/>
        <w:autoSpaceDE/>
        <w:spacing w:after="160" w:line="259" w:lineRule="auto"/>
        <w:textAlignment w:val="auto"/>
        <w:rPr>
          <w:rFonts w:ascii="Times New Roman" w:hAnsi="Times New Roman"/>
          <w:sz w:val="28"/>
          <w:lang w:val="bg-BG"/>
        </w:rPr>
      </w:pPr>
    </w:p>
    <w:p w:rsidR="00D60488" w:rsidRDefault="00D60488" w:rsidP="00340EC9">
      <w:pPr>
        <w:rPr>
          <w:rFonts w:ascii="Times New Roman" w:hAnsi="Times New Roman"/>
          <w:sz w:val="28"/>
          <w:lang w:val="bg-BG"/>
        </w:rPr>
      </w:pPr>
    </w:p>
    <w:p w:rsidR="00EB09A2" w:rsidRPr="008C12F9" w:rsidRDefault="0071750C" w:rsidP="000A0792">
      <w:pPr>
        <w:pStyle w:val="Heading2"/>
        <w:numPr>
          <w:ilvl w:val="2"/>
          <w:numId w:val="12"/>
        </w:numPr>
        <w:jc w:val="both"/>
        <w:rPr>
          <w:b/>
          <w:i w:val="0"/>
        </w:rPr>
      </w:pPr>
      <w:bookmarkStart w:id="28" w:name="_Toc3452588"/>
      <w:r w:rsidRPr="008C12F9">
        <w:rPr>
          <w:rFonts w:hint="eastAsia"/>
          <w:b/>
          <w:i w:val="0"/>
        </w:rPr>
        <w:t>Управление</w:t>
      </w:r>
      <w:r w:rsidRPr="008C12F9">
        <w:rPr>
          <w:b/>
          <w:i w:val="0"/>
        </w:rPr>
        <w:t xml:space="preserve"> </w:t>
      </w:r>
      <w:r w:rsidRPr="008C12F9">
        <w:rPr>
          <w:rFonts w:hint="eastAsia"/>
          <w:b/>
          <w:i w:val="0"/>
        </w:rPr>
        <w:t>на</w:t>
      </w:r>
      <w:r w:rsidRPr="008C12F9">
        <w:rPr>
          <w:b/>
          <w:i w:val="0"/>
        </w:rPr>
        <w:t xml:space="preserve"> </w:t>
      </w:r>
      <w:r w:rsidRPr="008C12F9">
        <w:rPr>
          <w:rFonts w:hint="eastAsia"/>
          <w:b/>
          <w:i w:val="0"/>
        </w:rPr>
        <w:t>потребители</w:t>
      </w:r>
      <w:r w:rsidRPr="008C12F9">
        <w:rPr>
          <w:b/>
          <w:i w:val="0"/>
        </w:rPr>
        <w:t>:</w:t>
      </w:r>
      <w:bookmarkEnd w:id="28"/>
    </w:p>
    <w:p w:rsidR="000104AC" w:rsidRDefault="000104AC" w:rsidP="000104AC">
      <w:pPr>
        <w:rPr>
          <w:rFonts w:ascii="Times New Roman" w:hAnsi="Times New Roman"/>
          <w:sz w:val="28"/>
          <w:lang w:val="bg-BG"/>
        </w:rPr>
      </w:pPr>
    </w:p>
    <w:p w:rsidR="0071750C" w:rsidRDefault="0071750C" w:rsidP="008C12F9">
      <w:pPr>
        <w:spacing w:line="360" w:lineRule="auto"/>
        <w:jc w:val="both"/>
        <w:rPr>
          <w:rFonts w:ascii="Times New Roman" w:hAnsi="Times New Roman"/>
          <w:sz w:val="28"/>
          <w:lang w:val="bg-BG"/>
        </w:rPr>
      </w:pPr>
      <w:r w:rsidRPr="0071750C">
        <w:rPr>
          <w:rFonts w:ascii="Times New Roman" w:hAnsi="Times New Roman" w:hint="eastAsia"/>
          <w:sz w:val="28"/>
          <w:lang w:val="bg-BG"/>
        </w:rPr>
        <w:t>Тази</w:t>
      </w:r>
      <w:r w:rsidRPr="0071750C">
        <w:rPr>
          <w:rFonts w:ascii="Times New Roman" w:hAnsi="Times New Roman"/>
          <w:sz w:val="28"/>
          <w:lang w:val="bg-BG"/>
        </w:rPr>
        <w:t xml:space="preserve"> </w:t>
      </w:r>
      <w:r w:rsidRPr="0071750C">
        <w:rPr>
          <w:rFonts w:ascii="Times New Roman" w:hAnsi="Times New Roman" w:hint="eastAsia"/>
          <w:sz w:val="28"/>
          <w:lang w:val="bg-BG"/>
        </w:rPr>
        <w:t>операция</w:t>
      </w:r>
      <w:r w:rsidRPr="0071750C">
        <w:rPr>
          <w:rFonts w:ascii="Times New Roman" w:hAnsi="Times New Roman"/>
          <w:sz w:val="28"/>
          <w:lang w:val="bg-BG"/>
        </w:rPr>
        <w:t xml:space="preserve"> </w:t>
      </w:r>
      <w:r w:rsidRPr="0071750C">
        <w:rPr>
          <w:rFonts w:ascii="Times New Roman" w:hAnsi="Times New Roman" w:hint="eastAsia"/>
          <w:sz w:val="28"/>
          <w:lang w:val="bg-BG"/>
        </w:rPr>
        <w:t>се</w:t>
      </w:r>
      <w:r w:rsidRPr="0071750C">
        <w:rPr>
          <w:rFonts w:ascii="Times New Roman" w:hAnsi="Times New Roman"/>
          <w:sz w:val="28"/>
          <w:lang w:val="bg-BG"/>
        </w:rPr>
        <w:t xml:space="preserve"> </w:t>
      </w:r>
      <w:r w:rsidRPr="0071750C">
        <w:rPr>
          <w:rFonts w:ascii="Times New Roman" w:hAnsi="Times New Roman" w:hint="eastAsia"/>
          <w:sz w:val="28"/>
          <w:lang w:val="bg-BG"/>
        </w:rPr>
        <w:t>изпълнява</w:t>
      </w:r>
      <w:r w:rsidRPr="0071750C">
        <w:rPr>
          <w:rFonts w:ascii="Times New Roman" w:hAnsi="Times New Roman"/>
          <w:sz w:val="28"/>
          <w:lang w:val="bg-BG"/>
        </w:rPr>
        <w:t xml:space="preserve"> </w:t>
      </w:r>
      <w:r w:rsidRPr="0071750C">
        <w:rPr>
          <w:rFonts w:ascii="Times New Roman" w:hAnsi="Times New Roman" w:hint="eastAsia"/>
          <w:sz w:val="28"/>
          <w:lang w:val="bg-BG"/>
        </w:rPr>
        <w:t>от</w:t>
      </w:r>
      <w:r w:rsidRPr="0071750C">
        <w:rPr>
          <w:rFonts w:ascii="Times New Roman" w:hAnsi="Times New Roman"/>
          <w:sz w:val="28"/>
          <w:lang w:val="bg-BG"/>
        </w:rPr>
        <w:t xml:space="preserve"> </w:t>
      </w:r>
      <w:r w:rsidRPr="0071750C">
        <w:rPr>
          <w:rFonts w:ascii="Times New Roman" w:hAnsi="Times New Roman" w:hint="eastAsia"/>
          <w:sz w:val="28"/>
          <w:lang w:val="bg-BG"/>
        </w:rPr>
        <w:t>ролята</w:t>
      </w:r>
      <w:r w:rsidRPr="0071750C">
        <w:rPr>
          <w:rFonts w:ascii="Times New Roman" w:hAnsi="Times New Roman"/>
          <w:sz w:val="28"/>
          <w:lang w:val="bg-BG"/>
        </w:rPr>
        <w:t xml:space="preserve"> </w:t>
      </w:r>
      <w:r w:rsidRPr="0071750C">
        <w:rPr>
          <w:rFonts w:ascii="Times New Roman" w:hAnsi="Times New Roman" w:hint="eastAsia"/>
          <w:sz w:val="28"/>
          <w:lang w:val="bg-BG"/>
        </w:rPr>
        <w:t>на</w:t>
      </w:r>
      <w:r w:rsidRPr="0071750C">
        <w:rPr>
          <w:rFonts w:ascii="Times New Roman" w:hAnsi="Times New Roman"/>
          <w:sz w:val="28"/>
          <w:lang w:val="bg-BG"/>
        </w:rPr>
        <w:t xml:space="preserve"> </w:t>
      </w:r>
      <w:r w:rsidR="006B01D1">
        <w:rPr>
          <w:rFonts w:ascii="Times New Roman" w:hAnsi="Times New Roman" w:hint="eastAsia"/>
          <w:sz w:val="28"/>
          <w:lang w:val="bg-BG"/>
        </w:rPr>
        <w:t>администратора</w:t>
      </w:r>
      <w:r w:rsidRPr="0071750C">
        <w:rPr>
          <w:rFonts w:ascii="Times New Roman" w:hAnsi="Times New Roman"/>
          <w:sz w:val="28"/>
          <w:lang w:val="bg-BG"/>
        </w:rPr>
        <w:t xml:space="preserve">. </w:t>
      </w:r>
      <w:r w:rsidR="006B01D1">
        <w:rPr>
          <w:rFonts w:ascii="Times New Roman" w:hAnsi="Times New Roman" w:hint="eastAsia"/>
          <w:sz w:val="28"/>
          <w:lang w:val="bg-BG"/>
        </w:rPr>
        <w:t>Администраторът</w:t>
      </w:r>
      <w:r w:rsidRPr="0071750C">
        <w:rPr>
          <w:rFonts w:ascii="Times New Roman" w:hAnsi="Times New Roman"/>
          <w:sz w:val="28"/>
          <w:lang w:val="bg-BG"/>
        </w:rPr>
        <w:t xml:space="preserve"> </w:t>
      </w:r>
      <w:r w:rsidRPr="0071750C">
        <w:rPr>
          <w:rFonts w:ascii="Times New Roman" w:hAnsi="Times New Roman" w:hint="eastAsia"/>
          <w:sz w:val="28"/>
          <w:lang w:val="bg-BG"/>
        </w:rPr>
        <w:t>може</w:t>
      </w:r>
      <w:r w:rsidR="000104AC">
        <w:rPr>
          <w:rFonts w:ascii="Times New Roman" w:hAnsi="Times New Roman"/>
          <w:sz w:val="28"/>
          <w:lang w:val="bg-BG"/>
        </w:rPr>
        <w:t xml:space="preserve"> </w:t>
      </w:r>
      <w:r w:rsidR="006B01D1">
        <w:rPr>
          <w:rFonts w:ascii="Times New Roman" w:hAnsi="Times New Roman" w:hint="eastAsia"/>
          <w:sz w:val="28"/>
          <w:lang w:val="bg-BG"/>
        </w:rPr>
        <w:t>да направи търсене върху</w:t>
      </w:r>
      <w:r w:rsidRPr="0071750C">
        <w:rPr>
          <w:rFonts w:ascii="Times New Roman" w:hAnsi="Times New Roman"/>
          <w:sz w:val="28"/>
          <w:lang w:val="bg-BG"/>
        </w:rPr>
        <w:t xml:space="preserve"> </w:t>
      </w:r>
      <w:r w:rsidRPr="0071750C">
        <w:rPr>
          <w:rFonts w:ascii="Times New Roman" w:hAnsi="Times New Roman" w:hint="eastAsia"/>
          <w:sz w:val="28"/>
          <w:lang w:val="bg-BG"/>
        </w:rPr>
        <w:t>съществуващия</w:t>
      </w:r>
      <w:r w:rsidRPr="0071750C">
        <w:rPr>
          <w:rFonts w:ascii="Times New Roman" w:hAnsi="Times New Roman"/>
          <w:sz w:val="28"/>
          <w:lang w:val="bg-BG"/>
        </w:rPr>
        <w:t xml:space="preserve"> </w:t>
      </w:r>
      <w:r w:rsidRPr="0071750C">
        <w:rPr>
          <w:rFonts w:ascii="Times New Roman" w:hAnsi="Times New Roman" w:hint="eastAsia"/>
          <w:sz w:val="28"/>
          <w:lang w:val="bg-BG"/>
        </w:rPr>
        <w:t>списък</w:t>
      </w:r>
      <w:r w:rsidRPr="0071750C">
        <w:rPr>
          <w:rFonts w:ascii="Times New Roman" w:hAnsi="Times New Roman"/>
          <w:sz w:val="28"/>
          <w:lang w:val="bg-BG"/>
        </w:rPr>
        <w:t xml:space="preserve"> </w:t>
      </w:r>
      <w:r w:rsidRPr="0071750C">
        <w:rPr>
          <w:rFonts w:ascii="Times New Roman" w:hAnsi="Times New Roman" w:hint="eastAsia"/>
          <w:sz w:val="28"/>
          <w:lang w:val="bg-BG"/>
        </w:rPr>
        <w:t>с</w:t>
      </w:r>
      <w:r w:rsidRPr="0071750C">
        <w:rPr>
          <w:rFonts w:ascii="Times New Roman" w:hAnsi="Times New Roman"/>
          <w:sz w:val="28"/>
          <w:lang w:val="bg-BG"/>
        </w:rPr>
        <w:t xml:space="preserve"> </w:t>
      </w:r>
      <w:r w:rsidRPr="0071750C">
        <w:rPr>
          <w:rFonts w:ascii="Times New Roman" w:hAnsi="Times New Roman" w:hint="eastAsia"/>
          <w:sz w:val="28"/>
          <w:lang w:val="bg-BG"/>
        </w:rPr>
        <w:t>потребители</w:t>
      </w:r>
      <w:r w:rsidRPr="0071750C">
        <w:rPr>
          <w:rFonts w:ascii="Times New Roman" w:hAnsi="Times New Roman"/>
          <w:sz w:val="28"/>
          <w:lang w:val="bg-BG"/>
        </w:rPr>
        <w:t xml:space="preserve">, </w:t>
      </w:r>
      <w:r w:rsidRPr="0071750C">
        <w:rPr>
          <w:rFonts w:ascii="Times New Roman" w:hAnsi="Times New Roman" w:hint="eastAsia"/>
          <w:sz w:val="28"/>
          <w:lang w:val="bg-BG"/>
        </w:rPr>
        <w:t>използвайки</w:t>
      </w:r>
      <w:r w:rsidRPr="0071750C">
        <w:rPr>
          <w:rFonts w:ascii="Times New Roman" w:hAnsi="Times New Roman"/>
          <w:sz w:val="28"/>
          <w:lang w:val="bg-BG"/>
        </w:rPr>
        <w:t xml:space="preserve"> </w:t>
      </w:r>
      <w:r w:rsidRPr="0071750C">
        <w:rPr>
          <w:rFonts w:ascii="Times New Roman" w:hAnsi="Times New Roman" w:hint="eastAsia"/>
          <w:sz w:val="28"/>
          <w:lang w:val="bg-BG"/>
        </w:rPr>
        <w:t>имейл</w:t>
      </w:r>
      <w:r w:rsidRPr="0071750C">
        <w:rPr>
          <w:rFonts w:ascii="Times New Roman" w:hAnsi="Times New Roman"/>
          <w:sz w:val="28"/>
          <w:lang w:val="bg-BG"/>
        </w:rPr>
        <w:t xml:space="preserve"> </w:t>
      </w:r>
      <w:r w:rsidRPr="0071750C">
        <w:rPr>
          <w:rFonts w:ascii="Times New Roman" w:hAnsi="Times New Roman" w:hint="eastAsia"/>
          <w:sz w:val="28"/>
          <w:lang w:val="bg-BG"/>
        </w:rPr>
        <w:t>или</w:t>
      </w:r>
      <w:r w:rsidRPr="0071750C">
        <w:rPr>
          <w:rFonts w:ascii="Times New Roman" w:hAnsi="Times New Roman"/>
          <w:sz w:val="28"/>
          <w:lang w:val="bg-BG"/>
        </w:rPr>
        <w:t xml:space="preserve"> </w:t>
      </w:r>
      <w:r w:rsidRPr="0071750C">
        <w:rPr>
          <w:rFonts w:ascii="Times New Roman" w:hAnsi="Times New Roman" w:hint="eastAsia"/>
          <w:sz w:val="28"/>
          <w:lang w:val="bg-BG"/>
        </w:rPr>
        <w:t>име</w:t>
      </w:r>
      <w:r w:rsidRPr="0071750C">
        <w:rPr>
          <w:rFonts w:ascii="Times New Roman" w:hAnsi="Times New Roman"/>
          <w:sz w:val="28"/>
          <w:lang w:val="bg-BG"/>
        </w:rPr>
        <w:t xml:space="preserve"> </w:t>
      </w:r>
      <w:r w:rsidRPr="0071750C">
        <w:rPr>
          <w:rFonts w:ascii="Times New Roman" w:hAnsi="Times New Roman" w:hint="eastAsia"/>
          <w:sz w:val="28"/>
          <w:lang w:val="bg-BG"/>
        </w:rPr>
        <w:t>или</w:t>
      </w:r>
      <w:r w:rsidRPr="0071750C">
        <w:rPr>
          <w:rFonts w:ascii="Times New Roman" w:hAnsi="Times New Roman"/>
          <w:sz w:val="28"/>
          <w:lang w:val="bg-BG"/>
        </w:rPr>
        <w:t xml:space="preserve"> </w:t>
      </w:r>
      <w:r w:rsidRPr="0071750C">
        <w:rPr>
          <w:rFonts w:ascii="Times New Roman" w:hAnsi="Times New Roman" w:hint="eastAsia"/>
          <w:sz w:val="28"/>
          <w:lang w:val="bg-BG"/>
        </w:rPr>
        <w:t>фамилия</w:t>
      </w:r>
      <w:r w:rsidRPr="0071750C">
        <w:rPr>
          <w:rFonts w:ascii="Times New Roman" w:hAnsi="Times New Roman"/>
          <w:sz w:val="28"/>
          <w:lang w:val="bg-BG"/>
        </w:rPr>
        <w:t xml:space="preserve"> </w:t>
      </w:r>
      <w:r w:rsidRPr="0071750C">
        <w:rPr>
          <w:rFonts w:ascii="Times New Roman" w:hAnsi="Times New Roman" w:hint="eastAsia"/>
          <w:sz w:val="28"/>
          <w:lang w:val="bg-BG"/>
        </w:rPr>
        <w:t>или</w:t>
      </w:r>
      <w:r w:rsidRPr="0071750C">
        <w:rPr>
          <w:rFonts w:ascii="Times New Roman" w:hAnsi="Times New Roman"/>
          <w:sz w:val="28"/>
          <w:lang w:val="bg-BG"/>
        </w:rPr>
        <w:t xml:space="preserve"> </w:t>
      </w:r>
      <w:r w:rsidRPr="0071750C">
        <w:rPr>
          <w:rFonts w:ascii="Times New Roman" w:hAnsi="Times New Roman" w:hint="eastAsia"/>
          <w:sz w:val="28"/>
          <w:lang w:val="bg-BG"/>
        </w:rPr>
        <w:t>потребител</w:t>
      </w:r>
      <w:r w:rsidR="00EB09A2">
        <w:rPr>
          <w:rFonts w:ascii="Times New Roman" w:hAnsi="Times New Roman"/>
          <w:sz w:val="28"/>
          <w:lang w:val="bg-BG"/>
        </w:rPr>
        <w:t xml:space="preserve"> </w:t>
      </w:r>
      <w:r w:rsidRPr="0071750C">
        <w:rPr>
          <w:rFonts w:ascii="Times New Roman" w:hAnsi="Times New Roman" w:hint="eastAsia"/>
          <w:sz w:val="28"/>
          <w:lang w:val="bg-BG"/>
        </w:rPr>
        <w:t>роля</w:t>
      </w:r>
      <w:r w:rsidRPr="0071750C">
        <w:rPr>
          <w:rFonts w:ascii="Times New Roman" w:hAnsi="Times New Roman"/>
          <w:sz w:val="28"/>
          <w:lang w:val="bg-BG"/>
        </w:rPr>
        <w:t xml:space="preserve">. </w:t>
      </w:r>
      <w:r w:rsidRPr="0071750C">
        <w:rPr>
          <w:rFonts w:ascii="Times New Roman" w:hAnsi="Times New Roman" w:hint="eastAsia"/>
          <w:sz w:val="28"/>
          <w:lang w:val="bg-BG"/>
        </w:rPr>
        <w:t>Също</w:t>
      </w:r>
      <w:r w:rsidRPr="0071750C">
        <w:rPr>
          <w:rFonts w:ascii="Times New Roman" w:hAnsi="Times New Roman"/>
          <w:sz w:val="28"/>
          <w:lang w:val="bg-BG"/>
        </w:rPr>
        <w:t xml:space="preserve"> </w:t>
      </w:r>
      <w:r w:rsidRPr="0071750C">
        <w:rPr>
          <w:rFonts w:ascii="Times New Roman" w:hAnsi="Times New Roman" w:hint="eastAsia"/>
          <w:sz w:val="28"/>
          <w:lang w:val="bg-BG"/>
        </w:rPr>
        <w:t>така</w:t>
      </w:r>
      <w:r w:rsidRPr="0071750C">
        <w:rPr>
          <w:rFonts w:ascii="Times New Roman" w:hAnsi="Times New Roman"/>
          <w:sz w:val="28"/>
          <w:lang w:val="bg-BG"/>
        </w:rPr>
        <w:t xml:space="preserve">, </w:t>
      </w:r>
      <w:r w:rsidRPr="0071750C">
        <w:rPr>
          <w:rFonts w:ascii="Times New Roman" w:hAnsi="Times New Roman" w:hint="eastAsia"/>
          <w:sz w:val="28"/>
          <w:lang w:val="bg-BG"/>
        </w:rPr>
        <w:t>администраторът</w:t>
      </w:r>
      <w:r w:rsidRPr="0071750C">
        <w:rPr>
          <w:rFonts w:ascii="Times New Roman" w:hAnsi="Times New Roman"/>
          <w:sz w:val="28"/>
          <w:lang w:val="bg-BG"/>
        </w:rPr>
        <w:t xml:space="preserve"> </w:t>
      </w:r>
      <w:r w:rsidRPr="0071750C">
        <w:rPr>
          <w:rFonts w:ascii="Times New Roman" w:hAnsi="Times New Roman" w:hint="eastAsia"/>
          <w:sz w:val="28"/>
          <w:lang w:val="bg-BG"/>
        </w:rPr>
        <w:t>може</w:t>
      </w:r>
      <w:r w:rsidRPr="0071750C">
        <w:rPr>
          <w:rFonts w:ascii="Times New Roman" w:hAnsi="Times New Roman"/>
          <w:sz w:val="28"/>
          <w:lang w:val="bg-BG"/>
        </w:rPr>
        <w:t xml:space="preserve"> </w:t>
      </w:r>
      <w:r w:rsidRPr="0071750C">
        <w:rPr>
          <w:rFonts w:ascii="Times New Roman" w:hAnsi="Times New Roman" w:hint="eastAsia"/>
          <w:sz w:val="28"/>
          <w:lang w:val="bg-BG"/>
        </w:rPr>
        <w:t>да</w:t>
      </w:r>
      <w:r w:rsidRPr="0071750C">
        <w:rPr>
          <w:rFonts w:ascii="Times New Roman" w:hAnsi="Times New Roman"/>
          <w:sz w:val="28"/>
          <w:lang w:val="bg-BG"/>
        </w:rPr>
        <w:t xml:space="preserve"> </w:t>
      </w:r>
      <w:r w:rsidRPr="0071750C">
        <w:rPr>
          <w:rFonts w:ascii="Times New Roman" w:hAnsi="Times New Roman" w:hint="eastAsia"/>
          <w:sz w:val="28"/>
          <w:lang w:val="bg-BG"/>
        </w:rPr>
        <w:t>създава</w:t>
      </w:r>
      <w:r w:rsidRPr="0071750C">
        <w:rPr>
          <w:rFonts w:ascii="Times New Roman" w:hAnsi="Times New Roman"/>
          <w:sz w:val="28"/>
          <w:lang w:val="bg-BG"/>
        </w:rPr>
        <w:t xml:space="preserve"> </w:t>
      </w:r>
      <w:r w:rsidRPr="0071750C">
        <w:rPr>
          <w:rFonts w:ascii="Times New Roman" w:hAnsi="Times New Roman" w:hint="eastAsia"/>
          <w:sz w:val="28"/>
          <w:lang w:val="bg-BG"/>
        </w:rPr>
        <w:t>нови</w:t>
      </w:r>
      <w:r w:rsidRPr="0071750C">
        <w:rPr>
          <w:rFonts w:ascii="Times New Roman" w:hAnsi="Times New Roman"/>
          <w:sz w:val="28"/>
          <w:lang w:val="bg-BG"/>
        </w:rPr>
        <w:t xml:space="preserve"> </w:t>
      </w:r>
      <w:r w:rsidRPr="0071750C">
        <w:rPr>
          <w:rFonts w:ascii="Times New Roman" w:hAnsi="Times New Roman" w:hint="eastAsia"/>
          <w:sz w:val="28"/>
          <w:lang w:val="bg-BG"/>
        </w:rPr>
        <w:t>потребители</w:t>
      </w:r>
      <w:r w:rsidRPr="0071750C">
        <w:rPr>
          <w:rFonts w:ascii="Times New Roman" w:hAnsi="Times New Roman"/>
          <w:sz w:val="28"/>
          <w:lang w:val="bg-BG"/>
        </w:rPr>
        <w:t xml:space="preserve"> </w:t>
      </w:r>
      <w:r w:rsidRPr="0071750C">
        <w:rPr>
          <w:rFonts w:ascii="Times New Roman" w:hAnsi="Times New Roman" w:hint="eastAsia"/>
          <w:sz w:val="28"/>
          <w:lang w:val="bg-BG"/>
        </w:rPr>
        <w:t>и</w:t>
      </w:r>
      <w:r w:rsidRPr="0071750C">
        <w:rPr>
          <w:rFonts w:ascii="Times New Roman" w:hAnsi="Times New Roman"/>
          <w:sz w:val="28"/>
          <w:lang w:val="bg-BG"/>
        </w:rPr>
        <w:t xml:space="preserve"> </w:t>
      </w:r>
      <w:r w:rsidRPr="0071750C">
        <w:rPr>
          <w:rFonts w:ascii="Times New Roman" w:hAnsi="Times New Roman" w:hint="eastAsia"/>
          <w:sz w:val="28"/>
          <w:lang w:val="bg-BG"/>
        </w:rPr>
        <w:t>да</w:t>
      </w:r>
      <w:r w:rsidRPr="0071750C">
        <w:rPr>
          <w:rFonts w:ascii="Times New Roman" w:hAnsi="Times New Roman"/>
          <w:sz w:val="28"/>
          <w:lang w:val="bg-BG"/>
        </w:rPr>
        <w:t xml:space="preserve"> </w:t>
      </w:r>
      <w:r w:rsidRPr="0071750C">
        <w:rPr>
          <w:rFonts w:ascii="Times New Roman" w:hAnsi="Times New Roman" w:hint="eastAsia"/>
          <w:sz w:val="28"/>
          <w:lang w:val="bg-BG"/>
        </w:rPr>
        <w:t>актуализира</w:t>
      </w:r>
      <w:r w:rsidRPr="0071750C">
        <w:rPr>
          <w:rFonts w:ascii="Times New Roman" w:hAnsi="Times New Roman"/>
          <w:sz w:val="28"/>
          <w:lang w:val="bg-BG"/>
        </w:rPr>
        <w:t xml:space="preserve"> </w:t>
      </w:r>
      <w:r w:rsidRPr="0071750C">
        <w:rPr>
          <w:rFonts w:ascii="Times New Roman" w:hAnsi="Times New Roman" w:hint="eastAsia"/>
          <w:sz w:val="28"/>
          <w:lang w:val="bg-BG"/>
        </w:rPr>
        <w:t>потребителската</w:t>
      </w:r>
      <w:r w:rsidRPr="0071750C">
        <w:rPr>
          <w:rFonts w:ascii="Times New Roman" w:hAnsi="Times New Roman"/>
          <w:sz w:val="28"/>
          <w:lang w:val="bg-BG"/>
        </w:rPr>
        <w:t xml:space="preserve"> </w:t>
      </w:r>
      <w:r w:rsidRPr="0071750C">
        <w:rPr>
          <w:rFonts w:ascii="Times New Roman" w:hAnsi="Times New Roman" w:hint="eastAsia"/>
          <w:sz w:val="28"/>
          <w:lang w:val="bg-BG"/>
        </w:rPr>
        <w:t>информация</w:t>
      </w:r>
      <w:r w:rsidRPr="0071750C">
        <w:rPr>
          <w:rFonts w:ascii="Times New Roman" w:hAnsi="Times New Roman"/>
          <w:sz w:val="28"/>
          <w:lang w:val="bg-BG"/>
        </w:rPr>
        <w:t>.</w:t>
      </w:r>
    </w:p>
    <w:p w:rsidR="0071750C" w:rsidRDefault="0071750C" w:rsidP="000104AC">
      <w:pPr>
        <w:rPr>
          <w:rFonts w:ascii="Times New Roman" w:hAnsi="Times New Roman"/>
          <w:sz w:val="28"/>
          <w:lang w:val="bg-BG"/>
        </w:rPr>
      </w:pPr>
    </w:p>
    <w:p w:rsidR="0071750C" w:rsidRPr="008C12F9" w:rsidRDefault="0071750C" w:rsidP="000A0792">
      <w:pPr>
        <w:pStyle w:val="Heading2"/>
        <w:numPr>
          <w:ilvl w:val="2"/>
          <w:numId w:val="12"/>
        </w:numPr>
        <w:rPr>
          <w:b/>
          <w:i w:val="0"/>
        </w:rPr>
      </w:pPr>
      <w:bookmarkStart w:id="29" w:name="_Toc3452589"/>
      <w:r w:rsidRPr="008C12F9">
        <w:rPr>
          <w:rFonts w:hint="eastAsia"/>
          <w:b/>
          <w:i w:val="0"/>
        </w:rPr>
        <w:t>Управление</w:t>
      </w:r>
      <w:r w:rsidRPr="008C12F9">
        <w:rPr>
          <w:b/>
          <w:i w:val="0"/>
        </w:rPr>
        <w:t xml:space="preserve"> </w:t>
      </w:r>
      <w:r w:rsidRPr="008C12F9">
        <w:rPr>
          <w:rFonts w:hint="eastAsia"/>
          <w:b/>
          <w:i w:val="0"/>
        </w:rPr>
        <w:t>на</w:t>
      </w:r>
      <w:r w:rsidRPr="008C12F9">
        <w:rPr>
          <w:b/>
          <w:i w:val="0"/>
        </w:rPr>
        <w:t xml:space="preserve"> </w:t>
      </w:r>
      <w:r w:rsidRPr="008C12F9">
        <w:rPr>
          <w:rFonts w:hint="eastAsia"/>
          <w:b/>
          <w:i w:val="0"/>
        </w:rPr>
        <w:t>публикуваните обяви</w:t>
      </w:r>
      <w:r w:rsidRPr="008C12F9">
        <w:rPr>
          <w:b/>
          <w:i w:val="0"/>
        </w:rPr>
        <w:t>:</w:t>
      </w:r>
      <w:bookmarkEnd w:id="29"/>
      <w:r w:rsidRPr="008C12F9">
        <w:rPr>
          <w:b/>
          <w:i w:val="0"/>
        </w:rPr>
        <w:t xml:space="preserve"> </w:t>
      </w:r>
    </w:p>
    <w:p w:rsidR="000104AC" w:rsidRDefault="000104AC" w:rsidP="000104AC">
      <w:pPr>
        <w:rPr>
          <w:rFonts w:ascii="Times New Roman" w:hAnsi="Times New Roman"/>
          <w:sz w:val="28"/>
          <w:lang w:val="bg-BG"/>
        </w:rPr>
      </w:pPr>
    </w:p>
    <w:p w:rsidR="0071750C" w:rsidRPr="0071750C" w:rsidRDefault="0071750C" w:rsidP="008C12F9">
      <w:pPr>
        <w:spacing w:line="276" w:lineRule="auto"/>
        <w:jc w:val="both"/>
        <w:rPr>
          <w:rFonts w:ascii="Times New Roman" w:hAnsi="Times New Roman"/>
          <w:sz w:val="28"/>
          <w:lang w:val="bg-BG"/>
        </w:rPr>
      </w:pPr>
      <w:r w:rsidRPr="0071750C">
        <w:rPr>
          <w:rFonts w:ascii="Times New Roman" w:hAnsi="Times New Roman" w:hint="eastAsia"/>
          <w:sz w:val="28"/>
          <w:lang w:val="bg-BG"/>
        </w:rPr>
        <w:t>Тази</w:t>
      </w:r>
      <w:r w:rsidRPr="0071750C">
        <w:rPr>
          <w:rFonts w:ascii="Times New Roman" w:hAnsi="Times New Roman"/>
          <w:sz w:val="28"/>
          <w:lang w:val="bg-BG"/>
        </w:rPr>
        <w:t xml:space="preserve"> </w:t>
      </w:r>
      <w:r w:rsidRPr="0071750C">
        <w:rPr>
          <w:rFonts w:ascii="Times New Roman" w:hAnsi="Times New Roman" w:hint="eastAsia"/>
          <w:sz w:val="28"/>
          <w:lang w:val="bg-BG"/>
        </w:rPr>
        <w:t>операция</w:t>
      </w:r>
      <w:r w:rsidRPr="0071750C">
        <w:rPr>
          <w:rFonts w:ascii="Times New Roman" w:hAnsi="Times New Roman"/>
          <w:sz w:val="28"/>
          <w:lang w:val="bg-BG"/>
        </w:rPr>
        <w:t xml:space="preserve"> </w:t>
      </w:r>
      <w:r w:rsidRPr="0071750C">
        <w:rPr>
          <w:rFonts w:ascii="Times New Roman" w:hAnsi="Times New Roman" w:hint="eastAsia"/>
          <w:sz w:val="28"/>
          <w:lang w:val="bg-BG"/>
        </w:rPr>
        <w:t>се</w:t>
      </w:r>
      <w:r w:rsidRPr="0071750C">
        <w:rPr>
          <w:rFonts w:ascii="Times New Roman" w:hAnsi="Times New Roman"/>
          <w:sz w:val="28"/>
          <w:lang w:val="bg-BG"/>
        </w:rPr>
        <w:t xml:space="preserve"> </w:t>
      </w:r>
      <w:r w:rsidRPr="0071750C">
        <w:rPr>
          <w:rFonts w:ascii="Times New Roman" w:hAnsi="Times New Roman" w:hint="eastAsia"/>
          <w:sz w:val="28"/>
          <w:lang w:val="bg-BG"/>
        </w:rPr>
        <w:t>извършва</w:t>
      </w:r>
      <w:r w:rsidRPr="0071750C">
        <w:rPr>
          <w:rFonts w:ascii="Times New Roman" w:hAnsi="Times New Roman"/>
          <w:sz w:val="28"/>
          <w:lang w:val="bg-BG"/>
        </w:rPr>
        <w:t xml:space="preserve"> </w:t>
      </w:r>
      <w:r w:rsidRPr="0071750C">
        <w:rPr>
          <w:rFonts w:ascii="Times New Roman" w:hAnsi="Times New Roman" w:hint="eastAsia"/>
          <w:sz w:val="28"/>
          <w:lang w:val="bg-BG"/>
        </w:rPr>
        <w:t>от</w:t>
      </w:r>
      <w:r w:rsidRPr="0071750C">
        <w:rPr>
          <w:rFonts w:ascii="Times New Roman" w:hAnsi="Times New Roman"/>
          <w:sz w:val="28"/>
          <w:lang w:val="bg-BG"/>
        </w:rPr>
        <w:t xml:space="preserve"> </w:t>
      </w:r>
      <w:r w:rsidRPr="0071750C">
        <w:rPr>
          <w:rFonts w:ascii="Times New Roman" w:hAnsi="Times New Roman" w:hint="eastAsia"/>
          <w:sz w:val="28"/>
          <w:lang w:val="bg-BG"/>
        </w:rPr>
        <w:t>администраторската</w:t>
      </w:r>
      <w:r w:rsidRPr="0071750C">
        <w:rPr>
          <w:rFonts w:ascii="Times New Roman" w:hAnsi="Times New Roman"/>
          <w:sz w:val="28"/>
          <w:lang w:val="bg-BG"/>
        </w:rPr>
        <w:t xml:space="preserve"> </w:t>
      </w:r>
      <w:r w:rsidRPr="0071750C">
        <w:rPr>
          <w:rFonts w:ascii="Times New Roman" w:hAnsi="Times New Roman" w:hint="eastAsia"/>
          <w:sz w:val="28"/>
          <w:lang w:val="bg-BG"/>
        </w:rPr>
        <w:t>роля</w:t>
      </w:r>
      <w:r w:rsidR="00EB09A2">
        <w:rPr>
          <w:rFonts w:ascii="Times New Roman" w:hAnsi="Times New Roman"/>
          <w:sz w:val="28"/>
          <w:lang w:val="bg-BG"/>
        </w:rPr>
        <w:t>.</w:t>
      </w:r>
    </w:p>
    <w:p w:rsidR="0071750C" w:rsidRDefault="0071750C" w:rsidP="008C12F9">
      <w:pPr>
        <w:spacing w:line="276" w:lineRule="auto"/>
        <w:jc w:val="both"/>
        <w:rPr>
          <w:rFonts w:ascii="Times New Roman" w:hAnsi="Times New Roman"/>
          <w:sz w:val="28"/>
          <w:lang w:val="bg-BG"/>
        </w:rPr>
      </w:pPr>
      <w:r w:rsidRPr="0071750C">
        <w:rPr>
          <w:rFonts w:ascii="Times New Roman" w:hAnsi="Times New Roman" w:hint="eastAsia"/>
          <w:sz w:val="28"/>
          <w:lang w:val="bg-BG"/>
        </w:rPr>
        <w:t>Администраторът</w:t>
      </w:r>
      <w:r w:rsidRPr="0071750C">
        <w:rPr>
          <w:rFonts w:ascii="Times New Roman" w:hAnsi="Times New Roman"/>
          <w:sz w:val="28"/>
          <w:lang w:val="bg-BG"/>
        </w:rPr>
        <w:t xml:space="preserve"> </w:t>
      </w:r>
      <w:r w:rsidRPr="0071750C">
        <w:rPr>
          <w:rFonts w:ascii="Times New Roman" w:hAnsi="Times New Roman" w:hint="eastAsia"/>
          <w:sz w:val="28"/>
          <w:lang w:val="bg-BG"/>
        </w:rPr>
        <w:t>може</w:t>
      </w:r>
      <w:r w:rsidRPr="0071750C">
        <w:rPr>
          <w:rFonts w:ascii="Times New Roman" w:hAnsi="Times New Roman"/>
          <w:sz w:val="28"/>
          <w:lang w:val="bg-BG"/>
        </w:rPr>
        <w:t xml:space="preserve"> </w:t>
      </w:r>
      <w:r w:rsidRPr="0071750C">
        <w:rPr>
          <w:rFonts w:ascii="Times New Roman" w:hAnsi="Times New Roman" w:hint="eastAsia"/>
          <w:sz w:val="28"/>
          <w:lang w:val="bg-BG"/>
        </w:rPr>
        <w:t>да</w:t>
      </w:r>
      <w:r w:rsidRPr="0071750C">
        <w:rPr>
          <w:rFonts w:ascii="Times New Roman" w:hAnsi="Times New Roman"/>
          <w:sz w:val="28"/>
          <w:lang w:val="bg-BG"/>
        </w:rPr>
        <w:t xml:space="preserve"> </w:t>
      </w:r>
      <w:r w:rsidRPr="0071750C">
        <w:rPr>
          <w:rFonts w:ascii="Times New Roman" w:hAnsi="Times New Roman" w:hint="eastAsia"/>
          <w:sz w:val="28"/>
          <w:lang w:val="bg-BG"/>
        </w:rPr>
        <w:t>създава</w:t>
      </w:r>
      <w:r w:rsidRPr="0071750C">
        <w:rPr>
          <w:rFonts w:ascii="Times New Roman" w:hAnsi="Times New Roman"/>
          <w:sz w:val="28"/>
          <w:lang w:val="bg-BG"/>
        </w:rPr>
        <w:t xml:space="preserve"> / </w:t>
      </w:r>
      <w:r w:rsidRPr="0071750C">
        <w:rPr>
          <w:rFonts w:ascii="Times New Roman" w:hAnsi="Times New Roman" w:hint="eastAsia"/>
          <w:sz w:val="28"/>
          <w:lang w:val="bg-BG"/>
        </w:rPr>
        <w:t>редактира</w:t>
      </w:r>
      <w:r w:rsidRPr="0071750C">
        <w:rPr>
          <w:rFonts w:ascii="Times New Roman" w:hAnsi="Times New Roman"/>
          <w:sz w:val="28"/>
          <w:lang w:val="bg-BG"/>
        </w:rPr>
        <w:t xml:space="preserve"> </w:t>
      </w:r>
      <w:r w:rsidRPr="0071750C">
        <w:rPr>
          <w:rFonts w:ascii="Times New Roman" w:hAnsi="Times New Roman" w:hint="eastAsia"/>
          <w:sz w:val="28"/>
          <w:lang w:val="bg-BG"/>
        </w:rPr>
        <w:t>подробности</w:t>
      </w:r>
      <w:r w:rsidRPr="0071750C">
        <w:rPr>
          <w:rFonts w:ascii="Times New Roman" w:hAnsi="Times New Roman"/>
          <w:sz w:val="28"/>
          <w:lang w:val="bg-BG"/>
        </w:rPr>
        <w:t xml:space="preserve"> </w:t>
      </w:r>
      <w:r w:rsidRPr="0071750C">
        <w:rPr>
          <w:rFonts w:ascii="Times New Roman" w:hAnsi="Times New Roman" w:hint="eastAsia"/>
          <w:sz w:val="28"/>
          <w:lang w:val="bg-BG"/>
        </w:rPr>
        <w:t>за</w:t>
      </w:r>
      <w:r w:rsidRPr="0071750C">
        <w:rPr>
          <w:rFonts w:ascii="Times New Roman" w:hAnsi="Times New Roman"/>
          <w:sz w:val="28"/>
          <w:lang w:val="bg-BG"/>
        </w:rPr>
        <w:t xml:space="preserve"> </w:t>
      </w:r>
      <w:r>
        <w:rPr>
          <w:rFonts w:ascii="Times New Roman" w:hAnsi="Times New Roman" w:hint="eastAsia"/>
          <w:sz w:val="28"/>
          <w:lang w:val="bg-BG"/>
        </w:rPr>
        <w:t>обявата</w:t>
      </w:r>
      <w:r w:rsidRPr="0071750C">
        <w:rPr>
          <w:rFonts w:ascii="Times New Roman" w:hAnsi="Times New Roman"/>
          <w:sz w:val="28"/>
          <w:lang w:val="bg-BG"/>
        </w:rPr>
        <w:t xml:space="preserve">, </w:t>
      </w:r>
      <w:r>
        <w:rPr>
          <w:rFonts w:ascii="Times New Roman" w:hAnsi="Times New Roman" w:hint="eastAsia"/>
          <w:sz w:val="28"/>
          <w:lang w:val="bg-BG"/>
        </w:rPr>
        <w:t>включително и профила на потребителя</w:t>
      </w:r>
      <w:r w:rsidR="006B01D1">
        <w:rPr>
          <w:rFonts w:ascii="Times New Roman" w:hAnsi="Times New Roman"/>
          <w:sz w:val="28"/>
          <w:lang w:val="bg-BG"/>
        </w:rPr>
        <w:t xml:space="preserve"> и неговите кандидатури</w:t>
      </w:r>
      <w:r w:rsidR="006B01D1">
        <w:rPr>
          <w:rFonts w:ascii="Times New Roman" w:hAnsi="Times New Roman" w:hint="eastAsia"/>
          <w:sz w:val="28"/>
          <w:lang w:val="bg-BG"/>
        </w:rPr>
        <w:t>, които е създал</w:t>
      </w:r>
      <w:r>
        <w:rPr>
          <w:rFonts w:ascii="Times New Roman" w:hAnsi="Times New Roman" w:hint="eastAsia"/>
          <w:sz w:val="28"/>
          <w:lang w:val="bg-BG"/>
        </w:rPr>
        <w:t>.</w:t>
      </w:r>
    </w:p>
    <w:p w:rsidR="0071750C" w:rsidRPr="0071750C" w:rsidRDefault="0071750C" w:rsidP="000104AC">
      <w:pPr>
        <w:rPr>
          <w:rFonts w:ascii="Times New Roman" w:hAnsi="Times New Roman"/>
          <w:sz w:val="28"/>
          <w:rtl/>
          <w:lang w:val="bg-BG"/>
        </w:rPr>
      </w:pPr>
    </w:p>
    <w:p w:rsidR="000104AC" w:rsidRPr="008C12F9" w:rsidRDefault="00896D07" w:rsidP="000A0792">
      <w:pPr>
        <w:pStyle w:val="Heading2"/>
        <w:numPr>
          <w:ilvl w:val="2"/>
          <w:numId w:val="12"/>
        </w:numPr>
        <w:rPr>
          <w:b/>
          <w:i w:val="0"/>
        </w:rPr>
      </w:pPr>
      <w:bookmarkStart w:id="30" w:name="_Toc3452590"/>
      <w:r w:rsidRPr="008C12F9">
        <w:rPr>
          <w:rFonts w:hint="eastAsia"/>
          <w:b/>
          <w:i w:val="0"/>
        </w:rPr>
        <w:lastRenderedPageBreak/>
        <w:t>Регистрация</w:t>
      </w:r>
      <w:r w:rsidRPr="008C12F9">
        <w:rPr>
          <w:b/>
          <w:i w:val="0"/>
        </w:rPr>
        <w:t xml:space="preserve"> </w:t>
      </w:r>
      <w:r w:rsidRPr="008C12F9">
        <w:rPr>
          <w:rFonts w:hint="eastAsia"/>
          <w:b/>
          <w:i w:val="0"/>
        </w:rPr>
        <w:t>на</w:t>
      </w:r>
      <w:r w:rsidRPr="008C12F9">
        <w:rPr>
          <w:b/>
          <w:i w:val="0"/>
        </w:rPr>
        <w:t xml:space="preserve"> </w:t>
      </w:r>
      <w:r w:rsidRPr="008C12F9">
        <w:rPr>
          <w:rFonts w:hint="eastAsia"/>
          <w:b/>
          <w:i w:val="0"/>
        </w:rPr>
        <w:t>потребител</w:t>
      </w:r>
      <w:r w:rsidRPr="008C12F9">
        <w:rPr>
          <w:b/>
          <w:i w:val="0"/>
        </w:rPr>
        <w:t>:</w:t>
      </w:r>
      <w:bookmarkEnd w:id="30"/>
    </w:p>
    <w:p w:rsidR="000104AC" w:rsidRDefault="000104AC" w:rsidP="008C12F9">
      <w:pPr>
        <w:pStyle w:val="Heading2"/>
      </w:pPr>
    </w:p>
    <w:p w:rsidR="00896D07" w:rsidRDefault="00EB09A2" w:rsidP="006B01D1">
      <w:pPr>
        <w:spacing w:line="276" w:lineRule="auto"/>
        <w:jc w:val="both"/>
        <w:rPr>
          <w:rFonts w:ascii="Times New Roman" w:hAnsi="Times New Roman"/>
          <w:sz w:val="28"/>
          <w:lang w:val="bg-BG"/>
        </w:rPr>
      </w:pPr>
      <w:r>
        <w:rPr>
          <w:rFonts w:ascii="Times New Roman" w:hAnsi="Times New Roman"/>
          <w:sz w:val="28"/>
          <w:lang w:val="bg-BG"/>
        </w:rPr>
        <w:t>Тази операция може да се извърши от потребителя или администратора. С</w:t>
      </w:r>
      <w:r w:rsidR="00896D07">
        <w:rPr>
          <w:rFonts w:ascii="Times New Roman" w:hAnsi="Times New Roman"/>
          <w:sz w:val="28"/>
          <w:lang w:val="bg-BG"/>
        </w:rPr>
        <w:t>лед като е въвел личните си данни (потребителско име, собсвено име, имейл, парола, населено място) трябва да избере една от двете роли – работодател/служител.</w:t>
      </w:r>
    </w:p>
    <w:p w:rsidR="00896D07" w:rsidRDefault="00896D07" w:rsidP="008C12F9">
      <w:pPr>
        <w:jc w:val="both"/>
        <w:rPr>
          <w:rFonts w:ascii="Times New Roman" w:hAnsi="Times New Roman"/>
          <w:sz w:val="28"/>
          <w:lang w:val="bg-BG"/>
        </w:rPr>
      </w:pPr>
    </w:p>
    <w:p w:rsidR="008C12F9" w:rsidRDefault="00896D07" w:rsidP="008C12F9">
      <w:pPr>
        <w:spacing w:line="360" w:lineRule="auto"/>
        <w:jc w:val="both"/>
        <w:rPr>
          <w:rFonts w:ascii="Times New Roman" w:hAnsi="Times New Roman"/>
          <w:sz w:val="28"/>
        </w:rPr>
      </w:pPr>
      <w:r w:rsidRPr="00896D07">
        <w:rPr>
          <w:rFonts w:ascii="Times New Roman" w:hAnsi="Times New Roman" w:hint="eastAsia"/>
          <w:sz w:val="28"/>
          <w:lang w:val="bg-BG"/>
        </w:rPr>
        <w:t>Админът</w:t>
      </w:r>
      <w:r w:rsidRPr="00896D07">
        <w:rPr>
          <w:rFonts w:ascii="Times New Roman" w:hAnsi="Times New Roman"/>
          <w:sz w:val="28"/>
          <w:lang w:val="bg-BG"/>
        </w:rPr>
        <w:t xml:space="preserve"> </w:t>
      </w:r>
      <w:r w:rsidRPr="00896D07">
        <w:rPr>
          <w:rFonts w:ascii="Times New Roman" w:hAnsi="Times New Roman" w:hint="eastAsia"/>
          <w:sz w:val="28"/>
          <w:lang w:val="bg-BG"/>
        </w:rPr>
        <w:t>може</w:t>
      </w:r>
      <w:r>
        <w:rPr>
          <w:rFonts w:ascii="Times New Roman" w:hAnsi="Times New Roman"/>
          <w:sz w:val="28"/>
          <w:lang w:val="bg-BG"/>
        </w:rPr>
        <w:t xml:space="preserve"> </w:t>
      </w:r>
      <w:r w:rsidRPr="00896D07">
        <w:rPr>
          <w:rFonts w:ascii="Times New Roman" w:hAnsi="Times New Roman" w:hint="eastAsia"/>
          <w:sz w:val="28"/>
          <w:lang w:val="bg-BG"/>
        </w:rPr>
        <w:t>да</w:t>
      </w:r>
      <w:r w:rsidRPr="00896D07">
        <w:rPr>
          <w:rFonts w:ascii="Times New Roman" w:hAnsi="Times New Roman"/>
          <w:sz w:val="28"/>
          <w:lang w:val="bg-BG"/>
        </w:rPr>
        <w:t xml:space="preserve"> </w:t>
      </w:r>
      <w:r>
        <w:rPr>
          <w:rFonts w:ascii="Times New Roman" w:hAnsi="Times New Roman" w:hint="eastAsia"/>
          <w:sz w:val="28"/>
          <w:lang w:val="bg-BG"/>
        </w:rPr>
        <w:t>регистрира потребителя с</w:t>
      </w:r>
      <w:r>
        <w:rPr>
          <w:rFonts w:ascii="Times New Roman" w:hAnsi="Times New Roman"/>
          <w:sz w:val="28"/>
          <w:lang w:val="bg-BG"/>
        </w:rPr>
        <w:t xml:space="preserve"> принадлежност по избор - </w:t>
      </w:r>
      <w:r>
        <w:rPr>
          <w:rFonts w:ascii="Times New Roman" w:hAnsi="Times New Roman" w:hint="eastAsia"/>
          <w:sz w:val="28"/>
          <w:lang w:val="bg-BG"/>
        </w:rPr>
        <w:t>ролята на работодател или служител</w:t>
      </w:r>
      <w:r w:rsidRPr="00896D07">
        <w:rPr>
          <w:rFonts w:ascii="Times New Roman" w:hAnsi="Times New Roman"/>
          <w:sz w:val="28"/>
          <w:lang w:val="bg-BG"/>
        </w:rPr>
        <w:t xml:space="preserve">. </w:t>
      </w:r>
      <w:r w:rsidRPr="00896D07">
        <w:rPr>
          <w:rFonts w:ascii="Times New Roman" w:hAnsi="Times New Roman" w:hint="eastAsia"/>
          <w:sz w:val="28"/>
          <w:lang w:val="bg-BG"/>
        </w:rPr>
        <w:t>Също</w:t>
      </w:r>
      <w:r w:rsidRPr="00896D07">
        <w:rPr>
          <w:rFonts w:ascii="Times New Roman" w:hAnsi="Times New Roman"/>
          <w:sz w:val="28"/>
          <w:lang w:val="bg-BG"/>
        </w:rPr>
        <w:t xml:space="preserve"> </w:t>
      </w:r>
      <w:r w:rsidRPr="00896D07">
        <w:rPr>
          <w:rFonts w:ascii="Times New Roman" w:hAnsi="Times New Roman" w:hint="eastAsia"/>
          <w:sz w:val="28"/>
          <w:lang w:val="bg-BG"/>
        </w:rPr>
        <w:t>така</w:t>
      </w:r>
      <w:r w:rsidRPr="00896D07">
        <w:rPr>
          <w:rFonts w:ascii="Times New Roman" w:hAnsi="Times New Roman"/>
          <w:sz w:val="28"/>
          <w:lang w:val="bg-BG"/>
        </w:rPr>
        <w:t xml:space="preserve">, </w:t>
      </w:r>
      <w:r w:rsidRPr="00896D07">
        <w:rPr>
          <w:rFonts w:ascii="Times New Roman" w:hAnsi="Times New Roman" w:hint="eastAsia"/>
          <w:sz w:val="28"/>
          <w:lang w:val="bg-BG"/>
        </w:rPr>
        <w:t>администраторът</w:t>
      </w:r>
      <w:r w:rsidRPr="00896D07">
        <w:rPr>
          <w:rFonts w:ascii="Times New Roman" w:hAnsi="Times New Roman"/>
          <w:sz w:val="28"/>
          <w:lang w:val="bg-BG"/>
        </w:rPr>
        <w:t xml:space="preserve"> </w:t>
      </w:r>
      <w:r w:rsidRPr="00896D07">
        <w:rPr>
          <w:rFonts w:ascii="Times New Roman" w:hAnsi="Times New Roman" w:hint="eastAsia"/>
          <w:sz w:val="28"/>
          <w:lang w:val="bg-BG"/>
        </w:rPr>
        <w:t>може</w:t>
      </w:r>
      <w:r w:rsidRPr="00896D07">
        <w:rPr>
          <w:rFonts w:ascii="Times New Roman" w:hAnsi="Times New Roman"/>
          <w:sz w:val="28"/>
          <w:lang w:val="bg-BG"/>
        </w:rPr>
        <w:t xml:space="preserve"> </w:t>
      </w:r>
      <w:r w:rsidRPr="00896D07">
        <w:rPr>
          <w:rFonts w:ascii="Times New Roman" w:hAnsi="Times New Roman" w:hint="eastAsia"/>
          <w:sz w:val="28"/>
          <w:lang w:val="bg-BG"/>
        </w:rPr>
        <w:t>да</w:t>
      </w:r>
      <w:r w:rsidRPr="00896D07">
        <w:rPr>
          <w:rFonts w:ascii="Times New Roman" w:hAnsi="Times New Roman"/>
          <w:sz w:val="28"/>
          <w:lang w:val="bg-BG"/>
        </w:rPr>
        <w:t xml:space="preserve"> </w:t>
      </w:r>
      <w:r w:rsidRPr="00896D07">
        <w:rPr>
          <w:rFonts w:ascii="Times New Roman" w:hAnsi="Times New Roman" w:hint="eastAsia"/>
          <w:sz w:val="28"/>
          <w:lang w:val="bg-BG"/>
        </w:rPr>
        <w:t>модифицира</w:t>
      </w:r>
      <w:r w:rsidRPr="00896D07">
        <w:rPr>
          <w:rFonts w:ascii="Times New Roman" w:hAnsi="Times New Roman"/>
          <w:sz w:val="28"/>
          <w:lang w:val="bg-BG"/>
        </w:rPr>
        <w:t xml:space="preserve"> </w:t>
      </w:r>
      <w:r w:rsidRPr="00896D07">
        <w:rPr>
          <w:rFonts w:ascii="Times New Roman" w:hAnsi="Times New Roman" w:hint="eastAsia"/>
          <w:sz w:val="28"/>
          <w:lang w:val="bg-BG"/>
        </w:rPr>
        <w:t>принадлежността</w:t>
      </w:r>
      <w:r w:rsidRPr="00896D07">
        <w:rPr>
          <w:rFonts w:ascii="Times New Roman" w:hAnsi="Times New Roman"/>
          <w:sz w:val="28"/>
          <w:lang w:val="bg-BG"/>
        </w:rPr>
        <w:t>,</w:t>
      </w:r>
      <w:r>
        <w:rPr>
          <w:rFonts w:ascii="Times New Roman" w:hAnsi="Times New Roman"/>
          <w:sz w:val="28"/>
          <w:lang w:val="bg-BG"/>
        </w:rPr>
        <w:t xml:space="preserve"> </w:t>
      </w:r>
      <w:r w:rsidRPr="00896D07">
        <w:rPr>
          <w:rFonts w:ascii="Times New Roman" w:hAnsi="Times New Roman" w:hint="eastAsia"/>
          <w:sz w:val="28"/>
          <w:lang w:val="bg-BG"/>
        </w:rPr>
        <w:t>заглавие</w:t>
      </w:r>
      <w:r w:rsidRPr="00896D07">
        <w:rPr>
          <w:rFonts w:ascii="Times New Roman" w:hAnsi="Times New Roman"/>
          <w:sz w:val="28"/>
          <w:lang w:val="bg-BG"/>
        </w:rPr>
        <w:t xml:space="preserve"> </w:t>
      </w:r>
      <w:r>
        <w:rPr>
          <w:rFonts w:ascii="Times New Roman" w:hAnsi="Times New Roman" w:hint="eastAsia"/>
          <w:sz w:val="28"/>
          <w:lang w:val="bg-BG"/>
        </w:rPr>
        <w:t xml:space="preserve">на обявата </w:t>
      </w:r>
      <w:r w:rsidRPr="00896D07">
        <w:rPr>
          <w:rFonts w:ascii="Times New Roman" w:hAnsi="Times New Roman" w:hint="eastAsia"/>
          <w:sz w:val="28"/>
          <w:lang w:val="bg-BG"/>
        </w:rPr>
        <w:t>и</w:t>
      </w:r>
      <w:r w:rsidRPr="00896D07">
        <w:rPr>
          <w:rFonts w:ascii="Times New Roman" w:hAnsi="Times New Roman"/>
          <w:sz w:val="28"/>
          <w:lang w:val="bg-BG"/>
        </w:rPr>
        <w:t xml:space="preserve"> </w:t>
      </w:r>
      <w:r w:rsidRPr="00896D07">
        <w:rPr>
          <w:rFonts w:ascii="Times New Roman" w:hAnsi="Times New Roman" w:hint="eastAsia"/>
          <w:sz w:val="28"/>
          <w:lang w:val="bg-BG"/>
        </w:rPr>
        <w:t>описание</w:t>
      </w:r>
      <w:r>
        <w:rPr>
          <w:rFonts w:ascii="Times New Roman" w:hAnsi="Times New Roman"/>
          <w:sz w:val="28"/>
          <w:lang w:val="bg-BG"/>
        </w:rPr>
        <w:t xml:space="preserve"> и нейното описани, да премахва качени файлове на потребителите в базата данни или да променя техни стойности</w:t>
      </w:r>
      <w:r w:rsidRPr="00896D07">
        <w:rPr>
          <w:rFonts w:ascii="Times New Roman" w:hAnsi="Times New Roman"/>
          <w:sz w:val="28"/>
          <w:lang w:val="bg-BG"/>
        </w:rPr>
        <w:t>.</w:t>
      </w:r>
    </w:p>
    <w:p w:rsidR="008C12F9" w:rsidRPr="008C12F9" w:rsidRDefault="008C12F9" w:rsidP="008C12F9">
      <w:pPr>
        <w:spacing w:line="360" w:lineRule="auto"/>
        <w:jc w:val="both"/>
        <w:rPr>
          <w:rFonts w:ascii="Times New Roman" w:hAnsi="Times New Roman"/>
          <w:sz w:val="28"/>
        </w:rPr>
      </w:pPr>
    </w:p>
    <w:p w:rsidR="00EB09A2" w:rsidRPr="008C12F9" w:rsidRDefault="005A0B5F" w:rsidP="000A0792">
      <w:pPr>
        <w:pStyle w:val="Heading2"/>
        <w:numPr>
          <w:ilvl w:val="2"/>
          <w:numId w:val="12"/>
        </w:numPr>
        <w:rPr>
          <w:b/>
          <w:i w:val="0"/>
        </w:rPr>
      </w:pPr>
      <w:bookmarkStart w:id="31" w:name="_Toc3452591"/>
      <w:r w:rsidRPr="008C12F9">
        <w:rPr>
          <w:rFonts w:hint="eastAsia"/>
          <w:b/>
          <w:i w:val="0"/>
        </w:rPr>
        <w:t>Специално</w:t>
      </w:r>
      <w:r w:rsidRPr="008C12F9">
        <w:rPr>
          <w:b/>
          <w:i w:val="0"/>
        </w:rPr>
        <w:t xml:space="preserve"> </w:t>
      </w:r>
      <w:r w:rsidR="000104AC" w:rsidRPr="008C12F9">
        <w:rPr>
          <w:rFonts w:hint="eastAsia"/>
          <w:b/>
          <w:i w:val="0"/>
        </w:rPr>
        <w:t>гласуване</w:t>
      </w:r>
      <w:bookmarkEnd w:id="31"/>
    </w:p>
    <w:p w:rsidR="000104AC" w:rsidRDefault="00EB09A2" w:rsidP="008C12F9">
      <w:pPr>
        <w:jc w:val="both"/>
        <w:rPr>
          <w:rFonts w:ascii="Times New Roman" w:hAnsi="Times New Roman"/>
          <w:sz w:val="28"/>
          <w:lang w:val="bg-BG"/>
        </w:rPr>
      </w:pPr>
      <w:r>
        <w:rPr>
          <w:rFonts w:ascii="Times New Roman" w:hAnsi="Times New Roman"/>
          <w:sz w:val="28"/>
          <w:lang w:val="bg-BG"/>
        </w:rPr>
        <w:t xml:space="preserve"> </w:t>
      </w:r>
    </w:p>
    <w:p w:rsidR="00EB09A2" w:rsidRDefault="00EB09A2" w:rsidP="008C12F9">
      <w:pPr>
        <w:jc w:val="both"/>
        <w:rPr>
          <w:rFonts w:ascii="Times New Roman" w:hAnsi="Times New Roman"/>
          <w:sz w:val="28"/>
          <w:lang w:val="bg-BG"/>
        </w:rPr>
      </w:pPr>
      <w:r>
        <w:rPr>
          <w:rFonts w:ascii="Times New Roman" w:hAnsi="Times New Roman"/>
          <w:sz w:val="28"/>
          <w:lang w:val="bg-BG"/>
        </w:rPr>
        <w:t xml:space="preserve">Тази операция се извършва от потребителя в двете си роли като работодател или служител. </w:t>
      </w:r>
    </w:p>
    <w:p w:rsidR="000104AC" w:rsidRDefault="00EB09A2" w:rsidP="008C12F9">
      <w:pPr>
        <w:jc w:val="both"/>
        <w:rPr>
          <w:rFonts w:ascii="Times New Roman" w:hAnsi="Times New Roman"/>
          <w:sz w:val="28"/>
          <w:lang w:val="bg-BG"/>
        </w:rPr>
      </w:pPr>
      <w:r>
        <w:rPr>
          <w:rFonts w:ascii="Times New Roman" w:hAnsi="Times New Roman"/>
          <w:sz w:val="28"/>
          <w:lang w:val="bg-BG"/>
        </w:rPr>
        <w:t xml:space="preserve">След като дадена работа е свършена или нулирана потребителя ще има възможността да даде своята оценка – рейтинг. </w:t>
      </w:r>
      <w:r w:rsidR="00A97CC8">
        <w:rPr>
          <w:rFonts w:ascii="Times New Roman" w:hAnsi="Times New Roman"/>
          <w:sz w:val="28"/>
          <w:lang w:val="bg-BG"/>
        </w:rPr>
        <w:t>Като информация получава администратора</w:t>
      </w:r>
      <w:r>
        <w:rPr>
          <w:rFonts w:ascii="Times New Roman" w:hAnsi="Times New Roman"/>
          <w:sz w:val="28"/>
          <w:lang w:val="bg-BG"/>
        </w:rPr>
        <w:t xml:space="preserve"> под формата на статистики.</w:t>
      </w:r>
    </w:p>
    <w:p w:rsidR="00F87DBE" w:rsidRDefault="00F87DBE" w:rsidP="008C12F9">
      <w:pPr>
        <w:jc w:val="both"/>
        <w:rPr>
          <w:rFonts w:ascii="Times New Roman" w:hAnsi="Times New Roman"/>
          <w:sz w:val="28"/>
          <w:lang w:val="bg-BG"/>
        </w:rPr>
      </w:pPr>
    </w:p>
    <w:p w:rsidR="00F87DBE" w:rsidRPr="00F87DBE" w:rsidRDefault="00F87DBE" w:rsidP="00F87DBE">
      <w:pPr>
        <w:pStyle w:val="Heading2"/>
        <w:numPr>
          <w:ilvl w:val="2"/>
          <w:numId w:val="12"/>
        </w:numPr>
        <w:jc w:val="both"/>
        <w:rPr>
          <w:b/>
          <w:i w:val="0"/>
        </w:rPr>
      </w:pPr>
      <w:bookmarkStart w:id="32" w:name="_Toc3452592"/>
      <w:r w:rsidRPr="00F87DBE">
        <w:rPr>
          <w:b/>
          <w:i w:val="0"/>
        </w:rPr>
        <w:t>Търсене по обява</w:t>
      </w:r>
      <w:bookmarkEnd w:id="32"/>
    </w:p>
    <w:p w:rsidR="008C12F9" w:rsidRDefault="00F87DBE" w:rsidP="00EB09A2">
      <w:pPr>
        <w:rPr>
          <w:rFonts w:ascii="Times New Roman" w:hAnsi="Times New Roman"/>
          <w:sz w:val="28"/>
          <w:lang w:val="bg-BG"/>
        </w:rPr>
      </w:pPr>
      <w:r>
        <w:rPr>
          <w:rFonts w:ascii="Times New Roman" w:hAnsi="Times New Roman"/>
          <w:sz w:val="28"/>
          <w:lang w:val="bg-BG"/>
        </w:rPr>
        <w:t>Тази операция може да се извършва от всеки потребител като цели да улесни търсенето на работа на всеки, служещ си с нея.</w:t>
      </w:r>
    </w:p>
    <w:p w:rsidR="008C12F9" w:rsidRDefault="008C12F9" w:rsidP="00EB09A2">
      <w:pPr>
        <w:rPr>
          <w:rFonts w:ascii="Times New Roman" w:hAnsi="Times New Roman"/>
          <w:sz w:val="28"/>
          <w:lang w:val="bg-BG"/>
        </w:rPr>
      </w:pPr>
    </w:p>
    <w:p w:rsidR="008C12F9" w:rsidRDefault="00EB09A2" w:rsidP="008C12F9">
      <w:pPr>
        <w:rPr>
          <w:rFonts w:ascii="Times New Roman" w:hAnsi="Times New Roman"/>
          <w:sz w:val="28"/>
          <w:lang w:val="bg-BG"/>
        </w:rPr>
      </w:pPr>
      <w:r>
        <w:rPr>
          <w:rFonts w:ascii="Times New Roman" w:hAnsi="Times New Roman"/>
          <w:sz w:val="28"/>
          <w:lang w:val="bg-BG"/>
        </w:rPr>
        <w:t xml:space="preserve"> </w:t>
      </w:r>
    </w:p>
    <w:p w:rsidR="005C0F4D" w:rsidRDefault="00A97CC8" w:rsidP="000A0792">
      <w:pPr>
        <w:pStyle w:val="Heading2"/>
        <w:numPr>
          <w:ilvl w:val="1"/>
          <w:numId w:val="12"/>
        </w:numPr>
        <w:jc w:val="both"/>
        <w:rPr>
          <w:b/>
          <w:i w:val="0"/>
          <w:szCs w:val="28"/>
        </w:rPr>
      </w:pPr>
      <w:bookmarkStart w:id="33" w:name="_Toc3452593"/>
      <w:r w:rsidRPr="008C12F9">
        <w:rPr>
          <w:b/>
          <w:i w:val="0"/>
          <w:szCs w:val="28"/>
        </w:rPr>
        <w:t>Съображения за избор на програмни средства и развойната среда</w:t>
      </w:r>
      <w:bookmarkEnd w:id="33"/>
    </w:p>
    <w:p w:rsidR="008C12F9" w:rsidRPr="008C12F9" w:rsidRDefault="008C12F9" w:rsidP="008C12F9">
      <w:pPr>
        <w:rPr>
          <w:rFonts w:asciiTheme="minorHAnsi" w:hAnsiTheme="minorHAnsi"/>
          <w:lang w:val="bg-BG"/>
        </w:rPr>
      </w:pPr>
    </w:p>
    <w:p w:rsidR="00A97CC8" w:rsidRPr="008C12F9" w:rsidRDefault="00A97CC8" w:rsidP="000A0792">
      <w:pPr>
        <w:pStyle w:val="Heading2"/>
        <w:numPr>
          <w:ilvl w:val="2"/>
          <w:numId w:val="12"/>
        </w:numPr>
        <w:rPr>
          <w:b/>
          <w:i w:val="0"/>
        </w:rPr>
      </w:pPr>
      <w:bookmarkStart w:id="34" w:name="_Toc3452594"/>
      <w:r w:rsidRPr="008C12F9">
        <w:rPr>
          <w:b/>
          <w:i w:val="0"/>
        </w:rPr>
        <w:t>Избор на език за програмиране</w:t>
      </w:r>
      <w:bookmarkEnd w:id="34"/>
    </w:p>
    <w:p w:rsidR="005C0F4D" w:rsidRDefault="005C0F4D" w:rsidP="005C0F4D">
      <w:pPr>
        <w:pStyle w:val="ListParagraph"/>
        <w:ind w:left="0"/>
        <w:rPr>
          <w:rFonts w:ascii="Times New Roman" w:hAnsi="Times New Roman"/>
          <w:sz w:val="28"/>
          <w:lang w:val="bg-BG"/>
        </w:rPr>
      </w:pPr>
    </w:p>
    <w:p w:rsidR="005C0F4D" w:rsidRPr="008C12F9" w:rsidRDefault="005C0F4D" w:rsidP="008C12F9">
      <w:pPr>
        <w:pStyle w:val="ListParagraph"/>
        <w:spacing w:line="276" w:lineRule="auto"/>
        <w:ind w:left="0"/>
        <w:jc w:val="both"/>
        <w:rPr>
          <w:rFonts w:ascii="Times New Roman" w:hAnsi="Times New Roman"/>
          <w:sz w:val="28"/>
          <w:szCs w:val="28"/>
          <w:lang w:val="bg-BG"/>
        </w:rPr>
      </w:pPr>
      <w:r w:rsidRPr="008C12F9">
        <w:rPr>
          <w:rFonts w:ascii="Times New Roman" w:hAnsi="Times New Roman"/>
          <w:sz w:val="28"/>
          <w:szCs w:val="28"/>
          <w:lang w:val="bg-BG"/>
        </w:rPr>
        <w:t xml:space="preserve">Java е съвременен език за програмиране от високо ниво с отворен код, широкоразпространен, масово използван при разработката на сървърни системи и мобилни приложения, с много силно развита екосистема, с многобройни библиотеки и технологични рамки и съответно дава много перспективи за работа и професионално развитие. Java комбинира </w:t>
      </w:r>
      <w:r w:rsidRPr="008C12F9">
        <w:rPr>
          <w:rFonts w:ascii="Times New Roman" w:hAnsi="Times New Roman"/>
          <w:sz w:val="28"/>
          <w:szCs w:val="28"/>
          <w:lang w:val="bg-BG"/>
        </w:rPr>
        <w:lastRenderedPageBreak/>
        <w:t>парадигмите на процедурното, обектно-ориентираното и функционалното програмиране по съвременен начин с лесен за употреба синтаксис.</w:t>
      </w:r>
    </w:p>
    <w:p w:rsidR="005C0F4D" w:rsidRPr="005C0F4D" w:rsidRDefault="005C0F4D" w:rsidP="005C0F4D">
      <w:pPr>
        <w:rPr>
          <w:rFonts w:ascii="Arial" w:hAnsi="Arial" w:cs="Arial"/>
          <w:szCs w:val="24"/>
          <w:lang w:val="bg-BG"/>
        </w:rPr>
      </w:pPr>
    </w:p>
    <w:p w:rsidR="00A97CC8" w:rsidRPr="008C12F9" w:rsidRDefault="00A97CC8" w:rsidP="000A0792">
      <w:pPr>
        <w:pStyle w:val="Heading2"/>
        <w:numPr>
          <w:ilvl w:val="2"/>
          <w:numId w:val="12"/>
        </w:numPr>
        <w:rPr>
          <w:b/>
          <w:i w:val="0"/>
        </w:rPr>
      </w:pPr>
      <w:bookmarkStart w:id="35" w:name="_Toc3452595"/>
      <w:r w:rsidRPr="008C12F9">
        <w:rPr>
          <w:b/>
          <w:i w:val="0"/>
        </w:rPr>
        <w:t xml:space="preserve">Избор на </w:t>
      </w:r>
      <w:r w:rsidR="00F87DBE">
        <w:rPr>
          <w:b/>
          <w:i w:val="0"/>
        </w:rPr>
        <w:t>технологична рамка</w:t>
      </w:r>
      <w:bookmarkEnd w:id="35"/>
    </w:p>
    <w:p w:rsidR="00EB097D" w:rsidRDefault="00EB097D" w:rsidP="00EB097D">
      <w:pPr>
        <w:pStyle w:val="ListParagraph"/>
        <w:ind w:left="1224"/>
        <w:rPr>
          <w:rFonts w:ascii="Times New Roman" w:hAnsi="Times New Roman"/>
          <w:sz w:val="28"/>
          <w:lang w:val="bg-BG"/>
        </w:rPr>
      </w:pPr>
    </w:p>
    <w:p w:rsidR="00B83F17" w:rsidRPr="008C12F9" w:rsidRDefault="00EB097D" w:rsidP="008C12F9">
      <w:pPr>
        <w:pStyle w:val="ListParagraph"/>
        <w:ind w:left="0"/>
        <w:jc w:val="both"/>
        <w:rPr>
          <w:rFonts w:ascii="Times New Roman" w:hAnsi="Times New Roman"/>
          <w:sz w:val="28"/>
          <w:lang w:val="bg-BG"/>
        </w:rPr>
      </w:pPr>
      <w:r w:rsidRPr="00EB097D">
        <w:rPr>
          <w:rFonts w:ascii="Times New Roman" w:hAnsi="Times New Roman"/>
          <w:sz w:val="28"/>
          <w:lang w:val="bg-BG"/>
        </w:rPr>
        <w:t xml:space="preserve"> </w:t>
      </w:r>
      <w:r w:rsidRPr="008C12F9">
        <w:rPr>
          <w:rFonts w:ascii="Times New Roman" w:hAnsi="Times New Roman"/>
          <w:sz w:val="28"/>
          <w:lang w:val="bg-BG"/>
        </w:rPr>
        <w:t>Spring Framework е технологична рамка (или „framework), която е с отворен код. Тя е предназначена за Java платформата, като представя множество различни функции, които улесняват разработката на различни приложения, базирани на Java.</w:t>
      </w:r>
      <w:r w:rsidR="00B83F17" w:rsidRPr="008C12F9">
        <w:rPr>
          <w:rFonts w:ascii="Times New Roman" w:hAnsi="Times New Roman"/>
          <w:sz w:val="28"/>
        </w:rPr>
        <w:t xml:space="preserve"> Spring Framework</w:t>
      </w:r>
      <w:r w:rsidRPr="008C12F9">
        <w:rPr>
          <w:rFonts w:ascii="Times New Roman" w:hAnsi="Times New Roman"/>
          <w:sz w:val="28"/>
          <w:lang w:val="bg-BG"/>
        </w:rPr>
        <w:t xml:space="preserve"> </w:t>
      </w:r>
      <w:r w:rsidR="00B83F17" w:rsidRPr="008C12F9">
        <w:rPr>
          <w:rFonts w:ascii="Times New Roman" w:hAnsi="Times New Roman"/>
          <w:sz w:val="28"/>
          <w:lang w:val="bg-BG"/>
        </w:rPr>
        <w:t>е колекция от модули, позволяващи на програмистите да избират модулите които са необходими за техните приложения.</w:t>
      </w:r>
      <w:r w:rsidR="00B83F17" w:rsidRPr="008C12F9">
        <w:rPr>
          <w:rFonts w:ascii="Times New Roman" w:hAnsi="Times New Roman"/>
          <w:sz w:val="28"/>
        </w:rPr>
        <w:t xml:space="preserve">  </w:t>
      </w:r>
      <w:r w:rsidR="00B83F17" w:rsidRPr="008C12F9">
        <w:rPr>
          <w:rFonts w:ascii="Times New Roman" w:hAnsi="Times New Roman"/>
          <w:sz w:val="28"/>
          <w:lang w:val="bg-BG"/>
        </w:rPr>
        <w:t xml:space="preserve">Различните модули, предоставени от </w:t>
      </w:r>
      <w:r w:rsidR="00B83F17" w:rsidRPr="008C12F9">
        <w:rPr>
          <w:rFonts w:ascii="Times New Roman" w:hAnsi="Times New Roman"/>
          <w:sz w:val="28"/>
        </w:rPr>
        <w:t xml:space="preserve">Spring </w:t>
      </w:r>
      <w:r w:rsidR="002F4F68">
        <w:rPr>
          <w:rFonts w:ascii="Times New Roman" w:hAnsi="Times New Roman"/>
          <w:sz w:val="28"/>
          <w:lang w:val="bg-BG"/>
        </w:rPr>
        <w:t>са показани на</w:t>
      </w:r>
      <w:r w:rsidR="00F87DBE" w:rsidRPr="00F87DBE">
        <w:rPr>
          <w:rFonts w:ascii="Times New Roman" w:hAnsi="Times New Roman"/>
          <w:i/>
          <w:sz w:val="28"/>
          <w:lang w:val="bg-BG"/>
        </w:rPr>
        <w:t xml:space="preserve"> Фигура 2.2.2.1</w:t>
      </w:r>
      <w:r w:rsidR="008C12F9">
        <w:rPr>
          <w:rFonts w:ascii="Times New Roman" w:hAnsi="Times New Roman"/>
          <w:sz w:val="28"/>
          <w:lang w:val="bg-BG"/>
        </w:rPr>
        <w:t>.</w:t>
      </w:r>
    </w:p>
    <w:p w:rsidR="00B83F17" w:rsidRDefault="00B83F17" w:rsidP="00EB097D">
      <w:pPr>
        <w:pStyle w:val="ListParagraph"/>
        <w:ind w:left="0"/>
        <w:rPr>
          <w:rFonts w:ascii="Times New Roman" w:hAnsi="Times New Roman"/>
          <w:sz w:val="28"/>
          <w:lang w:val="bg-BG"/>
        </w:rPr>
      </w:pPr>
    </w:p>
    <w:p w:rsidR="006F7A0D" w:rsidRDefault="00B83F17" w:rsidP="006F7A0D">
      <w:pPr>
        <w:pStyle w:val="ListParagraph"/>
        <w:keepNext/>
        <w:ind w:left="0"/>
        <w:jc w:val="center"/>
      </w:pPr>
      <w:r>
        <w:rPr>
          <w:noProof/>
          <w:lang w:eastAsia="en-US"/>
        </w:rPr>
        <w:drawing>
          <wp:inline distT="0" distB="0" distL="0" distR="0" wp14:anchorId="07726AB3" wp14:editId="636E0C17">
            <wp:extent cx="4648200" cy="3096814"/>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1499" cy="3105675"/>
                    </a:xfrm>
                    <a:prstGeom prst="rect">
                      <a:avLst/>
                    </a:prstGeom>
                  </pic:spPr>
                </pic:pic>
              </a:graphicData>
            </a:graphic>
          </wp:inline>
        </w:drawing>
      </w:r>
    </w:p>
    <w:p w:rsidR="00B83F17" w:rsidRPr="00F87DBE" w:rsidRDefault="006F7A0D" w:rsidP="006F7A0D">
      <w:pPr>
        <w:pStyle w:val="Caption"/>
        <w:jc w:val="center"/>
      </w:pPr>
      <w:r>
        <w:rPr>
          <w:rFonts w:hint="eastAsia"/>
        </w:rPr>
        <w:t>Фигура</w:t>
      </w:r>
      <w:r>
        <w:t xml:space="preserve"> </w:t>
      </w:r>
      <w:ins w:id="36" w:author="Peter Mihaylov" w:date="2019-03-14T10:31:00Z">
        <w:r w:rsidR="006236F8">
          <w:fldChar w:fldCharType="begin"/>
        </w:r>
        <w:r w:rsidR="006236F8">
          <w:instrText xml:space="preserve"> STYLEREF 2 \s </w:instrText>
        </w:r>
      </w:ins>
      <w:r w:rsidR="006236F8">
        <w:fldChar w:fldCharType="separate"/>
      </w:r>
      <w:r w:rsidR="006236F8">
        <w:rPr>
          <w:noProof/>
        </w:rPr>
        <w:t>2.2.2</w:t>
      </w:r>
      <w:ins w:id="37"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38" w:author="Peter Mihaylov" w:date="2019-03-14T10:31:00Z">
        <w:r w:rsidR="006236F8">
          <w:rPr>
            <w:noProof/>
          </w:rPr>
          <w:t>1</w:t>
        </w:r>
        <w:r w:rsidR="006236F8">
          <w:fldChar w:fldCharType="end"/>
        </w:r>
      </w:ins>
      <w:del w:id="39" w:author="Peter Mihaylov" w:date="2019-03-14T10:31:00Z">
        <w:r w:rsidDel="006236F8">
          <w:fldChar w:fldCharType="begin"/>
        </w:r>
        <w:r w:rsidDel="006236F8">
          <w:delInstrText xml:space="preserve"> STYLEREF 2 \s </w:delInstrText>
        </w:r>
        <w:r w:rsidDel="006236F8">
          <w:fldChar w:fldCharType="separate"/>
        </w:r>
        <w:r w:rsidDel="006236F8">
          <w:rPr>
            <w:noProof/>
          </w:rPr>
          <w:delText>2.2.2</w:delText>
        </w:r>
        <w:r w:rsidDel="006236F8">
          <w:fldChar w:fldCharType="end"/>
        </w:r>
        <w:r w:rsidDel="006236F8">
          <w:delText>.</w:delText>
        </w:r>
        <w:r w:rsidDel="006236F8">
          <w:fldChar w:fldCharType="begin"/>
        </w:r>
        <w:r w:rsidDel="006236F8">
          <w:delInstrText xml:space="preserve"> SEQ Фигура \* ARABIC \s 2 </w:delInstrText>
        </w:r>
        <w:r w:rsidDel="006236F8">
          <w:fldChar w:fldCharType="separate"/>
        </w:r>
        <w:r w:rsidDel="006236F8">
          <w:rPr>
            <w:noProof/>
          </w:rPr>
          <w:delText>1</w:delText>
        </w:r>
        <w:r w:rsidDel="006236F8">
          <w:fldChar w:fldCharType="end"/>
        </w:r>
      </w:del>
    </w:p>
    <w:p w:rsidR="00B83F17" w:rsidRPr="002F4F68" w:rsidRDefault="00B83F17" w:rsidP="002F4F68">
      <w:pPr>
        <w:pStyle w:val="ListParagraph"/>
        <w:ind w:left="0"/>
        <w:jc w:val="both"/>
        <w:rPr>
          <w:rFonts w:ascii="Times New Roman" w:hAnsi="Times New Roman"/>
          <w:sz w:val="28"/>
        </w:rPr>
      </w:pPr>
    </w:p>
    <w:p w:rsidR="00EB097D" w:rsidRPr="002F4F68" w:rsidRDefault="00EB097D" w:rsidP="002F4F68">
      <w:pPr>
        <w:pStyle w:val="ListParagraph"/>
        <w:ind w:left="0"/>
        <w:jc w:val="both"/>
        <w:rPr>
          <w:rFonts w:ascii="Times New Roman" w:hAnsi="Times New Roman"/>
          <w:sz w:val="28"/>
          <w:lang w:val="bg-BG"/>
        </w:rPr>
      </w:pPr>
      <w:r w:rsidRPr="002F4F68">
        <w:rPr>
          <w:rFonts w:ascii="Times New Roman" w:hAnsi="Times New Roman"/>
          <w:sz w:val="28"/>
          <w:lang w:val="bg-BG"/>
        </w:rPr>
        <w:t>Като най-основните функционалности, които Spring Framework предлага за постигането на</w:t>
      </w:r>
      <w:r w:rsidR="007C4BCA">
        <w:rPr>
          <w:rFonts w:ascii="Times New Roman" w:hAnsi="Times New Roman"/>
          <w:sz w:val="28"/>
          <w:lang w:val="bg-BG"/>
        </w:rPr>
        <w:t xml:space="preserve"> своите</w:t>
      </w:r>
      <w:r w:rsidRPr="002F4F68">
        <w:rPr>
          <w:rFonts w:ascii="Times New Roman" w:hAnsi="Times New Roman"/>
          <w:sz w:val="28"/>
          <w:lang w:val="bg-BG"/>
        </w:rPr>
        <w:t xml:space="preserve"> цел</w:t>
      </w:r>
      <w:r w:rsidR="007C4BCA">
        <w:rPr>
          <w:rFonts w:ascii="Times New Roman" w:hAnsi="Times New Roman"/>
          <w:sz w:val="28"/>
          <w:lang w:val="bg-BG"/>
        </w:rPr>
        <w:t>и</w:t>
      </w:r>
      <w:r w:rsidRPr="002F4F68">
        <w:rPr>
          <w:rFonts w:ascii="Times New Roman" w:hAnsi="Times New Roman"/>
          <w:sz w:val="28"/>
          <w:lang w:val="bg-BG"/>
        </w:rPr>
        <w:t xml:space="preserve"> са:</w:t>
      </w:r>
    </w:p>
    <w:p w:rsidR="00EB097D" w:rsidRPr="002F4F68" w:rsidRDefault="00EB097D" w:rsidP="002F4F68">
      <w:pPr>
        <w:pStyle w:val="ListParagraph"/>
        <w:ind w:left="0"/>
        <w:jc w:val="both"/>
        <w:rPr>
          <w:rFonts w:ascii="Times New Roman" w:hAnsi="Times New Roman"/>
          <w:sz w:val="28"/>
          <w:lang w:val="bg-BG"/>
        </w:rPr>
      </w:pPr>
    </w:p>
    <w:p w:rsidR="00EB097D" w:rsidRPr="002F4F68" w:rsidRDefault="00EB097D" w:rsidP="002F4F68">
      <w:pPr>
        <w:pStyle w:val="ListParagraph"/>
        <w:ind w:left="0"/>
        <w:jc w:val="both"/>
        <w:rPr>
          <w:rFonts w:ascii="Times New Roman" w:hAnsi="Times New Roman"/>
          <w:sz w:val="28"/>
          <w:lang w:val="bg-BG"/>
        </w:rPr>
      </w:pPr>
    </w:p>
    <w:p w:rsidR="00EB097D" w:rsidRPr="002F4F68" w:rsidRDefault="00EB097D" w:rsidP="002F4F68">
      <w:pPr>
        <w:pStyle w:val="ListParagraph"/>
        <w:ind w:left="0"/>
        <w:jc w:val="both"/>
        <w:rPr>
          <w:rFonts w:ascii="Times New Roman" w:hAnsi="Times New Roman"/>
          <w:sz w:val="28"/>
          <w:lang w:val="bg-BG"/>
        </w:rPr>
      </w:pPr>
      <w:r w:rsidRPr="002F4F68">
        <w:rPr>
          <w:rFonts w:ascii="Times New Roman" w:hAnsi="Times New Roman"/>
          <w:sz w:val="28"/>
          <w:lang w:val="bg-BG"/>
        </w:rPr>
        <w:t xml:space="preserve"> </w:t>
      </w:r>
      <w:r w:rsidRPr="002F4F68">
        <w:rPr>
          <w:rFonts w:ascii="Times New Roman" w:hAnsi="Times New Roman"/>
          <w:b/>
          <w:sz w:val="28"/>
          <w:lang w:val="bg-BG"/>
        </w:rPr>
        <w:t>Dependency Injection</w:t>
      </w:r>
      <w:r w:rsidRPr="002F4F68">
        <w:rPr>
          <w:rFonts w:ascii="Times New Roman" w:hAnsi="Times New Roman"/>
          <w:sz w:val="28"/>
          <w:lang w:val="bg-BG"/>
        </w:rPr>
        <w:t xml:space="preserve"> - Dependency injection (или просто „Инжектор“, но познат още и като „Контейнер на зависимостите“) – най-общо казано това е IoC контейнер (Inversion of Control), който предоставя логически средства за управление и настройка на Java обекти, като за целта използва reflection</w:t>
      </w:r>
      <w:r w:rsidR="007C4BCA">
        <w:rPr>
          <w:rFonts w:ascii="Times New Roman" w:hAnsi="Times New Roman"/>
          <w:sz w:val="28"/>
          <w:lang w:val="bg-BG"/>
        </w:rPr>
        <w:t xml:space="preserve"> (отражение)</w:t>
      </w:r>
      <w:r w:rsidRPr="002F4F68">
        <w:rPr>
          <w:rFonts w:ascii="Times New Roman" w:hAnsi="Times New Roman"/>
          <w:sz w:val="28"/>
          <w:lang w:val="bg-BG"/>
        </w:rPr>
        <w:t>.</w:t>
      </w:r>
    </w:p>
    <w:p w:rsidR="00EB097D" w:rsidRPr="002F4F68" w:rsidRDefault="00EB097D" w:rsidP="002F4F68">
      <w:pPr>
        <w:pStyle w:val="ListParagraph"/>
        <w:ind w:left="0"/>
        <w:jc w:val="both"/>
        <w:rPr>
          <w:rFonts w:ascii="Times New Roman" w:hAnsi="Times New Roman"/>
          <w:sz w:val="28"/>
        </w:rPr>
      </w:pPr>
    </w:p>
    <w:p w:rsidR="00F45A97" w:rsidRPr="002F4F68" w:rsidRDefault="00F45A97" w:rsidP="002F4F68">
      <w:pPr>
        <w:pStyle w:val="ListParagraph"/>
        <w:ind w:left="0"/>
        <w:jc w:val="both"/>
        <w:rPr>
          <w:rFonts w:ascii="Times New Roman" w:hAnsi="Times New Roman"/>
          <w:sz w:val="28"/>
          <w:lang w:val="bg-BG"/>
        </w:rPr>
      </w:pPr>
      <w:r w:rsidRPr="002F4F68">
        <w:rPr>
          <w:rFonts w:ascii="Times New Roman" w:hAnsi="Times New Roman"/>
          <w:sz w:val="28"/>
          <w:lang w:val="bg-BG"/>
        </w:rPr>
        <w:t xml:space="preserve"> </w:t>
      </w:r>
      <w:r w:rsidRPr="002F4F68">
        <w:rPr>
          <w:rFonts w:ascii="Times New Roman" w:hAnsi="Times New Roman"/>
          <w:b/>
          <w:sz w:val="28"/>
          <w:lang w:val="bg-BG"/>
        </w:rPr>
        <w:t xml:space="preserve">Events </w:t>
      </w:r>
      <w:r w:rsidR="002F4F68" w:rsidRPr="002F4F68">
        <w:rPr>
          <w:rFonts w:ascii="Times New Roman" w:hAnsi="Times New Roman"/>
          <w:b/>
          <w:sz w:val="28"/>
          <w:lang w:val="bg-BG"/>
        </w:rPr>
        <w:t>(</w:t>
      </w:r>
      <w:r w:rsidRPr="002F4F68">
        <w:rPr>
          <w:rFonts w:ascii="Times New Roman" w:hAnsi="Times New Roman"/>
          <w:b/>
          <w:sz w:val="28"/>
          <w:lang w:val="bg-BG"/>
        </w:rPr>
        <w:t>Събития)</w:t>
      </w:r>
      <w:r w:rsidRPr="002F4F68">
        <w:rPr>
          <w:rFonts w:ascii="Times New Roman" w:hAnsi="Times New Roman"/>
          <w:sz w:val="28"/>
          <w:lang w:val="bg-BG"/>
        </w:rPr>
        <w:t xml:space="preserve"> -  Механизъм, разработен така, че да се използва вътрешността на Spring Framework като например уведомяване за обновяване на контекста или може да се използва и за специфични за приложенията събития. Този eventing API е базиран на интерфейс, наречен org.springframework.context.ApplicationListener, който дефинира един метод, наречен onApplicationEvent.</w:t>
      </w:r>
    </w:p>
    <w:p w:rsidR="00F607FC" w:rsidRPr="002F4F68" w:rsidRDefault="00F607FC" w:rsidP="002F4F68">
      <w:pPr>
        <w:pStyle w:val="ListParagraph"/>
        <w:ind w:left="0"/>
        <w:jc w:val="both"/>
        <w:rPr>
          <w:rFonts w:ascii="Times New Roman" w:hAnsi="Times New Roman"/>
          <w:sz w:val="28"/>
          <w:lang w:val="bg-BG"/>
        </w:rPr>
      </w:pPr>
    </w:p>
    <w:p w:rsidR="00F607FC" w:rsidRPr="002F4F68" w:rsidRDefault="00F607FC" w:rsidP="002F4F68">
      <w:pPr>
        <w:pStyle w:val="ListParagraph"/>
        <w:ind w:left="0"/>
        <w:jc w:val="both"/>
        <w:rPr>
          <w:rFonts w:ascii="Times New Roman" w:hAnsi="Times New Roman"/>
          <w:sz w:val="28"/>
          <w:lang w:val="bg-BG"/>
        </w:rPr>
      </w:pPr>
      <w:r w:rsidRPr="002F4F68">
        <w:rPr>
          <w:rFonts w:ascii="Times New Roman" w:hAnsi="Times New Roman"/>
          <w:sz w:val="28"/>
          <w:lang w:val="bg-BG"/>
        </w:rPr>
        <w:t xml:space="preserve"> </w:t>
      </w:r>
      <w:r w:rsidRPr="002F4F68">
        <w:rPr>
          <w:rFonts w:ascii="Times New Roman" w:hAnsi="Times New Roman"/>
          <w:b/>
          <w:sz w:val="28"/>
          <w:lang w:val="bg-BG"/>
        </w:rPr>
        <w:t>ORM</w:t>
      </w:r>
      <w:r w:rsidRPr="002F4F68">
        <w:rPr>
          <w:rFonts w:ascii="Times New Roman" w:hAnsi="Times New Roman"/>
          <w:sz w:val="28"/>
          <w:lang w:val="bg-BG"/>
        </w:rPr>
        <w:t xml:space="preserve"> (Object-Relatoinal Persistence Framework) Обектно релационен мапинг или (ORM) е способността на програмирането да конвертира информацията от обект до релациония модел на таблицата в базата данни. Плюсовете на използването на ORM е, че ни позволява да пишем persistence класове чрез релационния мапинг, високата скорост (има много надеждни техники за извличане и заключване на информацията), стабилно, надеждно е и се използва като добра практика в индустрията. </w:t>
      </w:r>
    </w:p>
    <w:p w:rsidR="00F607FC" w:rsidRPr="002F4F68" w:rsidRDefault="00F607FC" w:rsidP="002F4F68">
      <w:pPr>
        <w:pStyle w:val="ListParagraph"/>
        <w:ind w:left="0"/>
        <w:jc w:val="both"/>
        <w:rPr>
          <w:rFonts w:ascii="Times New Roman" w:hAnsi="Times New Roman"/>
          <w:sz w:val="28"/>
          <w:lang w:val="bg-BG"/>
        </w:rPr>
      </w:pPr>
    </w:p>
    <w:p w:rsidR="00F607FC" w:rsidRPr="002F4F68" w:rsidRDefault="00B207A8" w:rsidP="002F4F68">
      <w:pPr>
        <w:pStyle w:val="ListParagraph"/>
        <w:ind w:left="0"/>
        <w:jc w:val="both"/>
        <w:rPr>
          <w:rFonts w:ascii="Times New Roman" w:hAnsi="Times New Roman"/>
          <w:sz w:val="28"/>
          <w:lang w:val="bg-BG"/>
        </w:rPr>
      </w:pPr>
      <w:r w:rsidRPr="002F4F68">
        <w:rPr>
          <w:rFonts w:ascii="Times New Roman" w:hAnsi="Times New Roman"/>
          <w:sz w:val="28"/>
        </w:rPr>
        <w:t xml:space="preserve"> </w:t>
      </w:r>
      <w:r w:rsidR="00F607FC" w:rsidRPr="002F4F68">
        <w:rPr>
          <w:rFonts w:ascii="Times New Roman" w:hAnsi="Times New Roman"/>
          <w:b/>
          <w:sz w:val="28"/>
          <w:lang w:val="bg-BG"/>
        </w:rPr>
        <w:t>DAO support</w:t>
      </w:r>
      <w:r w:rsidR="00F607FC" w:rsidRPr="002F4F68">
        <w:rPr>
          <w:rFonts w:ascii="Times New Roman" w:hAnsi="Times New Roman"/>
          <w:sz w:val="28"/>
        </w:rPr>
        <w:t xml:space="preserve"> - </w:t>
      </w:r>
      <w:r w:rsidR="00F607FC" w:rsidRPr="002F4F68">
        <w:rPr>
          <w:rFonts w:ascii="Times New Roman" w:hAnsi="Times New Roman"/>
          <w:sz w:val="28"/>
          <w:lang w:val="bg-BG"/>
        </w:rPr>
        <w:t>Поддръжката на обекти за достъп до данни</w:t>
      </w:r>
      <w:r w:rsidRPr="002F4F68">
        <w:rPr>
          <w:rFonts w:ascii="Times New Roman" w:hAnsi="Times New Roman"/>
          <w:sz w:val="28"/>
          <w:lang w:val="bg-BG"/>
        </w:rPr>
        <w:t xml:space="preserve"> (DAO) в </w:t>
      </w:r>
      <w:r w:rsidRPr="002F4F68">
        <w:rPr>
          <w:rFonts w:ascii="Times New Roman" w:hAnsi="Times New Roman"/>
          <w:sz w:val="28"/>
        </w:rPr>
        <w:t>Spring</w:t>
      </w:r>
      <w:r w:rsidR="00F607FC" w:rsidRPr="002F4F68">
        <w:rPr>
          <w:rFonts w:ascii="Times New Roman" w:hAnsi="Times New Roman"/>
          <w:sz w:val="28"/>
          <w:lang w:val="bg-BG"/>
        </w:rPr>
        <w:t xml:space="preserve"> има за цел да улесни работата с технологии за достъп до данни като JDBC, Hibernate, JPA или JDO по последователен начин. Това позволява сравнително лесно превключване между гореспоменатите технологии за устойчивост</w:t>
      </w:r>
      <w:r w:rsidRPr="002F4F68">
        <w:rPr>
          <w:rFonts w:ascii="Times New Roman" w:hAnsi="Times New Roman"/>
          <w:sz w:val="28"/>
          <w:lang w:val="bg-BG"/>
        </w:rPr>
        <w:t>. Също така</w:t>
      </w:r>
      <w:r w:rsidR="00F607FC" w:rsidRPr="002F4F68">
        <w:rPr>
          <w:rFonts w:ascii="Times New Roman" w:hAnsi="Times New Roman"/>
          <w:sz w:val="28"/>
          <w:lang w:val="bg-BG"/>
        </w:rPr>
        <w:t xml:space="preserve"> </w:t>
      </w:r>
      <w:r w:rsidRPr="002F4F68">
        <w:rPr>
          <w:rFonts w:ascii="Times New Roman" w:hAnsi="Times New Roman"/>
          <w:sz w:val="28"/>
          <w:lang w:val="bg-BG"/>
        </w:rPr>
        <w:t>позволява програмиране</w:t>
      </w:r>
      <w:r w:rsidR="00F607FC" w:rsidRPr="002F4F68">
        <w:rPr>
          <w:rFonts w:ascii="Times New Roman" w:hAnsi="Times New Roman"/>
          <w:sz w:val="28"/>
          <w:lang w:val="bg-BG"/>
        </w:rPr>
        <w:t xml:space="preserve">, без да се </w:t>
      </w:r>
      <w:r w:rsidRPr="002F4F68">
        <w:rPr>
          <w:rFonts w:ascii="Times New Roman" w:hAnsi="Times New Roman"/>
          <w:sz w:val="28"/>
          <w:lang w:val="bg-BG"/>
        </w:rPr>
        <w:t>притеснявам</w:t>
      </w:r>
      <w:r w:rsidR="00F607FC" w:rsidRPr="002F4F68">
        <w:rPr>
          <w:rFonts w:ascii="Times New Roman" w:hAnsi="Times New Roman"/>
          <w:sz w:val="28"/>
          <w:lang w:val="bg-BG"/>
        </w:rPr>
        <w:t xml:space="preserve"> за изключения, които са специфични за всяка технология.</w:t>
      </w:r>
    </w:p>
    <w:p w:rsidR="00B207A8" w:rsidRPr="002F4F68" w:rsidRDefault="00B207A8" w:rsidP="002F4F68">
      <w:pPr>
        <w:pStyle w:val="ListParagraph"/>
        <w:ind w:left="0"/>
        <w:jc w:val="both"/>
        <w:rPr>
          <w:rFonts w:ascii="Times New Roman" w:hAnsi="Times New Roman"/>
          <w:sz w:val="28"/>
          <w:lang w:val="bg-BG"/>
        </w:rPr>
      </w:pPr>
    </w:p>
    <w:p w:rsidR="00B207A8" w:rsidRPr="002F4F68" w:rsidRDefault="00B207A8" w:rsidP="002F4F68">
      <w:pPr>
        <w:pStyle w:val="ListParagraph"/>
        <w:ind w:left="0"/>
        <w:jc w:val="both"/>
        <w:rPr>
          <w:rFonts w:ascii="Times New Roman" w:hAnsi="Times New Roman"/>
          <w:sz w:val="28"/>
          <w:lang w:val="bg-BG"/>
        </w:rPr>
      </w:pPr>
      <w:r w:rsidRPr="002F4F68">
        <w:rPr>
          <w:rFonts w:ascii="Times New Roman" w:hAnsi="Times New Roman"/>
          <w:b/>
          <w:sz w:val="28"/>
        </w:rPr>
        <w:t xml:space="preserve"> </w:t>
      </w:r>
      <w:r w:rsidRPr="002F4F68">
        <w:rPr>
          <w:rFonts w:ascii="Times New Roman" w:hAnsi="Times New Roman"/>
          <w:b/>
          <w:sz w:val="28"/>
          <w:lang w:val="bg-BG"/>
        </w:rPr>
        <w:t>Spring Data JDBC</w:t>
      </w:r>
      <w:r w:rsidRPr="002F4F68">
        <w:rPr>
          <w:rFonts w:ascii="Times New Roman" w:hAnsi="Times New Roman"/>
          <w:sz w:val="28"/>
          <w:lang w:val="bg-BG"/>
        </w:rPr>
        <w:t>, част от по-голямото семейство на Spring Data, улеснява прилагането на JDBC базирани хранилища. Този модул се занимава с подобрена поддръжка за JDBC базирани слоеве за достъп до данни. Има за цел да бъде концептуално лесен.</w:t>
      </w:r>
    </w:p>
    <w:p w:rsidR="00B207A8" w:rsidRPr="002F4F68" w:rsidRDefault="00B207A8" w:rsidP="002F4F68">
      <w:pPr>
        <w:pStyle w:val="ListParagraph"/>
        <w:ind w:left="0"/>
        <w:jc w:val="both"/>
        <w:rPr>
          <w:rFonts w:ascii="Times New Roman" w:hAnsi="Times New Roman"/>
          <w:sz w:val="28"/>
          <w:lang w:val="bg-BG"/>
        </w:rPr>
      </w:pPr>
    </w:p>
    <w:p w:rsidR="002F4F68" w:rsidRDefault="00EB097D" w:rsidP="002F4F68">
      <w:pPr>
        <w:pStyle w:val="ListParagraph"/>
        <w:ind w:left="0"/>
        <w:jc w:val="both"/>
        <w:rPr>
          <w:rFonts w:ascii="Times New Roman" w:hAnsi="Times New Roman"/>
          <w:sz w:val="28"/>
          <w:lang w:val="bg-BG"/>
        </w:rPr>
      </w:pPr>
      <w:r w:rsidRPr="002F4F68">
        <w:rPr>
          <w:rFonts w:ascii="Times New Roman" w:hAnsi="Times New Roman"/>
          <w:sz w:val="28"/>
          <w:lang w:val="bg-BG"/>
        </w:rPr>
        <w:t xml:space="preserve"> </w:t>
      </w:r>
      <w:r w:rsidRPr="002F4F68">
        <w:rPr>
          <w:rFonts w:ascii="Times New Roman" w:hAnsi="Times New Roman"/>
          <w:b/>
          <w:sz w:val="28"/>
          <w:lang w:val="bg-BG"/>
        </w:rPr>
        <w:t>Software Design Pattern</w:t>
      </w:r>
      <w:r w:rsidRPr="002F4F68">
        <w:rPr>
          <w:rFonts w:ascii="Times New Roman" w:hAnsi="Times New Roman"/>
          <w:sz w:val="28"/>
          <w:lang w:val="bg-BG"/>
        </w:rPr>
        <w:t xml:space="preserve"> Шаблоните за дизайн (design pattern) представляват най-добрите практики, използвани от опитни обектно-ориентирани програмисти. Шаблоните за дизайн са решения на често срещани проблеми, с които програмистите се сблъскват по време на разработка, придобити повреме на работа чрез метода за проба грешка.</w:t>
      </w:r>
    </w:p>
    <w:p w:rsidR="002F4F68" w:rsidRDefault="002F4F68" w:rsidP="002F4F68">
      <w:pPr>
        <w:pStyle w:val="ListParagraph"/>
        <w:ind w:left="0"/>
        <w:jc w:val="both"/>
        <w:rPr>
          <w:rFonts w:ascii="Times New Roman" w:hAnsi="Times New Roman"/>
          <w:sz w:val="28"/>
          <w:lang w:val="bg-BG"/>
        </w:rPr>
      </w:pPr>
    </w:p>
    <w:p w:rsidR="00A97CC8" w:rsidRPr="002F4F68" w:rsidRDefault="00A97CC8" w:rsidP="000A0792">
      <w:pPr>
        <w:pStyle w:val="Heading2"/>
        <w:numPr>
          <w:ilvl w:val="2"/>
          <w:numId w:val="12"/>
        </w:numPr>
        <w:rPr>
          <w:b/>
          <w:i w:val="0"/>
        </w:rPr>
      </w:pPr>
      <w:bookmarkStart w:id="40" w:name="_Toc3452596"/>
      <w:r w:rsidRPr="002F4F68">
        <w:rPr>
          <w:b/>
          <w:i w:val="0"/>
        </w:rPr>
        <w:t>Библиотеки</w:t>
      </w:r>
      <w:bookmarkEnd w:id="40"/>
    </w:p>
    <w:p w:rsidR="009E6D97" w:rsidRPr="002F4F68" w:rsidRDefault="009E6D97" w:rsidP="009E6D97">
      <w:pPr>
        <w:pStyle w:val="ListParagraph"/>
        <w:ind w:left="1224"/>
        <w:rPr>
          <w:rFonts w:ascii="Times New Roman" w:hAnsi="Times New Roman"/>
          <w:sz w:val="28"/>
          <w:szCs w:val="28"/>
          <w:lang w:val="bg-BG"/>
        </w:rPr>
      </w:pPr>
    </w:p>
    <w:p w:rsidR="00A97CC8" w:rsidRPr="002F4F68" w:rsidRDefault="0006156A" w:rsidP="002F4F68">
      <w:pPr>
        <w:spacing w:line="276" w:lineRule="auto"/>
        <w:jc w:val="both"/>
        <w:rPr>
          <w:rFonts w:ascii="Times New Roman" w:hAnsi="Times New Roman"/>
          <w:sz w:val="28"/>
          <w:szCs w:val="28"/>
        </w:rPr>
      </w:pPr>
      <w:bookmarkStart w:id="41" w:name="_Toc3452597"/>
      <w:r w:rsidRPr="002F4F68">
        <w:rPr>
          <w:rStyle w:val="Heading2Char"/>
          <w:b/>
          <w:i w:val="0"/>
          <w:szCs w:val="28"/>
        </w:rPr>
        <w:t>Logging Libraries</w:t>
      </w:r>
      <w:bookmarkEnd w:id="41"/>
      <w:r w:rsidR="009E6D97" w:rsidRPr="002F4F68">
        <w:rPr>
          <w:rFonts w:ascii="Times New Roman" w:hAnsi="Times New Roman"/>
          <w:sz w:val="28"/>
          <w:szCs w:val="28"/>
        </w:rPr>
        <w:t xml:space="preserve"> </w:t>
      </w:r>
      <w:r w:rsidR="002F4F68" w:rsidRPr="002F4F68">
        <w:rPr>
          <w:rFonts w:ascii="Times New Roman" w:hAnsi="Times New Roman"/>
          <w:sz w:val="28"/>
          <w:szCs w:val="28"/>
          <w:lang w:val="bg-BG"/>
        </w:rPr>
        <w:t>-</w:t>
      </w:r>
      <w:r w:rsidR="009E6D97" w:rsidRPr="002F4F68">
        <w:rPr>
          <w:rFonts w:ascii="Times New Roman" w:hAnsi="Times New Roman"/>
          <w:sz w:val="28"/>
          <w:szCs w:val="28"/>
        </w:rPr>
        <w:t xml:space="preserve"> </w:t>
      </w:r>
      <w:r w:rsidR="009E6D97" w:rsidRPr="002F4F68">
        <w:rPr>
          <w:rFonts w:ascii="Times New Roman" w:hAnsi="Times New Roman"/>
          <w:sz w:val="28"/>
          <w:szCs w:val="28"/>
          <w:lang w:val="bg-BG"/>
        </w:rPr>
        <w:t xml:space="preserve">са много често срещани, защото се нужни почти във всеки проект. Те са най-важното нещо за server-side приложенията. Въпреки, че </w:t>
      </w:r>
      <w:r w:rsidR="009E6D97" w:rsidRPr="002F4F68">
        <w:rPr>
          <w:rFonts w:ascii="Times New Roman" w:hAnsi="Times New Roman"/>
          <w:sz w:val="28"/>
          <w:szCs w:val="28"/>
        </w:rPr>
        <w:t xml:space="preserve">JDK </w:t>
      </w:r>
      <w:r w:rsidR="009E6D97" w:rsidRPr="002F4F68">
        <w:rPr>
          <w:rFonts w:ascii="Times New Roman" w:hAnsi="Times New Roman"/>
          <w:sz w:val="28"/>
          <w:szCs w:val="28"/>
          <w:lang w:val="bg-BG"/>
        </w:rPr>
        <w:lastRenderedPageBreak/>
        <w:t>притежава собствена биоблиотека за регистриране, съществуват  по-добри алтернативи като Log4j, SLF4j и LogBack.ries</w:t>
      </w:r>
      <w:r w:rsidR="009E6D97" w:rsidRPr="002F4F68">
        <w:rPr>
          <w:rFonts w:ascii="Times New Roman" w:hAnsi="Times New Roman"/>
          <w:sz w:val="28"/>
          <w:szCs w:val="28"/>
        </w:rPr>
        <w:t>.</w:t>
      </w:r>
    </w:p>
    <w:p w:rsidR="009E6D97" w:rsidRPr="002F4F68" w:rsidRDefault="009E6D97" w:rsidP="002F4F68">
      <w:pPr>
        <w:jc w:val="both"/>
        <w:rPr>
          <w:rFonts w:ascii="Times New Roman" w:hAnsi="Times New Roman"/>
          <w:sz w:val="28"/>
          <w:szCs w:val="28"/>
        </w:rPr>
      </w:pPr>
    </w:p>
    <w:p w:rsidR="009E6D97" w:rsidRPr="002F4F68" w:rsidRDefault="009E6D97" w:rsidP="002F4F68">
      <w:pPr>
        <w:jc w:val="both"/>
        <w:rPr>
          <w:rFonts w:ascii="Times New Roman" w:hAnsi="Times New Roman"/>
          <w:b/>
          <w:sz w:val="28"/>
          <w:szCs w:val="28"/>
        </w:rPr>
      </w:pPr>
      <w:r w:rsidRPr="002F4F68">
        <w:rPr>
          <w:rFonts w:ascii="Times New Roman" w:hAnsi="Times New Roman"/>
          <w:b/>
          <w:sz w:val="28"/>
          <w:szCs w:val="28"/>
        </w:rPr>
        <w:t xml:space="preserve">Messaging Libraries </w:t>
      </w:r>
    </w:p>
    <w:p w:rsidR="009E6D97" w:rsidRPr="002F4F68" w:rsidRDefault="009E6D97" w:rsidP="002F4F68">
      <w:pPr>
        <w:spacing w:line="276" w:lineRule="auto"/>
        <w:jc w:val="both"/>
        <w:rPr>
          <w:rFonts w:ascii="Times New Roman" w:hAnsi="Times New Roman"/>
          <w:sz w:val="28"/>
          <w:szCs w:val="28"/>
          <w:lang w:val="bg-BG"/>
        </w:rPr>
      </w:pPr>
      <w:r w:rsidRPr="002F4F68">
        <w:rPr>
          <w:rFonts w:ascii="Times New Roman" w:hAnsi="Times New Roman"/>
          <w:sz w:val="28"/>
          <w:szCs w:val="28"/>
        </w:rPr>
        <w:t>Подобно на регистрирането и връзката с базата данни, съобщенията също са обща характеристика на много приложения в реалния свят на Java. Java предоставя JMS или Java Messaging Service, което не е част от JDK. За този компонент трябва да включите отделен jms.jar.</w:t>
      </w:r>
    </w:p>
    <w:p w:rsidR="009E6D97" w:rsidRPr="002F4F68" w:rsidRDefault="009E6D97" w:rsidP="002F4F68">
      <w:pPr>
        <w:jc w:val="both"/>
        <w:rPr>
          <w:rFonts w:ascii="Times New Roman" w:hAnsi="Times New Roman"/>
          <w:sz w:val="28"/>
          <w:szCs w:val="28"/>
          <w:lang w:val="bg-BG"/>
        </w:rPr>
      </w:pPr>
    </w:p>
    <w:p w:rsidR="009211FA" w:rsidRPr="002F4F68" w:rsidRDefault="009211FA" w:rsidP="002F4F68">
      <w:pPr>
        <w:jc w:val="both"/>
        <w:rPr>
          <w:rFonts w:ascii="Times New Roman" w:hAnsi="Times New Roman"/>
          <w:b/>
          <w:sz w:val="28"/>
          <w:szCs w:val="28"/>
          <w:lang w:val="bg-BG"/>
        </w:rPr>
      </w:pPr>
      <w:r w:rsidRPr="002F4F68">
        <w:rPr>
          <w:rFonts w:ascii="Times New Roman" w:hAnsi="Times New Roman"/>
          <w:b/>
          <w:sz w:val="28"/>
          <w:szCs w:val="28"/>
          <w:lang w:val="bg-BG"/>
        </w:rPr>
        <w:t>Angular</w:t>
      </w:r>
    </w:p>
    <w:p w:rsidR="009211FA" w:rsidRPr="002F4F68" w:rsidRDefault="009211FA" w:rsidP="002F4F68">
      <w:pPr>
        <w:spacing w:line="276" w:lineRule="auto"/>
        <w:jc w:val="both"/>
        <w:rPr>
          <w:rFonts w:ascii="Times New Roman" w:hAnsi="Times New Roman"/>
          <w:sz w:val="28"/>
          <w:szCs w:val="28"/>
          <w:lang w:val="bg-BG"/>
        </w:rPr>
      </w:pPr>
      <w:r w:rsidRPr="002F4F68">
        <w:rPr>
          <w:rFonts w:ascii="Times New Roman" w:hAnsi="Times New Roman"/>
          <w:sz w:val="28"/>
          <w:szCs w:val="28"/>
          <w:lang w:val="bg-BG"/>
        </w:rPr>
        <w:t xml:space="preserve">Angular е фреймуърк за разработка на приложения, поддържан от Google и специфично разработен за езикът за програмиране JavaScript. </w:t>
      </w:r>
    </w:p>
    <w:p w:rsidR="009211FA" w:rsidRPr="002F4F68" w:rsidRDefault="009211FA" w:rsidP="002F4F68">
      <w:pPr>
        <w:spacing w:line="276" w:lineRule="auto"/>
        <w:jc w:val="both"/>
        <w:rPr>
          <w:rFonts w:ascii="Times New Roman" w:hAnsi="Times New Roman"/>
          <w:sz w:val="28"/>
          <w:szCs w:val="28"/>
          <w:lang w:val="bg-BG"/>
        </w:rPr>
      </w:pPr>
      <w:r w:rsidRPr="002F4F68">
        <w:rPr>
          <w:rFonts w:ascii="Times New Roman" w:hAnsi="Times New Roman"/>
          <w:sz w:val="28"/>
          <w:szCs w:val="28"/>
          <w:lang w:val="bg-BG"/>
        </w:rPr>
        <w:t>Целта на Angular е да разшири лексиката на HTML, като позволява дефинирането на персонализирани тагове. Езикът за програмиране, на който е написан Angular и който се използва с него е TypeScript. Този език е надмножество на JavaScript. Това означава, че целия JavaScript синтаксис е валиден TypeScript синтаксис, т.е. всеки код на JavaScript се компилира успешно като TypeScript код. TypeScript е създаден и се поддържа от Microsoft и популярността му все повече нараства.</w:t>
      </w:r>
    </w:p>
    <w:p w:rsidR="002F4F68" w:rsidRDefault="002F4F68" w:rsidP="005A0B5F">
      <w:pPr>
        <w:rPr>
          <w:rFonts w:ascii="Times New Roman" w:hAnsi="Times New Roman"/>
          <w:sz w:val="28"/>
          <w:lang w:val="bg-BG"/>
        </w:rPr>
      </w:pPr>
    </w:p>
    <w:p w:rsidR="005C0F4D" w:rsidRPr="002F4F68" w:rsidRDefault="00A97CC8" w:rsidP="000A0792">
      <w:pPr>
        <w:pStyle w:val="Heading2"/>
        <w:numPr>
          <w:ilvl w:val="1"/>
          <w:numId w:val="12"/>
        </w:numPr>
        <w:jc w:val="both"/>
        <w:rPr>
          <w:b/>
          <w:i w:val="0"/>
        </w:rPr>
      </w:pPr>
      <w:bookmarkStart w:id="42" w:name="_Toc3452598"/>
      <w:r w:rsidRPr="002F4F68">
        <w:rPr>
          <w:b/>
          <w:i w:val="0"/>
        </w:rPr>
        <w:t>Архитектура на приложението</w:t>
      </w:r>
      <w:bookmarkEnd w:id="42"/>
    </w:p>
    <w:p w:rsidR="00C47FEB" w:rsidRDefault="00A97CC8" w:rsidP="005A0B5F">
      <w:pPr>
        <w:rPr>
          <w:rFonts w:ascii="Times New Roman" w:hAnsi="Times New Roman"/>
          <w:sz w:val="28"/>
          <w:lang w:val="bg-BG"/>
        </w:rPr>
      </w:pPr>
      <w:r>
        <w:rPr>
          <w:rFonts w:ascii="Times New Roman" w:hAnsi="Times New Roman"/>
          <w:sz w:val="28"/>
          <w:lang w:val="bg-BG"/>
        </w:rPr>
        <w:tab/>
      </w:r>
    </w:p>
    <w:p w:rsidR="004553F7" w:rsidRDefault="00A97CC8" w:rsidP="002F4F68">
      <w:pPr>
        <w:spacing w:line="360" w:lineRule="auto"/>
        <w:jc w:val="both"/>
        <w:rPr>
          <w:rFonts w:ascii="Times New Roman" w:hAnsi="Times New Roman"/>
          <w:sz w:val="28"/>
          <w:lang w:val="bg-BG"/>
        </w:rPr>
      </w:pPr>
      <w:r w:rsidRPr="00A97CC8">
        <w:rPr>
          <w:rFonts w:ascii="Times New Roman" w:hAnsi="Times New Roman" w:hint="eastAsia"/>
          <w:sz w:val="28"/>
          <w:lang w:val="bg-BG"/>
        </w:rPr>
        <w:t>Уеб</w:t>
      </w:r>
      <w:r w:rsidRPr="00A97CC8">
        <w:rPr>
          <w:rFonts w:ascii="Times New Roman" w:hAnsi="Times New Roman"/>
          <w:sz w:val="28"/>
          <w:lang w:val="bg-BG"/>
        </w:rPr>
        <w:t xml:space="preserve"> </w:t>
      </w:r>
      <w:r w:rsidRPr="00A97CC8">
        <w:rPr>
          <w:rFonts w:ascii="Times New Roman" w:hAnsi="Times New Roman" w:hint="eastAsia"/>
          <w:sz w:val="28"/>
          <w:lang w:val="bg-BG"/>
        </w:rPr>
        <w:t>приложението</w:t>
      </w:r>
      <w:r w:rsidRPr="00A97CC8">
        <w:rPr>
          <w:rFonts w:ascii="Times New Roman" w:hAnsi="Times New Roman"/>
          <w:sz w:val="28"/>
          <w:lang w:val="bg-BG"/>
        </w:rPr>
        <w:t xml:space="preserve"> </w:t>
      </w:r>
      <w:r w:rsidRPr="00A97CC8">
        <w:rPr>
          <w:rFonts w:ascii="Times New Roman" w:hAnsi="Times New Roman" w:hint="eastAsia"/>
          <w:sz w:val="28"/>
          <w:lang w:val="bg-BG"/>
        </w:rPr>
        <w:t>се</w:t>
      </w:r>
      <w:r w:rsidRPr="00A97CC8">
        <w:rPr>
          <w:rFonts w:ascii="Times New Roman" w:hAnsi="Times New Roman"/>
          <w:sz w:val="28"/>
          <w:lang w:val="bg-BG"/>
        </w:rPr>
        <w:t xml:space="preserve"> </w:t>
      </w:r>
      <w:r w:rsidRPr="00A97CC8">
        <w:rPr>
          <w:rFonts w:ascii="Times New Roman" w:hAnsi="Times New Roman" w:hint="eastAsia"/>
          <w:sz w:val="28"/>
          <w:lang w:val="bg-BG"/>
        </w:rPr>
        <w:t>дели</w:t>
      </w:r>
      <w:r w:rsidRPr="00A97CC8">
        <w:rPr>
          <w:rFonts w:ascii="Times New Roman" w:hAnsi="Times New Roman"/>
          <w:sz w:val="28"/>
          <w:lang w:val="bg-BG"/>
        </w:rPr>
        <w:t xml:space="preserve"> </w:t>
      </w:r>
      <w:r w:rsidRPr="00A97CC8">
        <w:rPr>
          <w:rFonts w:ascii="Times New Roman" w:hAnsi="Times New Roman" w:hint="eastAsia"/>
          <w:sz w:val="28"/>
          <w:lang w:val="bg-BG"/>
        </w:rPr>
        <w:t>на</w:t>
      </w:r>
      <w:r w:rsidRPr="00A97CC8">
        <w:rPr>
          <w:rFonts w:ascii="Times New Roman" w:hAnsi="Times New Roman"/>
          <w:sz w:val="28"/>
          <w:lang w:val="bg-BG"/>
        </w:rPr>
        <w:t xml:space="preserve"> </w:t>
      </w:r>
      <w:r w:rsidRPr="00A97CC8">
        <w:rPr>
          <w:rFonts w:ascii="Times New Roman" w:hAnsi="Times New Roman" w:hint="eastAsia"/>
          <w:sz w:val="28"/>
          <w:lang w:val="bg-BG"/>
        </w:rPr>
        <w:t>два</w:t>
      </w:r>
      <w:r w:rsidRPr="00A97CC8">
        <w:rPr>
          <w:rFonts w:ascii="Times New Roman" w:hAnsi="Times New Roman"/>
          <w:sz w:val="28"/>
          <w:lang w:val="bg-BG"/>
        </w:rPr>
        <w:t xml:space="preserve"> </w:t>
      </w:r>
      <w:r w:rsidRPr="00A97CC8">
        <w:rPr>
          <w:rFonts w:ascii="Times New Roman" w:hAnsi="Times New Roman" w:hint="eastAsia"/>
          <w:sz w:val="28"/>
          <w:lang w:val="bg-BG"/>
        </w:rPr>
        <w:t>основни</w:t>
      </w:r>
      <w:r w:rsidRPr="00A97CC8">
        <w:rPr>
          <w:rFonts w:ascii="Times New Roman" w:hAnsi="Times New Roman"/>
          <w:sz w:val="28"/>
          <w:lang w:val="bg-BG"/>
        </w:rPr>
        <w:t xml:space="preserve"> </w:t>
      </w:r>
      <w:r w:rsidRPr="00A97CC8">
        <w:rPr>
          <w:rFonts w:ascii="Times New Roman" w:hAnsi="Times New Roman" w:hint="eastAsia"/>
          <w:sz w:val="28"/>
          <w:lang w:val="bg-BG"/>
        </w:rPr>
        <w:t>дяла</w:t>
      </w:r>
      <w:r w:rsidRPr="00A97CC8">
        <w:rPr>
          <w:rFonts w:ascii="Times New Roman" w:hAnsi="Times New Roman"/>
          <w:sz w:val="28"/>
          <w:lang w:val="bg-BG"/>
        </w:rPr>
        <w:t xml:space="preserve">: front-end </w:t>
      </w:r>
      <w:r w:rsidRPr="00A97CC8">
        <w:rPr>
          <w:rFonts w:ascii="Times New Roman" w:hAnsi="Times New Roman" w:hint="eastAsia"/>
          <w:sz w:val="28"/>
          <w:lang w:val="bg-BG"/>
        </w:rPr>
        <w:t>и</w:t>
      </w:r>
      <w:r w:rsidRPr="00A97CC8">
        <w:rPr>
          <w:rFonts w:ascii="Times New Roman" w:hAnsi="Times New Roman"/>
          <w:sz w:val="28"/>
          <w:lang w:val="bg-BG"/>
        </w:rPr>
        <w:t xml:space="preserve"> back-end. Front-end </w:t>
      </w:r>
      <w:r w:rsidRPr="00A97CC8">
        <w:rPr>
          <w:rFonts w:ascii="Times New Roman" w:hAnsi="Times New Roman" w:hint="eastAsia"/>
          <w:sz w:val="28"/>
          <w:lang w:val="bg-BG"/>
        </w:rPr>
        <w:t>делът</w:t>
      </w:r>
      <w:r w:rsidRPr="00A97CC8">
        <w:rPr>
          <w:rFonts w:ascii="Times New Roman" w:hAnsi="Times New Roman"/>
          <w:sz w:val="28"/>
          <w:lang w:val="bg-BG"/>
        </w:rPr>
        <w:t xml:space="preserve"> </w:t>
      </w:r>
      <w:r w:rsidRPr="00A97CC8">
        <w:rPr>
          <w:rFonts w:ascii="Times New Roman" w:hAnsi="Times New Roman" w:hint="eastAsia"/>
          <w:sz w:val="28"/>
          <w:lang w:val="bg-BG"/>
        </w:rPr>
        <w:t>е</w:t>
      </w:r>
      <w:r w:rsidRPr="00A97CC8">
        <w:rPr>
          <w:rFonts w:ascii="Times New Roman" w:hAnsi="Times New Roman"/>
          <w:sz w:val="28"/>
          <w:lang w:val="bg-BG"/>
        </w:rPr>
        <w:t xml:space="preserve"> </w:t>
      </w:r>
      <w:r w:rsidRPr="00A97CC8">
        <w:rPr>
          <w:rFonts w:ascii="Times New Roman" w:hAnsi="Times New Roman" w:hint="eastAsia"/>
          <w:sz w:val="28"/>
          <w:lang w:val="bg-BG"/>
        </w:rPr>
        <w:t>частта</w:t>
      </w:r>
      <w:r w:rsidRPr="00A97CC8">
        <w:rPr>
          <w:rFonts w:ascii="Times New Roman" w:hAnsi="Times New Roman"/>
          <w:sz w:val="28"/>
          <w:lang w:val="bg-BG"/>
        </w:rPr>
        <w:t xml:space="preserve"> </w:t>
      </w:r>
      <w:r w:rsidRPr="00A97CC8">
        <w:rPr>
          <w:rFonts w:ascii="Times New Roman" w:hAnsi="Times New Roman" w:hint="eastAsia"/>
          <w:sz w:val="28"/>
          <w:lang w:val="bg-BG"/>
        </w:rPr>
        <w:t>от</w:t>
      </w:r>
      <w:r w:rsidRPr="00A97CC8">
        <w:rPr>
          <w:rFonts w:ascii="Times New Roman" w:hAnsi="Times New Roman"/>
          <w:sz w:val="28"/>
          <w:lang w:val="bg-BG"/>
        </w:rPr>
        <w:t xml:space="preserve"> </w:t>
      </w:r>
      <w:r w:rsidRPr="00A97CC8">
        <w:rPr>
          <w:rFonts w:ascii="Times New Roman" w:hAnsi="Times New Roman" w:hint="eastAsia"/>
          <w:sz w:val="28"/>
          <w:lang w:val="bg-BG"/>
        </w:rPr>
        <w:t>приложението</w:t>
      </w:r>
      <w:r w:rsidRPr="00A97CC8">
        <w:rPr>
          <w:rFonts w:ascii="Times New Roman" w:hAnsi="Times New Roman"/>
          <w:sz w:val="28"/>
          <w:lang w:val="bg-BG"/>
        </w:rPr>
        <w:t xml:space="preserve">, </w:t>
      </w:r>
      <w:r w:rsidRPr="00A97CC8">
        <w:rPr>
          <w:rFonts w:ascii="Times New Roman" w:hAnsi="Times New Roman" w:hint="eastAsia"/>
          <w:sz w:val="28"/>
          <w:lang w:val="bg-BG"/>
        </w:rPr>
        <w:t>която</w:t>
      </w:r>
      <w:r w:rsidRPr="00A97CC8">
        <w:rPr>
          <w:rFonts w:ascii="Times New Roman" w:hAnsi="Times New Roman"/>
          <w:sz w:val="28"/>
          <w:lang w:val="bg-BG"/>
        </w:rPr>
        <w:t xml:space="preserve"> </w:t>
      </w:r>
      <w:r w:rsidRPr="00A97CC8">
        <w:rPr>
          <w:rFonts w:ascii="Times New Roman" w:hAnsi="Times New Roman" w:hint="eastAsia"/>
          <w:sz w:val="28"/>
          <w:lang w:val="bg-BG"/>
        </w:rPr>
        <w:t>потребителят</w:t>
      </w:r>
      <w:r w:rsidRPr="00A97CC8">
        <w:rPr>
          <w:rFonts w:ascii="Times New Roman" w:hAnsi="Times New Roman"/>
          <w:sz w:val="28"/>
          <w:lang w:val="bg-BG"/>
        </w:rPr>
        <w:t xml:space="preserve"> </w:t>
      </w:r>
      <w:r w:rsidRPr="00A97CC8">
        <w:rPr>
          <w:rFonts w:ascii="Times New Roman" w:hAnsi="Times New Roman" w:hint="eastAsia"/>
          <w:sz w:val="28"/>
          <w:lang w:val="bg-BG"/>
        </w:rPr>
        <w:t>вижда</w:t>
      </w:r>
      <w:r w:rsidRPr="00A97CC8">
        <w:rPr>
          <w:rFonts w:ascii="Times New Roman" w:hAnsi="Times New Roman"/>
          <w:sz w:val="28"/>
          <w:lang w:val="bg-BG"/>
        </w:rPr>
        <w:t xml:space="preserve"> </w:t>
      </w:r>
      <w:r w:rsidRPr="00A97CC8">
        <w:rPr>
          <w:rFonts w:ascii="Times New Roman" w:hAnsi="Times New Roman" w:hint="eastAsia"/>
          <w:sz w:val="28"/>
          <w:lang w:val="bg-BG"/>
        </w:rPr>
        <w:t>и</w:t>
      </w:r>
      <w:r w:rsidRPr="00A97CC8">
        <w:rPr>
          <w:rFonts w:ascii="Times New Roman" w:hAnsi="Times New Roman"/>
          <w:sz w:val="28"/>
          <w:lang w:val="bg-BG"/>
        </w:rPr>
        <w:t xml:space="preserve"> </w:t>
      </w:r>
      <w:r w:rsidRPr="00A97CC8">
        <w:rPr>
          <w:rFonts w:ascii="Times New Roman" w:hAnsi="Times New Roman" w:hint="eastAsia"/>
          <w:sz w:val="28"/>
          <w:lang w:val="bg-BG"/>
        </w:rPr>
        <w:t>с</w:t>
      </w:r>
      <w:r w:rsidRPr="00A97CC8">
        <w:rPr>
          <w:rFonts w:ascii="Times New Roman" w:hAnsi="Times New Roman"/>
          <w:sz w:val="28"/>
          <w:lang w:val="bg-BG"/>
        </w:rPr>
        <w:t xml:space="preserve"> </w:t>
      </w:r>
      <w:r w:rsidRPr="00A97CC8">
        <w:rPr>
          <w:rFonts w:ascii="Times New Roman" w:hAnsi="Times New Roman" w:hint="eastAsia"/>
          <w:sz w:val="28"/>
          <w:lang w:val="bg-BG"/>
        </w:rPr>
        <w:t>която</w:t>
      </w:r>
      <w:r w:rsidRPr="00A97CC8">
        <w:rPr>
          <w:rFonts w:ascii="Times New Roman" w:hAnsi="Times New Roman"/>
          <w:sz w:val="28"/>
          <w:lang w:val="bg-BG"/>
        </w:rPr>
        <w:t xml:space="preserve"> </w:t>
      </w:r>
      <w:r w:rsidRPr="00A97CC8">
        <w:rPr>
          <w:rFonts w:ascii="Times New Roman" w:hAnsi="Times New Roman" w:hint="eastAsia"/>
          <w:sz w:val="28"/>
          <w:lang w:val="bg-BG"/>
        </w:rPr>
        <w:t>взаимодейства</w:t>
      </w:r>
      <w:r w:rsidRPr="00A97CC8">
        <w:rPr>
          <w:rFonts w:ascii="Times New Roman" w:hAnsi="Times New Roman"/>
          <w:sz w:val="28"/>
          <w:lang w:val="bg-BG"/>
        </w:rPr>
        <w:t xml:space="preserve">. </w:t>
      </w:r>
      <w:r w:rsidRPr="00A97CC8">
        <w:rPr>
          <w:rFonts w:ascii="Times New Roman" w:hAnsi="Times New Roman" w:hint="eastAsia"/>
          <w:sz w:val="28"/>
          <w:lang w:val="bg-BG"/>
        </w:rPr>
        <w:t>Този</w:t>
      </w:r>
      <w:r w:rsidRPr="00A97CC8">
        <w:rPr>
          <w:rFonts w:ascii="Times New Roman" w:hAnsi="Times New Roman"/>
          <w:sz w:val="28"/>
          <w:lang w:val="bg-BG"/>
        </w:rPr>
        <w:t xml:space="preserve"> </w:t>
      </w:r>
      <w:r w:rsidRPr="00A97CC8">
        <w:rPr>
          <w:rFonts w:ascii="Times New Roman" w:hAnsi="Times New Roman" w:hint="eastAsia"/>
          <w:sz w:val="28"/>
          <w:lang w:val="bg-BG"/>
        </w:rPr>
        <w:t>дял</w:t>
      </w:r>
      <w:r w:rsidRPr="00A97CC8">
        <w:rPr>
          <w:rFonts w:ascii="Times New Roman" w:hAnsi="Times New Roman"/>
          <w:sz w:val="28"/>
          <w:lang w:val="bg-BG"/>
        </w:rPr>
        <w:t xml:space="preserve"> </w:t>
      </w:r>
      <w:r w:rsidRPr="00A97CC8">
        <w:rPr>
          <w:rFonts w:ascii="Times New Roman" w:hAnsi="Times New Roman" w:hint="eastAsia"/>
          <w:sz w:val="28"/>
          <w:lang w:val="bg-BG"/>
        </w:rPr>
        <w:t>включва</w:t>
      </w:r>
      <w:r w:rsidRPr="00A97CC8">
        <w:rPr>
          <w:rFonts w:ascii="Times New Roman" w:hAnsi="Times New Roman"/>
          <w:sz w:val="28"/>
          <w:lang w:val="bg-BG"/>
        </w:rPr>
        <w:t xml:space="preserve"> </w:t>
      </w:r>
      <w:r w:rsidRPr="00A97CC8">
        <w:rPr>
          <w:rFonts w:ascii="Times New Roman" w:hAnsi="Times New Roman" w:hint="eastAsia"/>
          <w:sz w:val="28"/>
          <w:lang w:val="bg-BG"/>
        </w:rPr>
        <w:t>потребителски</w:t>
      </w:r>
      <w:r w:rsidRPr="00A97CC8">
        <w:rPr>
          <w:rFonts w:ascii="Times New Roman" w:hAnsi="Times New Roman"/>
          <w:sz w:val="28"/>
          <w:lang w:val="bg-BG"/>
        </w:rPr>
        <w:t xml:space="preserve"> </w:t>
      </w:r>
      <w:r w:rsidRPr="00A97CC8">
        <w:rPr>
          <w:rFonts w:ascii="Times New Roman" w:hAnsi="Times New Roman" w:hint="eastAsia"/>
          <w:sz w:val="28"/>
          <w:lang w:val="bg-BG"/>
        </w:rPr>
        <w:t>интерфейс</w:t>
      </w:r>
      <w:r w:rsidRPr="00A97CC8">
        <w:rPr>
          <w:rFonts w:ascii="Times New Roman" w:hAnsi="Times New Roman"/>
          <w:sz w:val="28"/>
          <w:lang w:val="bg-BG"/>
        </w:rPr>
        <w:t xml:space="preserve"> </w:t>
      </w:r>
      <w:r>
        <w:rPr>
          <w:rFonts w:ascii="Times New Roman" w:hAnsi="Times New Roman" w:hint="eastAsia"/>
          <w:sz w:val="28"/>
          <w:lang w:val="bg-BG"/>
        </w:rPr>
        <w:t>на приложението</w:t>
      </w:r>
      <w:r w:rsidRPr="00A97CC8">
        <w:rPr>
          <w:rFonts w:ascii="Times New Roman" w:hAnsi="Times New Roman"/>
          <w:sz w:val="28"/>
          <w:lang w:val="bg-BG"/>
        </w:rPr>
        <w:t xml:space="preserve">. Back-end </w:t>
      </w:r>
      <w:r w:rsidRPr="00A97CC8">
        <w:rPr>
          <w:rFonts w:ascii="Times New Roman" w:hAnsi="Times New Roman" w:hint="eastAsia"/>
          <w:sz w:val="28"/>
          <w:lang w:val="bg-BG"/>
        </w:rPr>
        <w:t>делът</w:t>
      </w:r>
      <w:r w:rsidRPr="00A97CC8">
        <w:rPr>
          <w:rFonts w:ascii="Times New Roman" w:hAnsi="Times New Roman"/>
          <w:sz w:val="28"/>
          <w:lang w:val="bg-BG"/>
        </w:rPr>
        <w:t xml:space="preserve"> </w:t>
      </w:r>
      <w:r w:rsidRPr="00A97CC8">
        <w:rPr>
          <w:rFonts w:ascii="Times New Roman" w:hAnsi="Times New Roman" w:hint="eastAsia"/>
          <w:sz w:val="28"/>
          <w:lang w:val="bg-BG"/>
        </w:rPr>
        <w:t>се</w:t>
      </w:r>
      <w:r w:rsidRPr="00A97CC8">
        <w:rPr>
          <w:rFonts w:ascii="Times New Roman" w:hAnsi="Times New Roman"/>
          <w:sz w:val="28"/>
          <w:lang w:val="bg-BG"/>
        </w:rPr>
        <w:t xml:space="preserve"> </w:t>
      </w:r>
      <w:r w:rsidRPr="00A97CC8">
        <w:rPr>
          <w:rFonts w:ascii="Times New Roman" w:hAnsi="Times New Roman" w:hint="eastAsia"/>
          <w:sz w:val="28"/>
          <w:lang w:val="bg-BG"/>
        </w:rPr>
        <w:t>състои</w:t>
      </w:r>
      <w:r w:rsidRPr="00A97CC8">
        <w:rPr>
          <w:rFonts w:ascii="Times New Roman" w:hAnsi="Times New Roman"/>
          <w:sz w:val="28"/>
          <w:lang w:val="bg-BG"/>
        </w:rPr>
        <w:t xml:space="preserve"> </w:t>
      </w:r>
      <w:r w:rsidRPr="00A97CC8">
        <w:rPr>
          <w:rFonts w:ascii="Times New Roman" w:hAnsi="Times New Roman" w:hint="eastAsia"/>
          <w:sz w:val="28"/>
          <w:lang w:val="bg-BG"/>
        </w:rPr>
        <w:t>от</w:t>
      </w:r>
      <w:r w:rsidRPr="00A97CC8">
        <w:rPr>
          <w:rFonts w:ascii="Times New Roman" w:hAnsi="Times New Roman"/>
          <w:sz w:val="28"/>
          <w:lang w:val="bg-BG"/>
        </w:rPr>
        <w:t xml:space="preserve"> </w:t>
      </w:r>
      <w:r w:rsidRPr="00A97CC8">
        <w:rPr>
          <w:rFonts w:ascii="Times New Roman" w:hAnsi="Times New Roman" w:hint="eastAsia"/>
          <w:sz w:val="28"/>
          <w:lang w:val="bg-BG"/>
        </w:rPr>
        <w:t>сървър</w:t>
      </w:r>
      <w:r w:rsidRPr="00A97CC8">
        <w:rPr>
          <w:rFonts w:ascii="Times New Roman" w:hAnsi="Times New Roman"/>
          <w:sz w:val="28"/>
          <w:lang w:val="bg-BG"/>
        </w:rPr>
        <w:t xml:space="preserve">, </w:t>
      </w:r>
      <w:r>
        <w:rPr>
          <w:rFonts w:ascii="Times New Roman" w:hAnsi="Times New Roman" w:hint="eastAsia"/>
          <w:sz w:val="28"/>
          <w:lang w:val="bg-BG"/>
        </w:rPr>
        <w:t>функционалната част на едно приложение</w:t>
      </w:r>
      <w:r w:rsidRPr="00A97CC8">
        <w:rPr>
          <w:rFonts w:ascii="Times New Roman" w:hAnsi="Times New Roman"/>
          <w:sz w:val="28"/>
          <w:lang w:val="bg-BG"/>
        </w:rPr>
        <w:t xml:space="preserve"> </w:t>
      </w:r>
      <w:r w:rsidRPr="00A97CC8">
        <w:rPr>
          <w:rFonts w:ascii="Times New Roman" w:hAnsi="Times New Roman" w:hint="eastAsia"/>
          <w:sz w:val="28"/>
          <w:lang w:val="bg-BG"/>
        </w:rPr>
        <w:t>и</w:t>
      </w:r>
      <w:r w:rsidRPr="00A97CC8">
        <w:rPr>
          <w:rFonts w:ascii="Times New Roman" w:hAnsi="Times New Roman"/>
          <w:sz w:val="28"/>
          <w:lang w:val="bg-BG"/>
        </w:rPr>
        <w:t xml:space="preserve"> </w:t>
      </w:r>
      <w:r w:rsidRPr="00A97CC8">
        <w:rPr>
          <w:rFonts w:ascii="Times New Roman" w:hAnsi="Times New Roman" w:hint="eastAsia"/>
          <w:sz w:val="28"/>
          <w:lang w:val="bg-BG"/>
        </w:rPr>
        <w:t>база</w:t>
      </w:r>
      <w:r w:rsidRPr="00A97CC8">
        <w:rPr>
          <w:rFonts w:ascii="Times New Roman" w:hAnsi="Times New Roman"/>
          <w:sz w:val="28"/>
          <w:lang w:val="bg-BG"/>
        </w:rPr>
        <w:t xml:space="preserve"> </w:t>
      </w:r>
      <w:r w:rsidRPr="00A97CC8">
        <w:rPr>
          <w:rFonts w:ascii="Times New Roman" w:hAnsi="Times New Roman" w:hint="eastAsia"/>
          <w:sz w:val="28"/>
          <w:lang w:val="bg-BG"/>
        </w:rPr>
        <w:t>данни</w:t>
      </w:r>
      <w:r w:rsidRPr="00A97CC8">
        <w:rPr>
          <w:rFonts w:ascii="Times New Roman" w:hAnsi="Times New Roman"/>
          <w:sz w:val="28"/>
          <w:lang w:val="bg-BG"/>
        </w:rPr>
        <w:t xml:space="preserve">. </w:t>
      </w:r>
      <w:r w:rsidRPr="00A97CC8">
        <w:rPr>
          <w:rFonts w:ascii="Times New Roman" w:hAnsi="Times New Roman" w:hint="eastAsia"/>
          <w:sz w:val="28"/>
          <w:lang w:val="bg-BG"/>
        </w:rPr>
        <w:t>Приложението</w:t>
      </w:r>
      <w:r w:rsidRPr="00A97CC8">
        <w:rPr>
          <w:rFonts w:ascii="Times New Roman" w:hAnsi="Times New Roman"/>
          <w:sz w:val="28"/>
          <w:lang w:val="bg-BG"/>
        </w:rPr>
        <w:t xml:space="preserve"> </w:t>
      </w:r>
      <w:r w:rsidRPr="00A97CC8">
        <w:rPr>
          <w:rFonts w:ascii="Times New Roman" w:hAnsi="Times New Roman" w:hint="eastAsia"/>
          <w:sz w:val="28"/>
          <w:lang w:val="bg-BG"/>
        </w:rPr>
        <w:t>запазва</w:t>
      </w:r>
      <w:r w:rsidRPr="00A97CC8">
        <w:rPr>
          <w:rFonts w:ascii="Times New Roman" w:hAnsi="Times New Roman"/>
          <w:sz w:val="28"/>
          <w:lang w:val="bg-BG"/>
        </w:rPr>
        <w:t xml:space="preserve"> </w:t>
      </w:r>
      <w:r w:rsidRPr="00A97CC8">
        <w:rPr>
          <w:rFonts w:ascii="Times New Roman" w:hAnsi="Times New Roman" w:hint="eastAsia"/>
          <w:sz w:val="28"/>
          <w:lang w:val="bg-BG"/>
        </w:rPr>
        <w:t>въведената</w:t>
      </w:r>
      <w:r w:rsidRPr="00A97CC8">
        <w:rPr>
          <w:rFonts w:ascii="Times New Roman" w:hAnsi="Times New Roman"/>
          <w:sz w:val="28"/>
          <w:lang w:val="bg-BG"/>
        </w:rPr>
        <w:t xml:space="preserve"> </w:t>
      </w:r>
      <w:r w:rsidRPr="00A97CC8">
        <w:rPr>
          <w:rFonts w:ascii="Times New Roman" w:hAnsi="Times New Roman" w:hint="eastAsia"/>
          <w:sz w:val="28"/>
          <w:lang w:val="bg-BG"/>
        </w:rPr>
        <w:t>от</w:t>
      </w:r>
      <w:r w:rsidRPr="00A97CC8">
        <w:rPr>
          <w:rFonts w:ascii="Times New Roman" w:hAnsi="Times New Roman"/>
          <w:sz w:val="28"/>
          <w:lang w:val="bg-BG"/>
        </w:rPr>
        <w:t xml:space="preserve"> front-end </w:t>
      </w:r>
      <w:r w:rsidRPr="00A97CC8">
        <w:rPr>
          <w:rFonts w:ascii="Times New Roman" w:hAnsi="Times New Roman" w:hint="eastAsia"/>
          <w:sz w:val="28"/>
          <w:lang w:val="bg-BG"/>
        </w:rPr>
        <w:t>частта</w:t>
      </w:r>
      <w:r w:rsidRPr="00A97CC8">
        <w:rPr>
          <w:rFonts w:ascii="Times New Roman" w:hAnsi="Times New Roman"/>
          <w:sz w:val="28"/>
          <w:lang w:val="bg-BG"/>
        </w:rPr>
        <w:t xml:space="preserve"> </w:t>
      </w:r>
      <w:r w:rsidRPr="00A97CC8">
        <w:rPr>
          <w:rFonts w:ascii="Times New Roman" w:hAnsi="Times New Roman" w:hint="eastAsia"/>
          <w:sz w:val="28"/>
          <w:lang w:val="bg-BG"/>
        </w:rPr>
        <w:t>информация</w:t>
      </w:r>
      <w:r w:rsidRPr="00A97CC8">
        <w:rPr>
          <w:rFonts w:ascii="Times New Roman" w:hAnsi="Times New Roman"/>
          <w:sz w:val="28"/>
          <w:lang w:val="bg-BG"/>
        </w:rPr>
        <w:t xml:space="preserve"> </w:t>
      </w:r>
      <w:r w:rsidRPr="00A97CC8">
        <w:rPr>
          <w:rFonts w:ascii="Times New Roman" w:hAnsi="Times New Roman" w:hint="eastAsia"/>
          <w:sz w:val="28"/>
          <w:lang w:val="bg-BG"/>
        </w:rPr>
        <w:t>в</w:t>
      </w:r>
      <w:r w:rsidRPr="00A97CC8">
        <w:rPr>
          <w:rFonts w:ascii="Times New Roman" w:hAnsi="Times New Roman"/>
          <w:sz w:val="28"/>
          <w:lang w:val="bg-BG"/>
        </w:rPr>
        <w:t xml:space="preserve"> </w:t>
      </w:r>
      <w:r w:rsidRPr="00A97CC8">
        <w:rPr>
          <w:rFonts w:ascii="Times New Roman" w:hAnsi="Times New Roman" w:hint="eastAsia"/>
          <w:sz w:val="28"/>
          <w:lang w:val="bg-BG"/>
        </w:rPr>
        <w:t>база</w:t>
      </w:r>
      <w:r w:rsidRPr="00A97CC8">
        <w:rPr>
          <w:rFonts w:ascii="Times New Roman" w:hAnsi="Times New Roman"/>
          <w:sz w:val="28"/>
          <w:lang w:val="bg-BG"/>
        </w:rPr>
        <w:t xml:space="preserve"> </w:t>
      </w:r>
      <w:r w:rsidRPr="00A97CC8">
        <w:rPr>
          <w:rFonts w:ascii="Times New Roman" w:hAnsi="Times New Roman" w:hint="eastAsia"/>
          <w:sz w:val="28"/>
          <w:lang w:val="bg-BG"/>
        </w:rPr>
        <w:t>данни</w:t>
      </w:r>
      <w:r w:rsidRPr="00A97CC8">
        <w:rPr>
          <w:rFonts w:ascii="Times New Roman" w:hAnsi="Times New Roman"/>
          <w:sz w:val="28"/>
          <w:lang w:val="bg-BG"/>
        </w:rPr>
        <w:t xml:space="preserve">, </w:t>
      </w:r>
      <w:r w:rsidRPr="00A97CC8">
        <w:rPr>
          <w:rFonts w:ascii="Times New Roman" w:hAnsi="Times New Roman" w:hint="eastAsia"/>
          <w:sz w:val="28"/>
          <w:lang w:val="bg-BG"/>
        </w:rPr>
        <w:t>която</w:t>
      </w:r>
      <w:r w:rsidRPr="00A97CC8">
        <w:rPr>
          <w:rFonts w:ascii="Times New Roman" w:hAnsi="Times New Roman"/>
          <w:sz w:val="28"/>
          <w:lang w:val="bg-BG"/>
        </w:rPr>
        <w:t xml:space="preserve"> </w:t>
      </w:r>
      <w:r w:rsidRPr="00A97CC8">
        <w:rPr>
          <w:rFonts w:ascii="Times New Roman" w:hAnsi="Times New Roman" w:hint="eastAsia"/>
          <w:sz w:val="28"/>
          <w:lang w:val="bg-BG"/>
        </w:rPr>
        <w:t>е</w:t>
      </w:r>
      <w:r w:rsidRPr="00A97CC8">
        <w:rPr>
          <w:rFonts w:ascii="Times New Roman" w:hAnsi="Times New Roman"/>
          <w:sz w:val="28"/>
          <w:lang w:val="bg-BG"/>
        </w:rPr>
        <w:t xml:space="preserve"> </w:t>
      </w:r>
      <w:r w:rsidRPr="00A97CC8">
        <w:rPr>
          <w:rFonts w:ascii="Times New Roman" w:hAnsi="Times New Roman" w:hint="eastAsia"/>
          <w:sz w:val="28"/>
          <w:lang w:val="bg-BG"/>
        </w:rPr>
        <w:t>създадена</w:t>
      </w:r>
      <w:r w:rsidRPr="00A97CC8">
        <w:rPr>
          <w:rFonts w:ascii="Times New Roman" w:hAnsi="Times New Roman"/>
          <w:sz w:val="28"/>
          <w:lang w:val="bg-BG"/>
        </w:rPr>
        <w:t xml:space="preserve"> </w:t>
      </w:r>
      <w:r w:rsidRPr="00A97CC8">
        <w:rPr>
          <w:rFonts w:ascii="Times New Roman" w:hAnsi="Times New Roman" w:hint="eastAsia"/>
          <w:sz w:val="28"/>
          <w:lang w:val="bg-BG"/>
        </w:rPr>
        <w:t>и</w:t>
      </w:r>
      <w:r w:rsidRPr="00A97CC8">
        <w:rPr>
          <w:rFonts w:ascii="Times New Roman" w:hAnsi="Times New Roman"/>
          <w:sz w:val="28"/>
          <w:lang w:val="bg-BG"/>
        </w:rPr>
        <w:t xml:space="preserve"> </w:t>
      </w:r>
      <w:r w:rsidRPr="00A97CC8">
        <w:rPr>
          <w:rFonts w:ascii="Times New Roman" w:hAnsi="Times New Roman" w:hint="eastAsia"/>
          <w:sz w:val="28"/>
          <w:lang w:val="bg-BG"/>
        </w:rPr>
        <w:t>се</w:t>
      </w:r>
      <w:r w:rsidRPr="00A97CC8">
        <w:rPr>
          <w:rFonts w:ascii="Times New Roman" w:hAnsi="Times New Roman"/>
          <w:sz w:val="28"/>
          <w:lang w:val="bg-BG"/>
        </w:rPr>
        <w:t xml:space="preserve"> </w:t>
      </w:r>
      <w:r w:rsidRPr="00A97CC8">
        <w:rPr>
          <w:rFonts w:ascii="Times New Roman" w:hAnsi="Times New Roman" w:hint="eastAsia"/>
          <w:sz w:val="28"/>
          <w:lang w:val="bg-BG"/>
        </w:rPr>
        <w:t>съхранява</w:t>
      </w:r>
      <w:r w:rsidRPr="00A97CC8">
        <w:rPr>
          <w:rFonts w:ascii="Times New Roman" w:hAnsi="Times New Roman"/>
          <w:sz w:val="28"/>
          <w:lang w:val="bg-BG"/>
        </w:rPr>
        <w:t xml:space="preserve"> </w:t>
      </w:r>
      <w:r w:rsidRPr="00A97CC8">
        <w:rPr>
          <w:rFonts w:ascii="Times New Roman" w:hAnsi="Times New Roman" w:hint="eastAsia"/>
          <w:sz w:val="28"/>
          <w:lang w:val="bg-BG"/>
        </w:rPr>
        <w:t>на</w:t>
      </w:r>
      <w:r w:rsidRPr="00A97CC8">
        <w:rPr>
          <w:rFonts w:ascii="Times New Roman" w:hAnsi="Times New Roman"/>
          <w:sz w:val="28"/>
          <w:lang w:val="bg-BG"/>
        </w:rPr>
        <w:t xml:space="preserve"> </w:t>
      </w:r>
      <w:r w:rsidRPr="00A97CC8">
        <w:rPr>
          <w:rFonts w:ascii="Times New Roman" w:hAnsi="Times New Roman" w:hint="eastAsia"/>
          <w:sz w:val="28"/>
          <w:lang w:val="bg-BG"/>
        </w:rPr>
        <w:t>сървър</w:t>
      </w:r>
      <w:r w:rsidRPr="00A97CC8">
        <w:rPr>
          <w:rFonts w:ascii="Times New Roman" w:hAnsi="Times New Roman"/>
          <w:sz w:val="28"/>
          <w:lang w:val="bg-BG"/>
        </w:rPr>
        <w:t>.</w:t>
      </w:r>
    </w:p>
    <w:p w:rsidR="00A97CC8" w:rsidRDefault="00A97CC8" w:rsidP="005A0B5F">
      <w:pPr>
        <w:rPr>
          <w:rFonts w:ascii="Times New Roman" w:hAnsi="Times New Roman"/>
          <w:sz w:val="28"/>
          <w:lang w:val="bg-BG"/>
        </w:rPr>
      </w:pPr>
    </w:p>
    <w:p w:rsidR="007D536C" w:rsidRDefault="00A97CC8" w:rsidP="002F4F68">
      <w:pPr>
        <w:spacing w:line="360" w:lineRule="auto"/>
        <w:jc w:val="both"/>
        <w:rPr>
          <w:rFonts w:ascii="Times New Roman" w:hAnsi="Times New Roman"/>
          <w:sz w:val="28"/>
          <w:lang w:val="bg-BG"/>
        </w:rPr>
      </w:pPr>
      <w:r>
        <w:rPr>
          <w:rFonts w:ascii="Times New Roman" w:hAnsi="Times New Roman"/>
          <w:sz w:val="28"/>
        </w:rPr>
        <w:t xml:space="preserve">Back-end </w:t>
      </w:r>
      <w:r>
        <w:rPr>
          <w:rFonts w:ascii="Times New Roman" w:hAnsi="Times New Roman"/>
          <w:sz w:val="28"/>
          <w:lang w:val="bg-BG"/>
        </w:rPr>
        <w:t xml:space="preserve">делът на уеб приложението е реализирано с приложение на </w:t>
      </w:r>
      <w:r w:rsidR="00EF648E">
        <w:rPr>
          <w:rFonts w:ascii="Times New Roman" w:hAnsi="Times New Roman"/>
          <w:sz w:val="28"/>
        </w:rPr>
        <w:t>Java SpringMVC</w:t>
      </w:r>
      <w:r>
        <w:rPr>
          <w:rFonts w:ascii="Times New Roman" w:hAnsi="Times New Roman"/>
          <w:sz w:val="28"/>
        </w:rPr>
        <w:t xml:space="preserve"> </w:t>
      </w:r>
      <w:r>
        <w:rPr>
          <w:rFonts w:ascii="Times New Roman" w:hAnsi="Times New Roman"/>
          <w:sz w:val="28"/>
          <w:lang w:val="bg-BG"/>
        </w:rPr>
        <w:t xml:space="preserve">и съответно </w:t>
      </w:r>
      <w:r>
        <w:rPr>
          <w:rFonts w:ascii="Times New Roman" w:hAnsi="Times New Roman"/>
          <w:sz w:val="28"/>
        </w:rPr>
        <w:t xml:space="preserve">Apache server и MySql </w:t>
      </w:r>
      <w:r>
        <w:rPr>
          <w:rFonts w:ascii="Times New Roman" w:hAnsi="Times New Roman"/>
          <w:sz w:val="28"/>
          <w:lang w:val="bg-BG"/>
        </w:rPr>
        <w:t xml:space="preserve">база данни, чиято връзка се конфигурира в </w:t>
      </w:r>
      <w:r>
        <w:rPr>
          <w:rFonts w:ascii="Times New Roman" w:hAnsi="Times New Roman"/>
          <w:sz w:val="28"/>
        </w:rPr>
        <w:t xml:space="preserve">application.properties </w:t>
      </w:r>
      <w:r>
        <w:rPr>
          <w:rFonts w:ascii="Times New Roman" w:hAnsi="Times New Roman"/>
          <w:sz w:val="28"/>
          <w:lang w:val="bg-BG"/>
        </w:rPr>
        <w:t>файла.</w:t>
      </w:r>
      <w:r w:rsidR="00EF648E">
        <w:rPr>
          <w:rFonts w:ascii="Times New Roman" w:hAnsi="Times New Roman"/>
          <w:sz w:val="28"/>
        </w:rPr>
        <w:t xml:space="preserve"> Back-end</w:t>
      </w:r>
      <w:r w:rsidR="00EF648E">
        <w:rPr>
          <w:rFonts w:ascii="Times New Roman" w:hAnsi="Times New Roman"/>
          <w:sz w:val="28"/>
          <w:lang w:val="bg-BG"/>
        </w:rPr>
        <w:t xml:space="preserve"> делът на уеб приложението е реализирано </w:t>
      </w:r>
      <w:r w:rsidR="007D536C">
        <w:rPr>
          <w:rFonts w:ascii="Times New Roman" w:hAnsi="Times New Roman"/>
          <w:sz w:val="28"/>
          <w:lang w:val="bg-BG"/>
        </w:rPr>
        <w:t xml:space="preserve">благодарение на </w:t>
      </w:r>
      <w:r w:rsidR="007D536C">
        <w:rPr>
          <w:rFonts w:ascii="Times New Roman" w:hAnsi="Times New Roman"/>
          <w:sz w:val="28"/>
        </w:rPr>
        <w:t xml:space="preserve">Spring Framework, </w:t>
      </w:r>
      <w:r w:rsidR="007D536C">
        <w:rPr>
          <w:rFonts w:ascii="Times New Roman" w:hAnsi="Times New Roman"/>
          <w:sz w:val="28"/>
          <w:lang w:val="bg-BG"/>
        </w:rPr>
        <w:t xml:space="preserve">което е </w:t>
      </w:r>
      <w:r w:rsidR="007D536C">
        <w:rPr>
          <w:rFonts w:ascii="Times New Roman" w:hAnsi="Times New Roman"/>
          <w:sz w:val="28"/>
        </w:rPr>
        <w:lastRenderedPageBreak/>
        <w:t>inversion of control</w:t>
      </w:r>
      <w:r w:rsidR="007D536C">
        <w:rPr>
          <w:rFonts w:ascii="Times New Roman" w:hAnsi="Times New Roman"/>
          <w:sz w:val="28"/>
          <w:lang w:val="bg-BG"/>
        </w:rPr>
        <w:t xml:space="preserve"> контейнер за </w:t>
      </w:r>
      <w:r w:rsidR="007D536C">
        <w:rPr>
          <w:rFonts w:ascii="Times New Roman" w:hAnsi="Times New Roman"/>
          <w:sz w:val="28"/>
        </w:rPr>
        <w:t>Java платформата</w:t>
      </w:r>
      <w:r w:rsidR="007D536C">
        <w:rPr>
          <w:rFonts w:ascii="Times New Roman" w:hAnsi="Times New Roman"/>
          <w:sz w:val="28"/>
          <w:lang w:val="bg-BG"/>
        </w:rPr>
        <w:t xml:space="preserve"> (управлението на обекти или части от програмната среда, които се прехвърлят в някаква рамка).</w:t>
      </w:r>
    </w:p>
    <w:p w:rsidR="00A97CC8" w:rsidRDefault="007D536C" w:rsidP="002F4F68">
      <w:pPr>
        <w:spacing w:line="360" w:lineRule="auto"/>
        <w:jc w:val="both"/>
        <w:rPr>
          <w:rFonts w:ascii="Times New Roman" w:hAnsi="Times New Roman"/>
          <w:sz w:val="28"/>
        </w:rPr>
      </w:pPr>
      <w:r>
        <w:rPr>
          <w:rFonts w:ascii="Times New Roman" w:hAnsi="Times New Roman"/>
          <w:sz w:val="28"/>
        </w:rPr>
        <w:t xml:space="preserve"> </w:t>
      </w:r>
    </w:p>
    <w:p w:rsidR="00A4785F" w:rsidRDefault="00A4785F" w:rsidP="002F4F68">
      <w:pPr>
        <w:spacing w:line="360" w:lineRule="auto"/>
        <w:jc w:val="both"/>
        <w:rPr>
          <w:rFonts w:ascii="Times New Roman" w:hAnsi="Times New Roman"/>
          <w:sz w:val="28"/>
          <w:lang w:val="bg-BG"/>
        </w:rPr>
      </w:pPr>
      <w:r>
        <w:rPr>
          <w:rFonts w:ascii="Times New Roman" w:hAnsi="Times New Roman"/>
          <w:sz w:val="28"/>
        </w:rPr>
        <w:t xml:space="preserve">Front-end </w:t>
      </w:r>
      <w:r>
        <w:rPr>
          <w:rFonts w:ascii="Times New Roman" w:hAnsi="Times New Roman"/>
          <w:sz w:val="28"/>
          <w:lang w:val="bg-BG"/>
        </w:rPr>
        <w:t xml:space="preserve">е реализиран чрез </w:t>
      </w:r>
      <w:r>
        <w:rPr>
          <w:rFonts w:ascii="Times New Roman" w:hAnsi="Times New Roman"/>
          <w:sz w:val="28"/>
        </w:rPr>
        <w:t>Thymeleaf,</w:t>
      </w:r>
      <w:r>
        <w:rPr>
          <w:rFonts w:ascii="Times New Roman" w:hAnsi="Times New Roman"/>
          <w:sz w:val="28"/>
          <w:lang w:val="bg-BG"/>
        </w:rPr>
        <w:t xml:space="preserve"> модерен сървър-сайд </w:t>
      </w:r>
      <w:r>
        <w:rPr>
          <w:rFonts w:ascii="Times New Roman" w:hAnsi="Times New Roman"/>
          <w:sz w:val="28"/>
        </w:rPr>
        <w:t xml:space="preserve">Java </w:t>
      </w:r>
      <w:r>
        <w:rPr>
          <w:rFonts w:ascii="Times New Roman" w:hAnsi="Times New Roman"/>
          <w:sz w:val="28"/>
          <w:lang w:val="bg-BG"/>
        </w:rPr>
        <w:t xml:space="preserve">темплейт машина направена главно за уеб разработка. </w:t>
      </w:r>
      <w:r w:rsidRPr="00A4785F">
        <w:rPr>
          <w:rFonts w:ascii="Times New Roman" w:hAnsi="Times New Roman"/>
          <w:sz w:val="28"/>
          <w:lang w:val="bg-BG"/>
        </w:rPr>
        <w:t xml:space="preserve">HTML </w:t>
      </w:r>
      <w:r w:rsidRPr="00A4785F">
        <w:rPr>
          <w:rFonts w:ascii="Times New Roman" w:hAnsi="Times New Roman" w:hint="eastAsia"/>
          <w:sz w:val="28"/>
          <w:lang w:val="bg-BG"/>
        </w:rPr>
        <w:t>шаблоните</w:t>
      </w:r>
      <w:r w:rsidRPr="00A4785F">
        <w:rPr>
          <w:rFonts w:ascii="Times New Roman" w:hAnsi="Times New Roman"/>
          <w:sz w:val="28"/>
          <w:lang w:val="bg-BG"/>
        </w:rPr>
        <w:t xml:space="preserve">, </w:t>
      </w:r>
      <w:r w:rsidRPr="00A4785F">
        <w:rPr>
          <w:rFonts w:ascii="Times New Roman" w:hAnsi="Times New Roman" w:hint="eastAsia"/>
          <w:sz w:val="28"/>
          <w:lang w:val="bg-BG"/>
        </w:rPr>
        <w:t>написани</w:t>
      </w:r>
      <w:r w:rsidRPr="00A4785F">
        <w:rPr>
          <w:rFonts w:ascii="Times New Roman" w:hAnsi="Times New Roman"/>
          <w:sz w:val="28"/>
          <w:lang w:val="bg-BG"/>
        </w:rPr>
        <w:t xml:space="preserve"> </w:t>
      </w:r>
      <w:r>
        <w:rPr>
          <w:rFonts w:ascii="Times New Roman" w:hAnsi="Times New Roman" w:hint="eastAsia"/>
          <w:sz w:val="28"/>
          <w:lang w:val="bg-BG"/>
        </w:rPr>
        <w:t>с</w:t>
      </w:r>
      <w:r w:rsidRPr="00A4785F">
        <w:rPr>
          <w:rFonts w:ascii="Times New Roman" w:hAnsi="Times New Roman"/>
          <w:sz w:val="28"/>
          <w:lang w:val="bg-BG"/>
        </w:rPr>
        <w:t xml:space="preserve"> Thymeleaf, </w:t>
      </w:r>
      <w:r w:rsidRPr="00A4785F">
        <w:rPr>
          <w:rFonts w:ascii="Times New Roman" w:hAnsi="Times New Roman" w:hint="eastAsia"/>
          <w:sz w:val="28"/>
          <w:lang w:val="bg-BG"/>
        </w:rPr>
        <w:t>все</w:t>
      </w:r>
      <w:r w:rsidRPr="00A4785F">
        <w:rPr>
          <w:rFonts w:ascii="Times New Roman" w:hAnsi="Times New Roman"/>
          <w:sz w:val="28"/>
          <w:lang w:val="bg-BG"/>
        </w:rPr>
        <w:t xml:space="preserve"> </w:t>
      </w:r>
      <w:r w:rsidRPr="00A4785F">
        <w:rPr>
          <w:rFonts w:ascii="Times New Roman" w:hAnsi="Times New Roman" w:hint="eastAsia"/>
          <w:sz w:val="28"/>
          <w:lang w:val="bg-BG"/>
        </w:rPr>
        <w:t>още</w:t>
      </w:r>
      <w:r w:rsidRPr="00A4785F">
        <w:rPr>
          <w:rFonts w:ascii="Times New Roman" w:hAnsi="Times New Roman"/>
          <w:sz w:val="28"/>
          <w:lang w:val="bg-BG"/>
        </w:rPr>
        <w:t xml:space="preserve"> </w:t>
      </w:r>
      <w:r w:rsidRPr="00A4785F">
        <w:rPr>
          <w:rFonts w:ascii="Times New Roman" w:hAnsi="Times New Roman" w:hint="eastAsia"/>
          <w:sz w:val="28"/>
          <w:lang w:val="bg-BG"/>
        </w:rPr>
        <w:t>изглеждат</w:t>
      </w:r>
      <w:r w:rsidRPr="00A4785F">
        <w:rPr>
          <w:rFonts w:ascii="Times New Roman" w:hAnsi="Times New Roman"/>
          <w:sz w:val="28"/>
          <w:lang w:val="bg-BG"/>
        </w:rPr>
        <w:t xml:space="preserve"> </w:t>
      </w:r>
      <w:r w:rsidRPr="00A4785F">
        <w:rPr>
          <w:rFonts w:ascii="Times New Roman" w:hAnsi="Times New Roman" w:hint="eastAsia"/>
          <w:sz w:val="28"/>
          <w:lang w:val="bg-BG"/>
        </w:rPr>
        <w:t>и</w:t>
      </w:r>
      <w:r w:rsidRPr="00A4785F">
        <w:rPr>
          <w:rFonts w:ascii="Times New Roman" w:hAnsi="Times New Roman"/>
          <w:sz w:val="28"/>
          <w:lang w:val="bg-BG"/>
        </w:rPr>
        <w:t xml:space="preserve"> </w:t>
      </w:r>
      <w:r w:rsidRPr="00A4785F">
        <w:rPr>
          <w:rFonts w:ascii="Times New Roman" w:hAnsi="Times New Roman" w:hint="eastAsia"/>
          <w:sz w:val="28"/>
          <w:lang w:val="bg-BG"/>
        </w:rPr>
        <w:t>работят</w:t>
      </w:r>
      <w:r w:rsidRPr="00A4785F">
        <w:rPr>
          <w:rFonts w:ascii="Times New Roman" w:hAnsi="Times New Roman"/>
          <w:sz w:val="28"/>
          <w:lang w:val="bg-BG"/>
        </w:rPr>
        <w:t xml:space="preserve"> </w:t>
      </w:r>
      <w:r w:rsidRPr="00A4785F">
        <w:rPr>
          <w:rFonts w:ascii="Times New Roman" w:hAnsi="Times New Roman" w:hint="eastAsia"/>
          <w:sz w:val="28"/>
          <w:lang w:val="bg-BG"/>
        </w:rPr>
        <w:t>като</w:t>
      </w:r>
      <w:r w:rsidRPr="00A4785F">
        <w:rPr>
          <w:rFonts w:ascii="Times New Roman" w:hAnsi="Times New Roman"/>
          <w:sz w:val="28"/>
          <w:lang w:val="bg-BG"/>
        </w:rPr>
        <w:t xml:space="preserve"> HTML, </w:t>
      </w:r>
      <w:r w:rsidRPr="00A4785F">
        <w:rPr>
          <w:rFonts w:ascii="Times New Roman" w:hAnsi="Times New Roman" w:hint="eastAsia"/>
          <w:sz w:val="28"/>
          <w:lang w:val="bg-BG"/>
        </w:rPr>
        <w:t>позволявайки</w:t>
      </w:r>
      <w:r w:rsidRPr="00A4785F">
        <w:rPr>
          <w:rFonts w:ascii="Times New Roman" w:hAnsi="Times New Roman"/>
          <w:sz w:val="28"/>
          <w:lang w:val="bg-BG"/>
        </w:rPr>
        <w:t xml:space="preserve"> </w:t>
      </w:r>
      <w:r w:rsidRPr="00A4785F">
        <w:rPr>
          <w:rFonts w:ascii="Times New Roman" w:hAnsi="Times New Roman" w:hint="eastAsia"/>
          <w:sz w:val="28"/>
          <w:lang w:val="bg-BG"/>
        </w:rPr>
        <w:t>на</w:t>
      </w:r>
      <w:r w:rsidRPr="00A4785F">
        <w:rPr>
          <w:rFonts w:ascii="Times New Roman" w:hAnsi="Times New Roman"/>
          <w:sz w:val="28"/>
          <w:lang w:val="bg-BG"/>
        </w:rPr>
        <w:t xml:space="preserve"> </w:t>
      </w:r>
      <w:r w:rsidRPr="00A4785F">
        <w:rPr>
          <w:rFonts w:ascii="Times New Roman" w:hAnsi="Times New Roman" w:hint="eastAsia"/>
          <w:sz w:val="28"/>
          <w:lang w:val="bg-BG"/>
        </w:rPr>
        <w:t>действителните</w:t>
      </w:r>
      <w:r w:rsidRPr="00A4785F">
        <w:rPr>
          <w:rFonts w:ascii="Times New Roman" w:hAnsi="Times New Roman"/>
          <w:sz w:val="28"/>
          <w:lang w:val="bg-BG"/>
        </w:rPr>
        <w:t xml:space="preserve"> </w:t>
      </w:r>
      <w:r w:rsidRPr="00A4785F">
        <w:rPr>
          <w:rFonts w:ascii="Times New Roman" w:hAnsi="Times New Roman" w:hint="eastAsia"/>
          <w:sz w:val="28"/>
          <w:lang w:val="bg-BG"/>
        </w:rPr>
        <w:t>шаблони</w:t>
      </w:r>
      <w:r w:rsidRPr="00A4785F">
        <w:rPr>
          <w:rFonts w:ascii="Times New Roman" w:hAnsi="Times New Roman"/>
          <w:sz w:val="28"/>
          <w:lang w:val="bg-BG"/>
        </w:rPr>
        <w:t xml:space="preserve">, </w:t>
      </w:r>
      <w:r w:rsidRPr="00A4785F">
        <w:rPr>
          <w:rFonts w:ascii="Times New Roman" w:hAnsi="Times New Roman" w:hint="eastAsia"/>
          <w:sz w:val="28"/>
          <w:lang w:val="bg-BG"/>
        </w:rPr>
        <w:t>които</w:t>
      </w:r>
      <w:r w:rsidRPr="00A4785F">
        <w:rPr>
          <w:rFonts w:ascii="Times New Roman" w:hAnsi="Times New Roman"/>
          <w:sz w:val="28"/>
          <w:lang w:val="bg-BG"/>
        </w:rPr>
        <w:t xml:space="preserve"> </w:t>
      </w:r>
      <w:r w:rsidRPr="00A4785F">
        <w:rPr>
          <w:rFonts w:ascii="Times New Roman" w:hAnsi="Times New Roman" w:hint="eastAsia"/>
          <w:sz w:val="28"/>
          <w:lang w:val="bg-BG"/>
        </w:rPr>
        <w:t>се</w:t>
      </w:r>
      <w:r w:rsidRPr="00A4785F">
        <w:rPr>
          <w:rFonts w:ascii="Times New Roman" w:hAnsi="Times New Roman"/>
          <w:sz w:val="28"/>
          <w:lang w:val="bg-BG"/>
        </w:rPr>
        <w:t xml:space="preserve"> </w:t>
      </w:r>
      <w:r w:rsidRPr="00A4785F">
        <w:rPr>
          <w:rFonts w:ascii="Times New Roman" w:hAnsi="Times New Roman" w:hint="eastAsia"/>
          <w:sz w:val="28"/>
          <w:lang w:val="bg-BG"/>
        </w:rPr>
        <w:t>изпълняват</w:t>
      </w:r>
      <w:r w:rsidRPr="00A4785F">
        <w:rPr>
          <w:rFonts w:ascii="Times New Roman" w:hAnsi="Times New Roman"/>
          <w:sz w:val="28"/>
          <w:lang w:val="bg-BG"/>
        </w:rPr>
        <w:t xml:space="preserve"> </w:t>
      </w:r>
      <w:r>
        <w:rPr>
          <w:rFonts w:ascii="Times New Roman" w:hAnsi="Times New Roman"/>
          <w:sz w:val="28"/>
          <w:lang w:val="bg-BG"/>
        </w:rPr>
        <w:t xml:space="preserve">в </w:t>
      </w:r>
      <w:r>
        <w:rPr>
          <w:rFonts w:ascii="Times New Roman" w:hAnsi="Times New Roman" w:hint="eastAsia"/>
          <w:sz w:val="28"/>
          <w:lang w:val="bg-BG"/>
        </w:rPr>
        <w:t>приложението</w:t>
      </w:r>
      <w:r w:rsidRPr="00A4785F">
        <w:rPr>
          <w:rFonts w:ascii="Times New Roman" w:hAnsi="Times New Roman"/>
          <w:sz w:val="28"/>
          <w:lang w:val="bg-BG"/>
        </w:rPr>
        <w:t xml:space="preserve">, </w:t>
      </w:r>
      <w:r w:rsidRPr="00A4785F">
        <w:rPr>
          <w:rFonts w:ascii="Times New Roman" w:hAnsi="Times New Roman" w:hint="eastAsia"/>
          <w:sz w:val="28"/>
          <w:lang w:val="bg-BG"/>
        </w:rPr>
        <w:t>да</w:t>
      </w:r>
      <w:r w:rsidRPr="00A4785F">
        <w:rPr>
          <w:rFonts w:ascii="Times New Roman" w:hAnsi="Times New Roman"/>
          <w:sz w:val="28"/>
          <w:lang w:val="bg-BG"/>
        </w:rPr>
        <w:t xml:space="preserve"> </w:t>
      </w:r>
      <w:r w:rsidRPr="00A4785F">
        <w:rPr>
          <w:rFonts w:ascii="Times New Roman" w:hAnsi="Times New Roman" w:hint="eastAsia"/>
          <w:sz w:val="28"/>
          <w:lang w:val="bg-BG"/>
        </w:rPr>
        <w:t>работят</w:t>
      </w:r>
      <w:r w:rsidRPr="00A4785F">
        <w:rPr>
          <w:rFonts w:ascii="Times New Roman" w:hAnsi="Times New Roman"/>
          <w:sz w:val="28"/>
          <w:lang w:val="bg-BG"/>
        </w:rPr>
        <w:t xml:space="preserve"> </w:t>
      </w:r>
      <w:r w:rsidRPr="00A4785F">
        <w:rPr>
          <w:rFonts w:ascii="Times New Roman" w:hAnsi="Times New Roman" w:hint="eastAsia"/>
          <w:sz w:val="28"/>
          <w:lang w:val="bg-BG"/>
        </w:rPr>
        <w:t>като</w:t>
      </w:r>
      <w:r w:rsidRPr="00A4785F">
        <w:rPr>
          <w:rFonts w:ascii="Times New Roman" w:hAnsi="Times New Roman"/>
          <w:sz w:val="28"/>
          <w:lang w:val="bg-BG"/>
        </w:rPr>
        <w:t xml:space="preserve"> </w:t>
      </w:r>
      <w:r w:rsidRPr="00A4785F">
        <w:rPr>
          <w:rFonts w:ascii="Times New Roman" w:hAnsi="Times New Roman" w:hint="eastAsia"/>
          <w:sz w:val="28"/>
          <w:lang w:val="bg-BG"/>
        </w:rPr>
        <w:t>полезни</w:t>
      </w:r>
      <w:r w:rsidRPr="00A4785F">
        <w:rPr>
          <w:rFonts w:ascii="Times New Roman" w:hAnsi="Times New Roman"/>
          <w:sz w:val="28"/>
          <w:lang w:val="bg-BG"/>
        </w:rPr>
        <w:t xml:space="preserve"> </w:t>
      </w:r>
      <w:r w:rsidRPr="00A4785F">
        <w:rPr>
          <w:rFonts w:ascii="Times New Roman" w:hAnsi="Times New Roman" w:hint="eastAsia"/>
          <w:sz w:val="28"/>
          <w:lang w:val="bg-BG"/>
        </w:rPr>
        <w:t>артефакти</w:t>
      </w:r>
      <w:r w:rsidRPr="00A4785F">
        <w:rPr>
          <w:rFonts w:ascii="Times New Roman" w:hAnsi="Times New Roman"/>
          <w:sz w:val="28"/>
          <w:lang w:val="bg-BG"/>
        </w:rPr>
        <w:t xml:space="preserve"> </w:t>
      </w:r>
      <w:r w:rsidRPr="00A4785F">
        <w:rPr>
          <w:rFonts w:ascii="Times New Roman" w:hAnsi="Times New Roman" w:hint="eastAsia"/>
          <w:sz w:val="28"/>
          <w:lang w:val="bg-BG"/>
        </w:rPr>
        <w:t>за</w:t>
      </w:r>
      <w:r w:rsidRPr="00A4785F">
        <w:rPr>
          <w:rFonts w:ascii="Times New Roman" w:hAnsi="Times New Roman"/>
          <w:sz w:val="28"/>
          <w:lang w:val="bg-BG"/>
        </w:rPr>
        <w:t xml:space="preserve"> </w:t>
      </w:r>
      <w:r w:rsidRPr="00A4785F">
        <w:rPr>
          <w:rFonts w:ascii="Times New Roman" w:hAnsi="Times New Roman" w:hint="eastAsia"/>
          <w:sz w:val="28"/>
          <w:lang w:val="bg-BG"/>
        </w:rPr>
        <w:t>проектиране</w:t>
      </w:r>
      <w:r w:rsidRPr="00A4785F">
        <w:rPr>
          <w:rFonts w:ascii="Times New Roman" w:hAnsi="Times New Roman"/>
          <w:sz w:val="28"/>
          <w:lang w:val="bg-BG"/>
        </w:rPr>
        <w:t>.</w:t>
      </w:r>
    </w:p>
    <w:p w:rsidR="009211FA" w:rsidRDefault="009211FA" w:rsidP="005A0B5F">
      <w:pPr>
        <w:rPr>
          <w:rFonts w:ascii="Times New Roman" w:hAnsi="Times New Roman"/>
          <w:sz w:val="28"/>
          <w:lang w:val="bg-BG"/>
        </w:rPr>
      </w:pPr>
    </w:p>
    <w:p w:rsidR="009211FA" w:rsidRDefault="009211FA" w:rsidP="005A0B5F">
      <w:pPr>
        <w:rPr>
          <w:rFonts w:ascii="Times New Roman" w:hAnsi="Times New Roman"/>
          <w:sz w:val="28"/>
          <w:lang w:val="bg-BG"/>
        </w:rPr>
      </w:pPr>
    </w:p>
    <w:p w:rsidR="002F4F68" w:rsidRDefault="009211FA" w:rsidP="002F4F68">
      <w:pPr>
        <w:keepNext/>
      </w:pPr>
      <w:r w:rsidRPr="004553F7">
        <w:rPr>
          <w:rFonts w:ascii="Times New Roman" w:hAnsi="Times New Roman"/>
          <w:noProof/>
          <w:sz w:val="28"/>
          <w:lang w:eastAsia="en-US"/>
        </w:rPr>
        <w:drawing>
          <wp:inline distT="0" distB="0" distL="0" distR="0" wp14:anchorId="207D84AE" wp14:editId="0A57C674">
            <wp:extent cx="5562600" cy="2978785"/>
            <wp:effectExtent l="0" t="0" r="0" b="0"/>
            <wp:docPr id="12" name="Picture 12" descr="C:\Users\pepsm\Desktop\pishtovi\ddsf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psm\Desktop\pishtovi\ddsfad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2600" cy="2978785"/>
                    </a:xfrm>
                    <a:prstGeom prst="rect">
                      <a:avLst/>
                    </a:prstGeom>
                    <a:noFill/>
                    <a:ln>
                      <a:noFill/>
                    </a:ln>
                  </pic:spPr>
                </pic:pic>
              </a:graphicData>
            </a:graphic>
          </wp:inline>
        </w:drawing>
      </w:r>
    </w:p>
    <w:p w:rsidR="009211FA" w:rsidRDefault="002F4F68" w:rsidP="002F4F68">
      <w:pPr>
        <w:pStyle w:val="Caption"/>
        <w:rPr>
          <w:rFonts w:ascii="Times New Roman" w:hAnsi="Times New Roman"/>
          <w:sz w:val="28"/>
          <w:lang w:val="bg-BG"/>
        </w:rPr>
      </w:pPr>
      <w:r>
        <w:rPr>
          <w:rFonts w:hint="eastAsia"/>
        </w:rPr>
        <w:t>Фигура</w:t>
      </w:r>
      <w:r>
        <w:t xml:space="preserve"> </w:t>
      </w:r>
      <w:ins w:id="43" w:author="Peter Mihaylov" w:date="2019-03-14T10:31:00Z">
        <w:r w:rsidR="006236F8">
          <w:fldChar w:fldCharType="begin"/>
        </w:r>
        <w:r w:rsidR="006236F8">
          <w:instrText xml:space="preserve"> STYLEREF 2 \s </w:instrText>
        </w:r>
      </w:ins>
      <w:r w:rsidR="006236F8">
        <w:fldChar w:fldCharType="separate"/>
      </w:r>
      <w:r w:rsidR="006236F8">
        <w:rPr>
          <w:noProof/>
        </w:rPr>
        <w:t>2.3</w:t>
      </w:r>
      <w:ins w:id="44"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45" w:author="Peter Mihaylov" w:date="2019-03-14T10:31:00Z">
        <w:r w:rsidR="006236F8">
          <w:rPr>
            <w:noProof/>
          </w:rPr>
          <w:t>1</w:t>
        </w:r>
        <w:r w:rsidR="006236F8">
          <w:fldChar w:fldCharType="end"/>
        </w:r>
      </w:ins>
      <w:del w:id="46"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2.3</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1</w:delText>
        </w:r>
        <w:r w:rsidR="006F7A0D" w:rsidDel="006236F8">
          <w:fldChar w:fldCharType="end"/>
        </w:r>
      </w:del>
    </w:p>
    <w:p w:rsidR="009211FA" w:rsidRDefault="009211FA" w:rsidP="005A0B5F">
      <w:pPr>
        <w:rPr>
          <w:rFonts w:ascii="Times New Roman" w:hAnsi="Times New Roman"/>
          <w:sz w:val="28"/>
          <w:lang w:val="bg-BG"/>
        </w:rPr>
      </w:pPr>
    </w:p>
    <w:p w:rsidR="009211FA" w:rsidRDefault="002F4F68" w:rsidP="005A0B5F">
      <w:pPr>
        <w:rPr>
          <w:rFonts w:ascii="Times New Roman" w:hAnsi="Times New Roman"/>
          <w:sz w:val="28"/>
          <w:lang w:val="bg-BG"/>
        </w:rPr>
      </w:pPr>
      <w:r>
        <w:rPr>
          <w:rFonts w:ascii="Times New Roman" w:hAnsi="Times New Roman"/>
          <w:sz w:val="28"/>
          <w:lang w:val="bg-BG"/>
        </w:rPr>
        <w:t xml:space="preserve">На </w:t>
      </w:r>
      <w:r w:rsidR="007C4BCA">
        <w:rPr>
          <w:rFonts w:ascii="Times New Roman" w:hAnsi="Times New Roman"/>
          <w:i/>
          <w:sz w:val="28"/>
          <w:lang w:val="bg-BG"/>
        </w:rPr>
        <w:t>Ф</w:t>
      </w:r>
      <w:r w:rsidRPr="002F4F68">
        <w:rPr>
          <w:rFonts w:ascii="Times New Roman" w:hAnsi="Times New Roman"/>
          <w:i/>
          <w:sz w:val="28"/>
          <w:lang w:val="bg-BG"/>
        </w:rPr>
        <w:t>игура 2</w:t>
      </w:r>
      <w:r w:rsidR="007C4BCA">
        <w:rPr>
          <w:rFonts w:ascii="Times New Roman" w:hAnsi="Times New Roman"/>
          <w:i/>
          <w:sz w:val="28"/>
          <w:lang w:val="bg-BG"/>
        </w:rPr>
        <w:t>.3.1</w:t>
      </w:r>
      <w:r>
        <w:rPr>
          <w:rFonts w:ascii="Times New Roman" w:hAnsi="Times New Roman"/>
          <w:sz w:val="28"/>
          <w:lang w:val="bg-BG"/>
        </w:rPr>
        <w:t xml:space="preserve"> е представено о</w:t>
      </w:r>
      <w:r w:rsidR="009211FA">
        <w:rPr>
          <w:rFonts w:ascii="Times New Roman" w:hAnsi="Times New Roman"/>
          <w:sz w:val="28"/>
        </w:rPr>
        <w:t>бработване</w:t>
      </w:r>
      <w:r>
        <w:rPr>
          <w:rFonts w:ascii="Times New Roman" w:hAnsi="Times New Roman"/>
          <w:sz w:val="28"/>
          <w:lang w:val="bg-BG"/>
        </w:rPr>
        <w:t>то</w:t>
      </w:r>
      <w:r w:rsidR="009211FA">
        <w:rPr>
          <w:rFonts w:ascii="Times New Roman" w:hAnsi="Times New Roman"/>
          <w:sz w:val="28"/>
        </w:rPr>
        <w:t xml:space="preserve"> на заявка </w:t>
      </w:r>
      <w:r w:rsidR="009211FA">
        <w:rPr>
          <w:rFonts w:ascii="Times New Roman" w:hAnsi="Times New Roman"/>
          <w:sz w:val="28"/>
          <w:lang w:val="bg-BG"/>
        </w:rPr>
        <w:t>на високо ниво.</w:t>
      </w:r>
    </w:p>
    <w:p w:rsidR="007C4BCA" w:rsidRDefault="007C4BCA" w:rsidP="005A0B5F">
      <w:pPr>
        <w:rPr>
          <w:rFonts w:ascii="Times New Roman" w:hAnsi="Times New Roman"/>
          <w:sz w:val="28"/>
          <w:lang w:val="bg-BG"/>
        </w:rPr>
      </w:pPr>
    </w:p>
    <w:p w:rsidR="009211FA" w:rsidRPr="002F4F68" w:rsidRDefault="009211FA" w:rsidP="000A0792">
      <w:pPr>
        <w:pStyle w:val="Heading2"/>
        <w:numPr>
          <w:ilvl w:val="2"/>
          <w:numId w:val="12"/>
        </w:numPr>
        <w:rPr>
          <w:b/>
          <w:i w:val="0"/>
        </w:rPr>
      </w:pPr>
      <w:bookmarkStart w:id="47" w:name="_Toc3452599"/>
      <w:r w:rsidRPr="002F4F68">
        <w:rPr>
          <w:b/>
          <w:i w:val="0"/>
        </w:rPr>
        <w:t>Spring MVC</w:t>
      </w:r>
      <w:bookmarkEnd w:id="47"/>
    </w:p>
    <w:p w:rsidR="007251BF" w:rsidRPr="009211FA" w:rsidRDefault="007251BF" w:rsidP="007251BF">
      <w:pPr>
        <w:pStyle w:val="ListParagraph"/>
        <w:ind w:left="432"/>
        <w:rPr>
          <w:rFonts w:ascii="Times New Roman" w:hAnsi="Times New Roman"/>
          <w:sz w:val="28"/>
        </w:rPr>
      </w:pPr>
    </w:p>
    <w:p w:rsidR="007251BF" w:rsidRPr="002F4F68" w:rsidRDefault="007251BF" w:rsidP="002F4F68">
      <w:pPr>
        <w:pStyle w:val="BodyTextIndent"/>
        <w:spacing w:before="120"/>
        <w:ind w:left="709" w:firstLine="11"/>
        <w:rPr>
          <w:bCs/>
          <w:szCs w:val="28"/>
        </w:rPr>
      </w:pPr>
      <w:r w:rsidRPr="002F4F68">
        <w:rPr>
          <w:bCs/>
          <w:szCs w:val="28"/>
        </w:rPr>
        <w:t xml:space="preserve">В традиционното Java базирано уеб приложение Java Server Pages (JSP) отговаря за всички дейности като получаване на заявка, обработка на бизнес логиката, избиране на следващата страница и изпращане, отговор на потребителя. В този случай една малка промяна в функцията на </w:t>
      </w:r>
      <w:r w:rsidRPr="002F4F68">
        <w:rPr>
          <w:bCs/>
          <w:szCs w:val="28"/>
        </w:rPr>
        <w:lastRenderedPageBreak/>
        <w:t>приложението ще се нуждае от повече промените в съществуващия JSP код, който по-вероятно може да причини грешки в регресията (промяна в една част от код, предизвикващ грешки в друга част на кода).</w:t>
      </w:r>
    </w:p>
    <w:p w:rsidR="007251BF" w:rsidRPr="002F4F68" w:rsidRDefault="007251BF" w:rsidP="002F4F68">
      <w:pPr>
        <w:pStyle w:val="BodyTextIndent"/>
        <w:spacing w:before="120"/>
        <w:ind w:left="709" w:firstLine="11"/>
        <w:rPr>
          <w:bCs/>
          <w:szCs w:val="28"/>
        </w:rPr>
      </w:pPr>
    </w:p>
    <w:p w:rsidR="007251BF" w:rsidRPr="002F4F68" w:rsidRDefault="007251BF" w:rsidP="002F4F68">
      <w:pPr>
        <w:pStyle w:val="BodyTextIndent"/>
        <w:spacing w:before="120"/>
        <w:ind w:left="709" w:firstLine="11"/>
        <w:rPr>
          <w:bCs/>
          <w:szCs w:val="28"/>
          <w:lang w:val="en-US"/>
        </w:rPr>
      </w:pPr>
      <w:r w:rsidRPr="002F4F68">
        <w:rPr>
          <w:bCs/>
          <w:szCs w:val="28"/>
        </w:rPr>
        <w:t>С нарастващата сложност на продуктовите приложения, този подход е твърде скъп за поддръжката и гъвкавостта на приложения. Като решение на този проблем, архитектурата Model-View-Controller (MVC) придобива популярност.</w:t>
      </w:r>
      <w:r w:rsidRPr="002F4F68">
        <w:rPr>
          <w:bCs/>
          <w:szCs w:val="28"/>
          <w:lang w:val="en-US"/>
        </w:rPr>
        <w:t xml:space="preserve"> </w:t>
      </w:r>
    </w:p>
    <w:p w:rsidR="007251BF" w:rsidRPr="002F4F68" w:rsidRDefault="007251BF" w:rsidP="002F4F68">
      <w:pPr>
        <w:pStyle w:val="BodyTextIndent"/>
        <w:spacing w:before="120"/>
        <w:ind w:left="709" w:firstLine="11"/>
        <w:rPr>
          <w:bCs/>
          <w:szCs w:val="28"/>
          <w:lang w:val="en-US"/>
        </w:rPr>
      </w:pPr>
    </w:p>
    <w:p w:rsidR="007251BF" w:rsidRDefault="007251BF" w:rsidP="002F4F68">
      <w:pPr>
        <w:pStyle w:val="BodyTextIndent"/>
        <w:spacing w:before="120"/>
        <w:ind w:left="709" w:firstLine="11"/>
        <w:rPr>
          <w:bCs/>
          <w:szCs w:val="28"/>
        </w:rPr>
      </w:pPr>
      <w:r w:rsidRPr="002F4F68">
        <w:rPr>
          <w:bCs/>
          <w:szCs w:val="28"/>
          <w:lang w:val="en-US"/>
        </w:rPr>
        <w:t>MVC е архитектурен шаблон за дизайн в програмирането (sofrware design pattern), който предоставя разделяне и изолзаци</w:t>
      </w:r>
      <w:r w:rsidRPr="002F4F68">
        <w:rPr>
          <w:bCs/>
          <w:szCs w:val="28"/>
        </w:rPr>
        <w:t xml:space="preserve"> между отделните нива, между бизнес логиката в моделите, потребителския интерфейс чрез изгледите </w:t>
      </w:r>
      <w:r w:rsidRPr="002F4F68">
        <w:rPr>
          <w:bCs/>
          <w:szCs w:val="28"/>
          <w:lang w:val="en-US"/>
        </w:rPr>
        <w:t>(views) и връзката между тях – контролерът,</w:t>
      </w:r>
      <w:r w:rsidRPr="002F4F68">
        <w:rPr>
          <w:bCs/>
          <w:szCs w:val="28"/>
        </w:rPr>
        <w:t xml:space="preserve"> който взима и обработва данни от модели и ги визуализира чрез изгледи или взима информация от изгледи и я запазава в базата данни чрез моделите (</w:t>
      </w:r>
      <w:r w:rsidRPr="002F4F68">
        <w:rPr>
          <w:bCs/>
          <w:szCs w:val="28"/>
          <w:lang w:val="en-US"/>
        </w:rPr>
        <w:t>entity models</w:t>
      </w:r>
      <w:r w:rsidRPr="002F4F68">
        <w:rPr>
          <w:bCs/>
          <w:szCs w:val="28"/>
        </w:rPr>
        <w:t>).</w:t>
      </w:r>
    </w:p>
    <w:p w:rsidR="007C4BCA" w:rsidRPr="002F4F68" w:rsidRDefault="007C4BCA" w:rsidP="002F4F68">
      <w:pPr>
        <w:pStyle w:val="BodyTextIndent"/>
        <w:spacing w:before="120"/>
        <w:ind w:left="709" w:firstLine="11"/>
        <w:rPr>
          <w:bCs/>
          <w:szCs w:val="28"/>
        </w:rPr>
      </w:pPr>
    </w:p>
    <w:p w:rsidR="007251BF" w:rsidRPr="002F4F68" w:rsidRDefault="007251BF" w:rsidP="002F4F68">
      <w:pPr>
        <w:pStyle w:val="BodyTextIndent"/>
        <w:spacing w:before="120"/>
        <w:ind w:left="709"/>
        <w:rPr>
          <w:bCs/>
          <w:szCs w:val="28"/>
        </w:rPr>
      </w:pPr>
      <w:r w:rsidRPr="002F4F68">
        <w:rPr>
          <w:bCs/>
          <w:szCs w:val="28"/>
        </w:rPr>
        <w:t>В архитектурата на MVC различни аспекти на приложението са както следва:</w:t>
      </w:r>
    </w:p>
    <w:p w:rsidR="007251BF" w:rsidRPr="002F4F68" w:rsidRDefault="007251BF" w:rsidP="002F4F68">
      <w:pPr>
        <w:pStyle w:val="BodyTextIndent"/>
        <w:spacing w:before="120"/>
        <w:ind w:left="709"/>
        <w:rPr>
          <w:bCs/>
          <w:szCs w:val="28"/>
        </w:rPr>
      </w:pPr>
    </w:p>
    <w:p w:rsidR="007251BF" w:rsidRPr="002F4F68" w:rsidRDefault="007251BF" w:rsidP="000A0792">
      <w:pPr>
        <w:pStyle w:val="BodyTextIndent"/>
        <w:numPr>
          <w:ilvl w:val="1"/>
          <w:numId w:val="9"/>
        </w:numPr>
        <w:spacing w:before="120"/>
        <w:rPr>
          <w:bCs/>
          <w:szCs w:val="28"/>
        </w:rPr>
      </w:pPr>
      <w:r w:rsidRPr="002F4F68">
        <w:rPr>
          <w:bCs/>
          <w:szCs w:val="28"/>
        </w:rPr>
        <w:t>(</w:t>
      </w:r>
      <w:r w:rsidRPr="002F4F68">
        <w:rPr>
          <w:bCs/>
          <w:szCs w:val="28"/>
          <w:lang w:val="en-US"/>
        </w:rPr>
        <w:t>Models</w:t>
      </w:r>
      <w:r w:rsidRPr="002F4F68">
        <w:rPr>
          <w:bCs/>
          <w:szCs w:val="28"/>
        </w:rPr>
        <w:t>)</w:t>
      </w:r>
      <w:r w:rsidRPr="002F4F68">
        <w:rPr>
          <w:bCs/>
          <w:szCs w:val="28"/>
          <w:lang w:val="en-US"/>
        </w:rPr>
        <w:t xml:space="preserve"> </w:t>
      </w:r>
      <w:r w:rsidRPr="002F4F68">
        <w:rPr>
          <w:bCs/>
          <w:szCs w:val="28"/>
        </w:rPr>
        <w:t>Моделната част, която се състои от данните на приложението.</w:t>
      </w:r>
    </w:p>
    <w:p w:rsidR="007251BF" w:rsidRPr="002F4F68" w:rsidRDefault="007251BF" w:rsidP="002F4F68">
      <w:pPr>
        <w:pStyle w:val="BodyTextIndent"/>
        <w:spacing w:before="120"/>
        <w:ind w:left="2149"/>
        <w:rPr>
          <w:bCs/>
          <w:szCs w:val="28"/>
        </w:rPr>
      </w:pPr>
    </w:p>
    <w:p w:rsidR="007251BF" w:rsidRPr="002F4F68" w:rsidRDefault="007251BF" w:rsidP="000A0792">
      <w:pPr>
        <w:pStyle w:val="BodyTextIndent"/>
        <w:numPr>
          <w:ilvl w:val="1"/>
          <w:numId w:val="9"/>
        </w:numPr>
        <w:spacing w:before="120"/>
        <w:rPr>
          <w:bCs/>
          <w:szCs w:val="28"/>
        </w:rPr>
      </w:pPr>
      <w:r w:rsidRPr="002F4F68">
        <w:rPr>
          <w:bCs/>
          <w:szCs w:val="28"/>
          <w:lang w:val="en-US"/>
        </w:rPr>
        <w:t xml:space="preserve">(Views) </w:t>
      </w:r>
      <w:r w:rsidRPr="002F4F68">
        <w:rPr>
          <w:bCs/>
          <w:szCs w:val="28"/>
        </w:rPr>
        <w:t>изгледите - частта, която е отговорна за визуализиране на данните на модела и генериране на HTML код, който браузърите могат да показват.</w:t>
      </w:r>
    </w:p>
    <w:p w:rsidR="007251BF" w:rsidRPr="002F4F68" w:rsidRDefault="007251BF" w:rsidP="007C4BCA">
      <w:pPr>
        <w:pStyle w:val="BodyTextIndent"/>
        <w:spacing w:before="120"/>
        <w:ind w:left="0"/>
        <w:rPr>
          <w:bCs/>
          <w:szCs w:val="28"/>
        </w:rPr>
      </w:pPr>
    </w:p>
    <w:p w:rsidR="007251BF" w:rsidRPr="002F4F68" w:rsidRDefault="007251BF" w:rsidP="000A0792">
      <w:pPr>
        <w:pStyle w:val="BodyTextIndent"/>
        <w:numPr>
          <w:ilvl w:val="1"/>
          <w:numId w:val="9"/>
        </w:numPr>
        <w:spacing w:before="120"/>
        <w:rPr>
          <w:bCs/>
          <w:szCs w:val="28"/>
        </w:rPr>
      </w:pPr>
      <w:r w:rsidRPr="002F4F68">
        <w:rPr>
          <w:bCs/>
          <w:szCs w:val="28"/>
          <w:lang w:val="en-US"/>
        </w:rPr>
        <w:t>(Controller)</w:t>
      </w:r>
      <w:r w:rsidRPr="002F4F68">
        <w:rPr>
          <w:bCs/>
          <w:szCs w:val="28"/>
        </w:rPr>
        <w:t xml:space="preserve"> Контролерът - отговорен за обработката на потребителските заявки, изграждането на подходящи модели или най-общо казано функционалността. </w:t>
      </w:r>
    </w:p>
    <w:p w:rsidR="007251BF" w:rsidRDefault="007251BF" w:rsidP="002F4F68">
      <w:pPr>
        <w:pStyle w:val="BodyTextIndent"/>
        <w:spacing w:before="120"/>
        <w:ind w:left="2149"/>
        <w:rPr>
          <w:bCs/>
          <w:szCs w:val="28"/>
        </w:rPr>
      </w:pPr>
    </w:p>
    <w:p w:rsidR="007C4BCA" w:rsidRPr="002F4F68" w:rsidRDefault="007C4BCA" w:rsidP="002F4F68">
      <w:pPr>
        <w:pStyle w:val="BodyTextIndent"/>
        <w:spacing w:before="120"/>
        <w:ind w:left="2149"/>
        <w:rPr>
          <w:bCs/>
          <w:szCs w:val="28"/>
        </w:rPr>
      </w:pPr>
    </w:p>
    <w:p w:rsidR="007251BF" w:rsidRPr="002F4F68" w:rsidRDefault="007251BF" w:rsidP="002F4F68">
      <w:pPr>
        <w:pStyle w:val="BodyTextIndent"/>
        <w:spacing w:before="120"/>
        <w:ind w:left="709"/>
        <w:rPr>
          <w:bCs/>
          <w:szCs w:val="28"/>
        </w:rPr>
      </w:pPr>
      <w:r w:rsidRPr="002F4F68">
        <w:rPr>
          <w:bCs/>
          <w:szCs w:val="28"/>
        </w:rPr>
        <w:t xml:space="preserve">В </w:t>
      </w:r>
      <w:r w:rsidRPr="007C4BCA">
        <w:rPr>
          <w:b/>
          <w:bCs/>
          <w:szCs w:val="28"/>
        </w:rPr>
        <w:t>MVC</w:t>
      </w:r>
      <w:r w:rsidRPr="002F4F68">
        <w:rPr>
          <w:bCs/>
          <w:szCs w:val="28"/>
        </w:rPr>
        <w:t xml:space="preserve"> архитектура, не е необходима промяна с оглед към бизнес логиката, като по този начин се подобрява поддръжката и </w:t>
      </w:r>
      <w:r w:rsidRPr="002F4F68">
        <w:rPr>
          <w:bCs/>
          <w:szCs w:val="28"/>
        </w:rPr>
        <w:lastRenderedPageBreak/>
        <w:t>разширяемостта на приложенията. Така в този проект MVC архитектурата е предпочитана рамка за изграждане на приложението, защото:</w:t>
      </w:r>
    </w:p>
    <w:p w:rsidR="007251BF" w:rsidRPr="002F4F68" w:rsidRDefault="007251BF" w:rsidP="002F4F68">
      <w:pPr>
        <w:pStyle w:val="BodyTextIndent"/>
        <w:spacing w:before="120"/>
        <w:ind w:left="709"/>
        <w:rPr>
          <w:bCs/>
          <w:szCs w:val="28"/>
        </w:rPr>
      </w:pPr>
    </w:p>
    <w:p w:rsidR="007251BF" w:rsidRPr="002F4F68" w:rsidRDefault="007251BF" w:rsidP="000A0792">
      <w:pPr>
        <w:pStyle w:val="BodyTextIndent"/>
        <w:numPr>
          <w:ilvl w:val="0"/>
          <w:numId w:val="10"/>
        </w:numPr>
        <w:spacing w:before="120"/>
        <w:rPr>
          <w:bCs/>
          <w:szCs w:val="28"/>
        </w:rPr>
      </w:pPr>
      <w:r w:rsidRPr="002F4F68">
        <w:rPr>
          <w:bCs/>
          <w:szCs w:val="28"/>
        </w:rPr>
        <w:t>Spring MVC осигурява ясно разделение на ролите между контролер, JavaBean модел и изглед.</w:t>
      </w:r>
    </w:p>
    <w:p w:rsidR="007251BF" w:rsidRPr="002F4F68" w:rsidRDefault="007251BF" w:rsidP="002F4F68">
      <w:pPr>
        <w:pStyle w:val="BodyTextIndent"/>
        <w:spacing w:before="120"/>
        <w:ind w:left="1069"/>
        <w:rPr>
          <w:bCs/>
          <w:szCs w:val="28"/>
        </w:rPr>
      </w:pPr>
    </w:p>
    <w:p w:rsidR="007251BF" w:rsidRDefault="007251BF" w:rsidP="007C4BCA">
      <w:pPr>
        <w:pStyle w:val="BodyTextIndent"/>
        <w:numPr>
          <w:ilvl w:val="0"/>
          <w:numId w:val="10"/>
        </w:numPr>
        <w:spacing w:before="120"/>
        <w:rPr>
          <w:bCs/>
          <w:szCs w:val="28"/>
        </w:rPr>
      </w:pPr>
      <w:r w:rsidRPr="002F4F68">
        <w:rPr>
          <w:bCs/>
          <w:szCs w:val="28"/>
        </w:rPr>
        <w:t xml:space="preserve">Spring MVC предлага по-добра интеграция с други </w:t>
      </w:r>
      <w:r w:rsidR="007C4BCA">
        <w:rPr>
          <w:bCs/>
          <w:szCs w:val="28"/>
          <w:lang w:val="en-US"/>
        </w:rPr>
        <w:t>view машини</w:t>
      </w:r>
      <w:r w:rsidRPr="002F4F68">
        <w:rPr>
          <w:bCs/>
          <w:szCs w:val="28"/>
          <w:lang w:val="en-US"/>
        </w:rPr>
        <w:t xml:space="preserve">, </w:t>
      </w:r>
      <w:r w:rsidRPr="002F4F68">
        <w:rPr>
          <w:bCs/>
          <w:szCs w:val="28"/>
        </w:rPr>
        <w:t>различни от JSP, като</w:t>
      </w:r>
      <w:r w:rsidRPr="002F4F68">
        <w:rPr>
          <w:bCs/>
          <w:szCs w:val="28"/>
          <w:lang w:val="en-US"/>
        </w:rPr>
        <w:t xml:space="preserve"> Velocity </w:t>
      </w:r>
      <w:r w:rsidRPr="002F4F68">
        <w:rPr>
          <w:bCs/>
          <w:szCs w:val="28"/>
        </w:rPr>
        <w:t xml:space="preserve">или </w:t>
      </w:r>
      <w:r w:rsidRPr="002F4F68">
        <w:rPr>
          <w:bCs/>
          <w:szCs w:val="28"/>
          <w:lang w:val="en-US"/>
        </w:rPr>
        <w:t>Thymeleaf</w:t>
      </w:r>
      <w:r w:rsidRPr="002F4F68">
        <w:rPr>
          <w:bCs/>
          <w:szCs w:val="28"/>
        </w:rPr>
        <w:t>.</w:t>
      </w:r>
    </w:p>
    <w:p w:rsidR="007C4BCA" w:rsidRPr="007C4BCA" w:rsidRDefault="007C4BCA" w:rsidP="007C4BCA">
      <w:pPr>
        <w:pStyle w:val="BodyTextIndent"/>
        <w:spacing w:before="120"/>
        <w:ind w:left="0"/>
        <w:rPr>
          <w:bCs/>
          <w:szCs w:val="28"/>
        </w:rPr>
      </w:pPr>
    </w:p>
    <w:p w:rsidR="007251BF" w:rsidRPr="002F4F68" w:rsidRDefault="007251BF" w:rsidP="000A0792">
      <w:pPr>
        <w:pStyle w:val="BodyTextIndent"/>
        <w:numPr>
          <w:ilvl w:val="0"/>
          <w:numId w:val="10"/>
        </w:numPr>
        <w:spacing w:before="120"/>
        <w:rPr>
          <w:bCs/>
          <w:szCs w:val="28"/>
        </w:rPr>
      </w:pPr>
      <w:r w:rsidRPr="002F4F68">
        <w:rPr>
          <w:bCs/>
          <w:szCs w:val="28"/>
        </w:rPr>
        <w:t xml:space="preserve">Броят на необходимите конфигурации в </w:t>
      </w:r>
      <w:r w:rsidRPr="002F4F68">
        <w:rPr>
          <w:bCs/>
          <w:szCs w:val="28"/>
          <w:lang w:val="en-US"/>
        </w:rPr>
        <w:t xml:space="preserve">Spring </w:t>
      </w:r>
      <w:r w:rsidRPr="002F4F68">
        <w:rPr>
          <w:bCs/>
          <w:szCs w:val="28"/>
        </w:rPr>
        <w:t>MVC е сравнително малък, което увеличава продуктивността на процеса на разработка.</w:t>
      </w:r>
    </w:p>
    <w:p w:rsidR="007251BF" w:rsidRPr="002F4F68" w:rsidRDefault="007251BF" w:rsidP="002F4F68">
      <w:pPr>
        <w:pStyle w:val="BodyTextIndent"/>
        <w:spacing w:before="120"/>
        <w:ind w:left="1069"/>
        <w:rPr>
          <w:bCs/>
          <w:szCs w:val="28"/>
        </w:rPr>
      </w:pPr>
    </w:p>
    <w:p w:rsidR="007251BF" w:rsidRDefault="007251BF" w:rsidP="000A0792">
      <w:pPr>
        <w:pStyle w:val="BodyTextIndent"/>
        <w:numPr>
          <w:ilvl w:val="0"/>
          <w:numId w:val="10"/>
        </w:numPr>
        <w:spacing w:before="120"/>
        <w:rPr>
          <w:bCs/>
          <w:szCs w:val="28"/>
        </w:rPr>
      </w:pPr>
      <w:r w:rsidRPr="002F4F68">
        <w:rPr>
          <w:bCs/>
          <w:szCs w:val="28"/>
        </w:rPr>
        <w:t>По дизайн Spring MVC работи с атрибути, които инжектират всички методи в класа, така се постига една оперативната ефективност.</w:t>
      </w:r>
    </w:p>
    <w:p w:rsidR="002F4F68" w:rsidRPr="002F4F68" w:rsidRDefault="002F4F68" w:rsidP="002F4F68">
      <w:pPr>
        <w:pStyle w:val="BodyTextIndent"/>
        <w:spacing w:before="120"/>
        <w:ind w:left="0"/>
        <w:rPr>
          <w:bCs/>
          <w:szCs w:val="28"/>
        </w:rPr>
      </w:pPr>
    </w:p>
    <w:p w:rsidR="007251BF" w:rsidRPr="002F4F68" w:rsidRDefault="007251BF" w:rsidP="000A0792">
      <w:pPr>
        <w:pStyle w:val="BodyTextIndent"/>
        <w:numPr>
          <w:ilvl w:val="0"/>
          <w:numId w:val="10"/>
        </w:numPr>
        <w:spacing w:before="120"/>
        <w:rPr>
          <w:bCs/>
          <w:szCs w:val="28"/>
        </w:rPr>
      </w:pPr>
      <w:r w:rsidRPr="002F4F68">
        <w:rPr>
          <w:bCs/>
          <w:szCs w:val="28"/>
        </w:rPr>
        <w:t>Можем почти изцяло да се абстрахираме от това, че работим с уеб.</w:t>
      </w:r>
    </w:p>
    <w:p w:rsidR="007251BF" w:rsidRPr="002F4F68" w:rsidRDefault="007251BF" w:rsidP="002F4F68">
      <w:pPr>
        <w:pStyle w:val="BodyTextIndent"/>
        <w:spacing w:before="120"/>
        <w:ind w:left="1069"/>
        <w:rPr>
          <w:bCs/>
          <w:szCs w:val="28"/>
        </w:rPr>
      </w:pPr>
    </w:p>
    <w:p w:rsidR="007251BF" w:rsidRPr="002F4F68" w:rsidRDefault="007251BF" w:rsidP="000A0792">
      <w:pPr>
        <w:pStyle w:val="BodyTextIndent"/>
        <w:numPr>
          <w:ilvl w:val="0"/>
          <w:numId w:val="10"/>
        </w:numPr>
        <w:spacing w:before="120"/>
        <w:rPr>
          <w:bCs/>
          <w:szCs w:val="28"/>
        </w:rPr>
      </w:pPr>
      <w:r w:rsidRPr="002F4F68">
        <w:rPr>
          <w:bCs/>
          <w:szCs w:val="28"/>
        </w:rPr>
        <w:t>Spring MVC се основава на използването на интерфейси, което го прави по-гъвкав за наследяване на желания клас.</w:t>
      </w:r>
    </w:p>
    <w:p w:rsidR="007251BF" w:rsidRPr="002F4F68" w:rsidRDefault="007251BF" w:rsidP="002F4F68">
      <w:pPr>
        <w:jc w:val="both"/>
        <w:rPr>
          <w:rFonts w:ascii="Times New Roman" w:hAnsi="Times New Roman"/>
          <w:sz w:val="28"/>
          <w:szCs w:val="28"/>
        </w:rPr>
      </w:pPr>
    </w:p>
    <w:p w:rsidR="009211FA" w:rsidRPr="002F4F68" w:rsidRDefault="007251BF" w:rsidP="007C4BCA">
      <w:pPr>
        <w:pStyle w:val="HTMLPreformatted"/>
        <w:shd w:val="clear" w:color="auto" w:fill="FFFFFF"/>
        <w:jc w:val="both"/>
        <w:rPr>
          <w:rFonts w:ascii="Times New Roman" w:hAnsi="Times New Roman"/>
          <w:sz w:val="28"/>
          <w:szCs w:val="28"/>
          <w:lang w:val="bg-BG"/>
        </w:rPr>
      </w:pPr>
      <w:r w:rsidRPr="002F4F68">
        <w:rPr>
          <w:rFonts w:ascii="Times New Roman" w:hAnsi="Times New Roman"/>
          <w:sz w:val="28"/>
          <w:szCs w:val="28"/>
          <w:lang w:val="bg-BG"/>
        </w:rPr>
        <w:t>Въпреки, че архитектурните рамки на MVC решават много проблеми, свързани с развитието, подобряването на приложението, то взаимодействието му с базата данни все още е пречка за ефективността на проекта. Причината е, че обектно-ориентираните езици като Java и C# представят данните под формата на обекти, а традиционните системите за база данни съхраняват информацията под формата на таблици. Така, че съхранението и извличането на данни е сложна и неефективна задача. Като решение в проекта се използва Обектно-релационни карти (ORM), което е механизъм, чрез който се директно се „картографира“ информаци</w:t>
      </w:r>
      <w:r w:rsidR="007C4BCA">
        <w:rPr>
          <w:rFonts w:ascii="Times New Roman" w:hAnsi="Times New Roman"/>
          <w:sz w:val="28"/>
          <w:szCs w:val="28"/>
          <w:lang w:val="bg-BG"/>
        </w:rPr>
        <w:t>ята между обекта и базата данни</w:t>
      </w:r>
      <w:r w:rsidR="007C4BCA">
        <w:rPr>
          <w:rFonts w:ascii="Times New Roman" w:hAnsi="Times New Roman" w:cs="Times New Roman"/>
          <w:sz w:val="28"/>
          <w:szCs w:val="28"/>
          <w:lang w:val="bg-BG"/>
        </w:rPr>
        <w:t>,</w:t>
      </w:r>
      <w:r w:rsidR="007C4BCA" w:rsidRPr="007C4BCA">
        <w:rPr>
          <w:rFonts w:ascii="Times New Roman" w:hAnsi="Times New Roman" w:cs="Times New Roman"/>
          <w:color w:val="212121"/>
          <w:sz w:val="28"/>
          <w:szCs w:val="28"/>
          <w:lang w:val="bg-BG"/>
        </w:rPr>
        <w:t xml:space="preserve"> което в областта на компютърните науки е средство за конвертиране на данни между две системи, които са несъвместими, и ги кара да работят помежду си чрез обектно-ориентирано програмиране.</w:t>
      </w:r>
      <w:r w:rsidRPr="002F4F68">
        <w:rPr>
          <w:rFonts w:ascii="Times New Roman" w:hAnsi="Times New Roman"/>
          <w:sz w:val="28"/>
          <w:szCs w:val="28"/>
          <w:lang w:val="bg-BG"/>
        </w:rPr>
        <w:t xml:space="preserve"> Hibernate e едно такова ORM решение, което се използва в този проект. Тъй като Hibernate има вградена поддръжка за голямо разнообразие от релационни бази данни, приложението може лесно </w:t>
      </w:r>
      <w:r w:rsidRPr="002F4F68">
        <w:rPr>
          <w:rFonts w:ascii="Times New Roman" w:hAnsi="Times New Roman"/>
          <w:sz w:val="28"/>
          <w:szCs w:val="28"/>
          <w:lang w:val="bg-BG"/>
        </w:rPr>
        <w:lastRenderedPageBreak/>
        <w:t>да бъде конфигурирано използвайте различни релационни бази данни в бъдеще.</w:t>
      </w:r>
      <w:r w:rsidR="007C4BCA">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Така</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че</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поради</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това</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можете</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да</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използвате</w:t>
      </w:r>
      <w:r w:rsidR="00A326A0" w:rsidRPr="00A326A0">
        <w:rPr>
          <w:rFonts w:ascii="Times New Roman" w:hAnsi="Times New Roman"/>
          <w:sz w:val="28"/>
          <w:szCs w:val="28"/>
          <w:lang w:val="bg-BG"/>
        </w:rPr>
        <w:t xml:space="preserve"> Hibernate, </w:t>
      </w:r>
      <w:r w:rsidR="00A326A0" w:rsidRPr="00A326A0">
        <w:rPr>
          <w:rFonts w:ascii="Times New Roman" w:hAnsi="Times New Roman" w:hint="eastAsia"/>
          <w:sz w:val="28"/>
          <w:szCs w:val="28"/>
          <w:lang w:val="bg-BG"/>
        </w:rPr>
        <w:t>за</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да</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комуникирате</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с</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всяка</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база</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данни</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която</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имате</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като</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използвате</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само</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малка</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промяна</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с</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общия</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код</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на</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вашето</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уеб</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приложение</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Това</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е</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изключително</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удобно</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и</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полезно</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ако</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работите</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с</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множество</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бази</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данни</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които</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иначе</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са</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несъвместими</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или</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трудни</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за</w:t>
      </w:r>
      <w:r w:rsidR="00A326A0" w:rsidRPr="00A326A0">
        <w:rPr>
          <w:rFonts w:ascii="Times New Roman" w:hAnsi="Times New Roman"/>
          <w:sz w:val="28"/>
          <w:szCs w:val="28"/>
          <w:lang w:val="bg-BG"/>
        </w:rPr>
        <w:t xml:space="preserve"> </w:t>
      </w:r>
      <w:r w:rsidR="00A326A0" w:rsidRPr="00A326A0">
        <w:rPr>
          <w:rFonts w:ascii="Times New Roman" w:hAnsi="Times New Roman" w:hint="eastAsia"/>
          <w:sz w:val="28"/>
          <w:szCs w:val="28"/>
          <w:lang w:val="bg-BG"/>
        </w:rPr>
        <w:t>използване</w:t>
      </w:r>
      <w:r w:rsidR="00A326A0">
        <w:rPr>
          <w:rFonts w:ascii="Times New Roman" w:hAnsi="Times New Roman"/>
          <w:sz w:val="28"/>
          <w:szCs w:val="28"/>
          <w:lang w:val="bg-BG"/>
        </w:rPr>
        <w:t>.</w:t>
      </w:r>
    </w:p>
    <w:p w:rsidR="007251BF" w:rsidRDefault="007251BF" w:rsidP="007251BF">
      <w:pPr>
        <w:rPr>
          <w:rFonts w:ascii="Times New Roman" w:hAnsi="Times New Roman"/>
          <w:sz w:val="28"/>
          <w:lang w:val="bg-BG"/>
        </w:rPr>
      </w:pPr>
    </w:p>
    <w:p w:rsidR="007251BF" w:rsidRPr="00F546D0" w:rsidRDefault="007251BF" w:rsidP="000A0792">
      <w:pPr>
        <w:pStyle w:val="Heading2"/>
        <w:numPr>
          <w:ilvl w:val="3"/>
          <w:numId w:val="12"/>
        </w:numPr>
        <w:jc w:val="both"/>
        <w:rPr>
          <w:b/>
          <w:i w:val="0"/>
        </w:rPr>
      </w:pPr>
      <w:bookmarkStart w:id="48" w:name="_Toc3452600"/>
      <w:r w:rsidRPr="00F546D0">
        <w:rPr>
          <w:b/>
          <w:i w:val="0"/>
        </w:rPr>
        <w:t>Spring MVC архитектура</w:t>
      </w:r>
      <w:bookmarkEnd w:id="48"/>
    </w:p>
    <w:p w:rsidR="007251BF" w:rsidRDefault="007251BF" w:rsidP="00F546D0">
      <w:pPr>
        <w:spacing w:line="276" w:lineRule="auto"/>
        <w:jc w:val="both"/>
        <w:rPr>
          <w:rFonts w:ascii="Times New Roman" w:hAnsi="Times New Roman"/>
          <w:sz w:val="28"/>
          <w:lang w:val="bg-BG"/>
        </w:rPr>
      </w:pPr>
    </w:p>
    <w:p w:rsidR="007251BF" w:rsidRDefault="007251BF" w:rsidP="00F546D0">
      <w:pPr>
        <w:spacing w:line="276" w:lineRule="auto"/>
        <w:jc w:val="both"/>
        <w:rPr>
          <w:rFonts w:ascii="Times New Roman" w:hAnsi="Times New Roman"/>
          <w:sz w:val="28"/>
          <w:lang w:val="bg-BG"/>
        </w:rPr>
      </w:pPr>
      <w:r>
        <w:rPr>
          <w:rFonts w:ascii="Times New Roman" w:hAnsi="Times New Roman" w:hint="eastAsia"/>
          <w:sz w:val="28"/>
          <w:lang w:val="bg-BG"/>
        </w:rPr>
        <w:t>И</w:t>
      </w:r>
      <w:r w:rsidRPr="007251BF">
        <w:rPr>
          <w:rFonts w:ascii="Times New Roman" w:hAnsi="Times New Roman" w:hint="eastAsia"/>
          <w:sz w:val="28"/>
          <w:lang w:val="bg-BG"/>
        </w:rPr>
        <w:t>зградена</w:t>
      </w:r>
      <w:r w:rsidRPr="007251BF">
        <w:rPr>
          <w:rFonts w:ascii="Times New Roman" w:hAnsi="Times New Roman"/>
          <w:sz w:val="28"/>
          <w:lang w:val="bg-BG"/>
        </w:rPr>
        <w:t xml:space="preserve"> </w:t>
      </w:r>
      <w:r>
        <w:rPr>
          <w:rFonts w:ascii="Times New Roman" w:hAnsi="Times New Roman"/>
          <w:sz w:val="28"/>
          <w:lang w:val="bg-BG"/>
        </w:rPr>
        <w:t xml:space="preserve">е </w:t>
      </w:r>
      <w:r w:rsidRPr="007251BF">
        <w:rPr>
          <w:rFonts w:ascii="Times New Roman" w:hAnsi="Times New Roman" w:hint="eastAsia"/>
          <w:sz w:val="28"/>
          <w:lang w:val="bg-BG"/>
        </w:rPr>
        <w:t>върху</w:t>
      </w:r>
      <w:r w:rsidRPr="007251BF">
        <w:rPr>
          <w:rFonts w:ascii="Times New Roman" w:hAnsi="Times New Roman"/>
          <w:sz w:val="28"/>
          <w:lang w:val="bg-BG"/>
        </w:rPr>
        <w:t xml:space="preserve"> </w:t>
      </w:r>
      <w:r w:rsidRPr="007251BF">
        <w:rPr>
          <w:rFonts w:ascii="Times New Roman" w:hAnsi="Times New Roman" w:hint="eastAsia"/>
          <w:sz w:val="28"/>
          <w:lang w:val="bg-BG"/>
        </w:rPr>
        <w:t>понятието</w:t>
      </w:r>
      <w:r w:rsidRPr="007251BF">
        <w:rPr>
          <w:rFonts w:ascii="Times New Roman" w:hAnsi="Times New Roman"/>
          <w:sz w:val="28"/>
          <w:lang w:val="bg-BG"/>
        </w:rPr>
        <w:t xml:space="preserve"> </w:t>
      </w:r>
      <w:r w:rsidRPr="007251BF">
        <w:rPr>
          <w:rFonts w:ascii="Times New Roman" w:hAnsi="Times New Roman" w:hint="eastAsia"/>
          <w:sz w:val="28"/>
          <w:lang w:val="bg-BG"/>
        </w:rPr>
        <w:t>централен</w:t>
      </w:r>
      <w:r w:rsidRPr="007251BF">
        <w:rPr>
          <w:rFonts w:ascii="Times New Roman" w:hAnsi="Times New Roman"/>
          <w:sz w:val="28"/>
          <w:lang w:val="bg-BG"/>
        </w:rPr>
        <w:t xml:space="preserve"> </w:t>
      </w:r>
      <w:r w:rsidRPr="007251BF">
        <w:rPr>
          <w:rFonts w:ascii="Times New Roman" w:hAnsi="Times New Roman" w:hint="eastAsia"/>
          <w:sz w:val="28"/>
          <w:lang w:val="bg-BG"/>
        </w:rPr>
        <w:t>сервлет</w:t>
      </w:r>
      <w:r w:rsidRPr="007251BF">
        <w:rPr>
          <w:rFonts w:ascii="Times New Roman" w:hAnsi="Times New Roman"/>
          <w:sz w:val="28"/>
          <w:lang w:val="bg-BG"/>
        </w:rPr>
        <w:t xml:space="preserve"> (Dispatcher Servlet), </w:t>
      </w:r>
      <w:r w:rsidRPr="007251BF">
        <w:rPr>
          <w:rFonts w:ascii="Times New Roman" w:hAnsi="Times New Roman" w:hint="eastAsia"/>
          <w:sz w:val="28"/>
          <w:lang w:val="bg-BG"/>
        </w:rPr>
        <w:t>който</w:t>
      </w:r>
      <w:r w:rsidRPr="007251BF">
        <w:rPr>
          <w:rFonts w:ascii="Times New Roman" w:hAnsi="Times New Roman"/>
          <w:sz w:val="28"/>
          <w:lang w:val="bg-BG"/>
        </w:rPr>
        <w:t xml:space="preserve"> </w:t>
      </w:r>
      <w:r w:rsidRPr="007251BF">
        <w:rPr>
          <w:rFonts w:ascii="Times New Roman" w:hAnsi="Times New Roman" w:hint="eastAsia"/>
          <w:sz w:val="28"/>
          <w:lang w:val="bg-BG"/>
        </w:rPr>
        <w:t>обработва</w:t>
      </w:r>
      <w:r w:rsidRPr="007251BF">
        <w:rPr>
          <w:rFonts w:ascii="Times New Roman" w:hAnsi="Times New Roman"/>
          <w:sz w:val="28"/>
          <w:lang w:val="bg-BG"/>
        </w:rPr>
        <w:t xml:space="preserve"> </w:t>
      </w:r>
      <w:r w:rsidRPr="007251BF">
        <w:rPr>
          <w:rFonts w:ascii="Times New Roman" w:hAnsi="Times New Roman" w:hint="eastAsia"/>
          <w:sz w:val="28"/>
          <w:lang w:val="bg-BG"/>
        </w:rPr>
        <w:t>всички</w:t>
      </w:r>
      <w:r w:rsidRPr="007251BF">
        <w:rPr>
          <w:rFonts w:ascii="Times New Roman" w:hAnsi="Times New Roman"/>
          <w:sz w:val="28"/>
          <w:lang w:val="bg-BG"/>
        </w:rPr>
        <w:t xml:space="preserve"> HTTP </w:t>
      </w:r>
      <w:r w:rsidRPr="007251BF">
        <w:rPr>
          <w:rFonts w:ascii="Times New Roman" w:hAnsi="Times New Roman" w:hint="eastAsia"/>
          <w:sz w:val="28"/>
          <w:lang w:val="bg-BG"/>
        </w:rPr>
        <w:t>заявки</w:t>
      </w:r>
      <w:r w:rsidRPr="007251BF">
        <w:rPr>
          <w:rFonts w:ascii="Times New Roman" w:hAnsi="Times New Roman"/>
          <w:sz w:val="28"/>
          <w:lang w:val="bg-BG"/>
        </w:rPr>
        <w:t xml:space="preserve"> </w:t>
      </w:r>
      <w:r w:rsidRPr="007251BF">
        <w:rPr>
          <w:rFonts w:ascii="Times New Roman" w:hAnsi="Times New Roman" w:hint="eastAsia"/>
          <w:sz w:val="28"/>
          <w:lang w:val="bg-BG"/>
        </w:rPr>
        <w:t>и</w:t>
      </w:r>
      <w:r w:rsidRPr="007251BF">
        <w:rPr>
          <w:rFonts w:ascii="Times New Roman" w:hAnsi="Times New Roman"/>
          <w:sz w:val="28"/>
          <w:lang w:val="bg-BG"/>
        </w:rPr>
        <w:t xml:space="preserve"> </w:t>
      </w:r>
      <w:r w:rsidRPr="007251BF">
        <w:rPr>
          <w:rFonts w:ascii="Times New Roman" w:hAnsi="Times New Roman" w:hint="eastAsia"/>
          <w:sz w:val="28"/>
          <w:lang w:val="bg-BG"/>
        </w:rPr>
        <w:t>отговори</w:t>
      </w:r>
      <w:r w:rsidRPr="007251BF">
        <w:rPr>
          <w:rFonts w:ascii="Times New Roman" w:hAnsi="Times New Roman"/>
          <w:sz w:val="28"/>
          <w:lang w:val="bg-BG"/>
        </w:rPr>
        <w:t>.</w:t>
      </w:r>
    </w:p>
    <w:p w:rsidR="007251BF" w:rsidRDefault="007251BF" w:rsidP="005A0B5F">
      <w:pPr>
        <w:rPr>
          <w:rFonts w:ascii="Times New Roman" w:hAnsi="Times New Roman"/>
          <w:sz w:val="28"/>
          <w:lang w:val="bg-BG"/>
        </w:rPr>
      </w:pPr>
    </w:p>
    <w:p w:rsidR="007251BF" w:rsidRDefault="007251BF" w:rsidP="005A0B5F">
      <w:pPr>
        <w:rPr>
          <w:rFonts w:ascii="Times New Roman" w:hAnsi="Times New Roman"/>
          <w:sz w:val="28"/>
          <w:lang w:val="bg-BG"/>
        </w:rPr>
      </w:pPr>
    </w:p>
    <w:p w:rsidR="00F546D0" w:rsidRDefault="007251BF" w:rsidP="00F546D0">
      <w:pPr>
        <w:keepNext/>
      </w:pPr>
      <w:r>
        <w:rPr>
          <w:noProof/>
          <w:lang w:eastAsia="en-US"/>
        </w:rPr>
        <w:drawing>
          <wp:inline distT="0" distB="0" distL="0" distR="0" wp14:anchorId="2B62CD68" wp14:editId="45E29A9F">
            <wp:extent cx="5943600" cy="3355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55340"/>
                    </a:xfrm>
                    <a:prstGeom prst="rect">
                      <a:avLst/>
                    </a:prstGeom>
                  </pic:spPr>
                </pic:pic>
              </a:graphicData>
            </a:graphic>
          </wp:inline>
        </w:drawing>
      </w:r>
    </w:p>
    <w:p w:rsidR="007251BF" w:rsidRDefault="00F546D0" w:rsidP="00F546D0">
      <w:pPr>
        <w:pStyle w:val="Caption"/>
      </w:pPr>
      <w:r>
        <w:rPr>
          <w:rFonts w:hint="eastAsia"/>
        </w:rPr>
        <w:t>Фигура</w:t>
      </w:r>
      <w:r>
        <w:t xml:space="preserve"> </w:t>
      </w:r>
      <w:ins w:id="49" w:author="Peter Mihaylov" w:date="2019-03-14T10:31:00Z">
        <w:r w:rsidR="006236F8">
          <w:fldChar w:fldCharType="begin"/>
        </w:r>
        <w:r w:rsidR="006236F8">
          <w:instrText xml:space="preserve"> STYLEREF 2 \s </w:instrText>
        </w:r>
      </w:ins>
      <w:r w:rsidR="006236F8">
        <w:fldChar w:fldCharType="separate"/>
      </w:r>
      <w:r w:rsidR="006236F8">
        <w:rPr>
          <w:noProof/>
        </w:rPr>
        <w:t>2.3.1.1</w:t>
      </w:r>
      <w:ins w:id="50"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51" w:author="Peter Mihaylov" w:date="2019-03-14T10:31:00Z">
        <w:r w:rsidR="006236F8">
          <w:rPr>
            <w:noProof/>
          </w:rPr>
          <w:t>1</w:t>
        </w:r>
        <w:r w:rsidR="006236F8">
          <w:fldChar w:fldCharType="end"/>
        </w:r>
      </w:ins>
      <w:del w:id="52"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2.3.1.1</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1</w:delText>
        </w:r>
        <w:r w:rsidR="006F7A0D" w:rsidDel="006236F8">
          <w:fldChar w:fldCharType="end"/>
        </w:r>
      </w:del>
    </w:p>
    <w:p w:rsidR="00F546D0" w:rsidRDefault="00F546D0" w:rsidP="00F546D0">
      <w:pPr>
        <w:pStyle w:val="Caption"/>
      </w:pPr>
    </w:p>
    <w:p w:rsidR="00F546D0" w:rsidRDefault="00F546D0" w:rsidP="00F546D0">
      <w:pPr>
        <w:pStyle w:val="Caption"/>
        <w:rPr>
          <w:rFonts w:ascii="Times New Roman" w:hAnsi="Times New Roman"/>
          <w:sz w:val="28"/>
          <w:lang w:val="bg-BG"/>
        </w:rPr>
      </w:pPr>
    </w:p>
    <w:p w:rsidR="007251BF" w:rsidRDefault="007251BF" w:rsidP="005A0B5F">
      <w:pPr>
        <w:rPr>
          <w:rFonts w:ascii="Times New Roman" w:hAnsi="Times New Roman"/>
          <w:sz w:val="28"/>
          <w:lang w:val="bg-BG"/>
        </w:rPr>
      </w:pPr>
    </w:p>
    <w:p w:rsidR="00A326A0" w:rsidRDefault="00A326A0" w:rsidP="005A0B5F">
      <w:pPr>
        <w:rPr>
          <w:rFonts w:ascii="Times New Roman" w:hAnsi="Times New Roman"/>
          <w:sz w:val="28"/>
          <w:lang w:val="bg-BG"/>
        </w:rPr>
      </w:pPr>
    </w:p>
    <w:p w:rsidR="00A326A0" w:rsidRDefault="00A326A0" w:rsidP="005A0B5F">
      <w:pPr>
        <w:rPr>
          <w:rFonts w:ascii="Times New Roman" w:hAnsi="Times New Roman"/>
          <w:sz w:val="28"/>
          <w:lang w:val="bg-BG"/>
        </w:rPr>
      </w:pPr>
    </w:p>
    <w:p w:rsidR="00A326A0" w:rsidRPr="009211FA" w:rsidRDefault="00A326A0" w:rsidP="005A0B5F">
      <w:pPr>
        <w:rPr>
          <w:rFonts w:ascii="Times New Roman" w:hAnsi="Times New Roman"/>
          <w:sz w:val="28"/>
          <w:lang w:val="bg-BG"/>
        </w:rPr>
      </w:pPr>
    </w:p>
    <w:p w:rsidR="00A06749" w:rsidRDefault="00A06749" w:rsidP="005A0B5F">
      <w:pPr>
        <w:rPr>
          <w:rFonts w:ascii="Arial" w:hAnsi="Arial" w:cs="Arial"/>
          <w:color w:val="666666"/>
          <w:szCs w:val="24"/>
          <w:shd w:val="clear" w:color="auto" w:fill="FFFFFF"/>
        </w:rPr>
      </w:pPr>
    </w:p>
    <w:p w:rsidR="00FB222A" w:rsidRPr="00F546D0" w:rsidRDefault="00FB222A" w:rsidP="00A326A0">
      <w:pPr>
        <w:pStyle w:val="Heading2"/>
        <w:numPr>
          <w:ilvl w:val="3"/>
          <w:numId w:val="12"/>
        </w:numPr>
        <w:jc w:val="both"/>
        <w:rPr>
          <w:b/>
        </w:rPr>
      </w:pPr>
      <w:bookmarkStart w:id="53" w:name="_Toc3452601"/>
      <w:r w:rsidRPr="00F546D0">
        <w:rPr>
          <w:rStyle w:val="Heading2Char"/>
          <w:b/>
        </w:rPr>
        <w:lastRenderedPageBreak/>
        <w:t>Spring’s Dispatcher Servle</w:t>
      </w:r>
      <w:r w:rsidR="00A326A0">
        <w:rPr>
          <w:rStyle w:val="Heading2Char"/>
          <w:b/>
          <w:lang w:val="en-US"/>
        </w:rPr>
        <w:t>t</w:t>
      </w:r>
      <w:bookmarkEnd w:id="53"/>
    </w:p>
    <w:p w:rsidR="00FB222A" w:rsidRDefault="00FB222A" w:rsidP="00F546D0">
      <w:pPr>
        <w:pStyle w:val="ListParagraph"/>
        <w:spacing w:line="276" w:lineRule="auto"/>
        <w:ind w:left="360"/>
        <w:jc w:val="both"/>
        <w:rPr>
          <w:rFonts w:ascii="Times New Roman" w:hAnsi="Times New Roman"/>
          <w:sz w:val="28"/>
        </w:rPr>
      </w:pPr>
    </w:p>
    <w:p w:rsidR="00F546D0" w:rsidRDefault="00FB222A" w:rsidP="00F546D0">
      <w:pPr>
        <w:spacing w:line="276" w:lineRule="auto"/>
        <w:jc w:val="both"/>
        <w:rPr>
          <w:rFonts w:ascii="Times New Roman" w:hAnsi="Times New Roman"/>
          <w:sz w:val="28"/>
        </w:rPr>
      </w:pPr>
      <w:r>
        <w:rPr>
          <w:rFonts w:ascii="Times New Roman" w:hAnsi="Times New Roman"/>
          <w:sz w:val="28"/>
          <w:lang w:val="bg-BG"/>
        </w:rPr>
        <w:t>С</w:t>
      </w:r>
      <w:r w:rsidRPr="00FB222A">
        <w:rPr>
          <w:rFonts w:ascii="Times New Roman" w:hAnsi="Times New Roman" w:hint="eastAsia"/>
          <w:sz w:val="28"/>
        </w:rPr>
        <w:t>лужи</w:t>
      </w:r>
      <w:r w:rsidRPr="00FB222A">
        <w:rPr>
          <w:rFonts w:ascii="Times New Roman" w:hAnsi="Times New Roman"/>
          <w:sz w:val="28"/>
        </w:rPr>
        <w:t xml:space="preserve"> </w:t>
      </w:r>
      <w:r w:rsidRPr="00FB222A">
        <w:rPr>
          <w:rFonts w:ascii="Times New Roman" w:hAnsi="Times New Roman" w:hint="eastAsia"/>
          <w:sz w:val="28"/>
        </w:rPr>
        <w:t>като</w:t>
      </w:r>
      <w:r w:rsidRPr="00FB222A">
        <w:rPr>
          <w:rFonts w:ascii="Times New Roman" w:hAnsi="Times New Roman"/>
          <w:sz w:val="28"/>
        </w:rPr>
        <w:t xml:space="preserve"> </w:t>
      </w:r>
      <w:r w:rsidRPr="00FB222A">
        <w:rPr>
          <w:rFonts w:ascii="Times New Roman" w:hAnsi="Times New Roman" w:hint="eastAsia"/>
          <w:sz w:val="28"/>
        </w:rPr>
        <w:t>преден</w:t>
      </w:r>
      <w:r w:rsidRPr="00FB222A">
        <w:rPr>
          <w:rFonts w:ascii="Times New Roman" w:hAnsi="Times New Roman"/>
          <w:sz w:val="28"/>
        </w:rPr>
        <w:t xml:space="preserve"> </w:t>
      </w:r>
      <w:r w:rsidRPr="00FB222A">
        <w:rPr>
          <w:rFonts w:ascii="Times New Roman" w:hAnsi="Times New Roman" w:hint="eastAsia"/>
          <w:sz w:val="28"/>
        </w:rPr>
        <w:t>контролер</w:t>
      </w:r>
      <w:r>
        <w:rPr>
          <w:rFonts w:ascii="Times New Roman" w:hAnsi="Times New Roman"/>
          <w:sz w:val="28"/>
        </w:rPr>
        <w:t xml:space="preserve">. </w:t>
      </w:r>
      <w:r w:rsidRPr="00FB222A">
        <w:rPr>
          <w:rFonts w:ascii="Times New Roman" w:hAnsi="Times New Roman" w:hint="eastAsia"/>
          <w:sz w:val="28"/>
        </w:rPr>
        <w:t>Той</w:t>
      </w:r>
      <w:r w:rsidRPr="00FB222A">
        <w:rPr>
          <w:rFonts w:ascii="Times New Roman" w:hAnsi="Times New Roman"/>
          <w:sz w:val="28"/>
        </w:rPr>
        <w:t xml:space="preserve"> </w:t>
      </w:r>
      <w:r w:rsidRPr="00FB222A">
        <w:rPr>
          <w:rFonts w:ascii="Times New Roman" w:hAnsi="Times New Roman" w:hint="eastAsia"/>
          <w:sz w:val="28"/>
        </w:rPr>
        <w:t>действа</w:t>
      </w:r>
      <w:r w:rsidRPr="00FB222A">
        <w:rPr>
          <w:rFonts w:ascii="Times New Roman" w:hAnsi="Times New Roman"/>
          <w:sz w:val="28"/>
        </w:rPr>
        <w:t xml:space="preserve"> </w:t>
      </w:r>
      <w:r w:rsidRPr="00FB222A">
        <w:rPr>
          <w:rFonts w:ascii="Times New Roman" w:hAnsi="Times New Roman" w:hint="eastAsia"/>
          <w:sz w:val="28"/>
        </w:rPr>
        <w:t>като</w:t>
      </w:r>
      <w:r w:rsidRPr="00FB222A">
        <w:rPr>
          <w:rFonts w:ascii="Times New Roman" w:hAnsi="Times New Roman"/>
          <w:sz w:val="28"/>
        </w:rPr>
        <w:t xml:space="preserve"> </w:t>
      </w:r>
      <w:r w:rsidRPr="00FB222A">
        <w:rPr>
          <w:rFonts w:ascii="Times New Roman" w:hAnsi="Times New Roman" w:hint="eastAsia"/>
          <w:sz w:val="28"/>
        </w:rPr>
        <w:t>посредник</w:t>
      </w:r>
      <w:r w:rsidRPr="00FB222A">
        <w:rPr>
          <w:rFonts w:ascii="Times New Roman" w:hAnsi="Times New Roman"/>
          <w:sz w:val="28"/>
        </w:rPr>
        <w:t xml:space="preserve"> </w:t>
      </w:r>
      <w:r w:rsidRPr="00FB222A">
        <w:rPr>
          <w:rFonts w:ascii="Times New Roman" w:hAnsi="Times New Roman" w:hint="eastAsia"/>
          <w:sz w:val="28"/>
        </w:rPr>
        <w:t>между</w:t>
      </w:r>
      <w:r w:rsidRPr="00FB222A">
        <w:rPr>
          <w:rFonts w:ascii="Times New Roman" w:hAnsi="Times New Roman"/>
          <w:sz w:val="28"/>
        </w:rPr>
        <w:t xml:space="preserve"> </w:t>
      </w:r>
      <w:r w:rsidRPr="00FB222A">
        <w:rPr>
          <w:rFonts w:ascii="Times New Roman" w:hAnsi="Times New Roman" w:hint="eastAsia"/>
          <w:sz w:val="28"/>
        </w:rPr>
        <w:t>приложението</w:t>
      </w:r>
      <w:r w:rsidRPr="00FB222A">
        <w:rPr>
          <w:rFonts w:ascii="Times New Roman" w:hAnsi="Times New Roman"/>
          <w:sz w:val="28"/>
        </w:rPr>
        <w:t xml:space="preserve"> </w:t>
      </w:r>
      <w:r w:rsidRPr="00FB222A">
        <w:rPr>
          <w:rFonts w:ascii="Times New Roman" w:hAnsi="Times New Roman" w:hint="eastAsia"/>
          <w:sz w:val="28"/>
        </w:rPr>
        <w:t>и</w:t>
      </w:r>
      <w:r w:rsidRPr="00FB222A">
        <w:rPr>
          <w:rFonts w:ascii="Times New Roman" w:hAnsi="Times New Roman"/>
          <w:sz w:val="28"/>
        </w:rPr>
        <w:t xml:space="preserve"> </w:t>
      </w:r>
      <w:r w:rsidRPr="00FB222A">
        <w:rPr>
          <w:rFonts w:ascii="Times New Roman" w:hAnsi="Times New Roman" w:hint="eastAsia"/>
          <w:sz w:val="28"/>
        </w:rPr>
        <w:t>неговите</w:t>
      </w:r>
      <w:r w:rsidRPr="00FB222A">
        <w:rPr>
          <w:rFonts w:ascii="Times New Roman" w:hAnsi="Times New Roman"/>
          <w:sz w:val="28"/>
        </w:rPr>
        <w:t xml:space="preserve"> </w:t>
      </w:r>
      <w:r w:rsidRPr="00FB222A">
        <w:rPr>
          <w:rFonts w:ascii="Times New Roman" w:hAnsi="Times New Roman" w:hint="eastAsia"/>
          <w:sz w:val="28"/>
        </w:rPr>
        <w:t>клиенти</w:t>
      </w:r>
      <w:r w:rsidRPr="00FB222A">
        <w:rPr>
          <w:rFonts w:ascii="Times New Roman" w:hAnsi="Times New Roman"/>
          <w:sz w:val="28"/>
        </w:rPr>
        <w:t xml:space="preserve">. </w:t>
      </w:r>
      <w:r w:rsidR="00F546D0">
        <w:rPr>
          <w:rFonts w:ascii="Times New Roman" w:hAnsi="Times New Roman"/>
          <w:sz w:val="28"/>
          <w:lang w:val="bg-BG"/>
        </w:rPr>
        <w:t>В</w:t>
      </w:r>
      <w:r w:rsidR="00F546D0">
        <w:rPr>
          <w:rFonts w:ascii="Times New Roman" w:hAnsi="Times New Roman" w:hint="eastAsia"/>
          <w:sz w:val="28"/>
        </w:rPr>
        <w:t>сички</w:t>
      </w:r>
      <w:r w:rsidRPr="00FB222A">
        <w:rPr>
          <w:rFonts w:ascii="Times New Roman" w:hAnsi="Times New Roman"/>
          <w:sz w:val="28"/>
        </w:rPr>
        <w:t xml:space="preserve"> </w:t>
      </w:r>
      <w:r w:rsidR="00F546D0">
        <w:rPr>
          <w:rFonts w:ascii="Times New Roman" w:hAnsi="Times New Roman" w:hint="eastAsia"/>
          <w:sz w:val="28"/>
        </w:rPr>
        <w:t>заявки</w:t>
      </w:r>
      <w:r w:rsidRPr="00FB222A">
        <w:rPr>
          <w:rFonts w:ascii="Times New Roman" w:hAnsi="Times New Roman"/>
          <w:sz w:val="28"/>
        </w:rPr>
        <w:t xml:space="preserve"> </w:t>
      </w:r>
      <w:r w:rsidRPr="00FB222A">
        <w:rPr>
          <w:rFonts w:ascii="Times New Roman" w:hAnsi="Times New Roman" w:hint="eastAsia"/>
          <w:sz w:val="28"/>
        </w:rPr>
        <w:t>към</w:t>
      </w:r>
      <w:r w:rsidRPr="00FB222A">
        <w:rPr>
          <w:rFonts w:ascii="Times New Roman" w:hAnsi="Times New Roman"/>
          <w:sz w:val="28"/>
        </w:rPr>
        <w:t xml:space="preserve"> </w:t>
      </w:r>
      <w:r w:rsidRPr="00FB222A">
        <w:rPr>
          <w:rFonts w:ascii="Times New Roman" w:hAnsi="Times New Roman" w:hint="eastAsia"/>
          <w:sz w:val="28"/>
        </w:rPr>
        <w:t>приложението</w:t>
      </w:r>
      <w:r w:rsidRPr="00FB222A">
        <w:rPr>
          <w:rFonts w:ascii="Times New Roman" w:hAnsi="Times New Roman"/>
          <w:sz w:val="28"/>
        </w:rPr>
        <w:t xml:space="preserve"> </w:t>
      </w:r>
      <w:r w:rsidRPr="00FB222A">
        <w:rPr>
          <w:rFonts w:ascii="Times New Roman" w:hAnsi="Times New Roman" w:hint="eastAsia"/>
          <w:sz w:val="28"/>
        </w:rPr>
        <w:t>се</w:t>
      </w:r>
      <w:r w:rsidRPr="00FB222A">
        <w:rPr>
          <w:rFonts w:ascii="Times New Roman" w:hAnsi="Times New Roman"/>
          <w:sz w:val="28"/>
        </w:rPr>
        <w:t xml:space="preserve"> </w:t>
      </w:r>
      <w:r w:rsidRPr="00FB222A">
        <w:rPr>
          <w:rFonts w:ascii="Times New Roman" w:hAnsi="Times New Roman" w:hint="eastAsia"/>
          <w:sz w:val="28"/>
        </w:rPr>
        <w:t>обработват</w:t>
      </w:r>
      <w:r w:rsidRPr="00FB222A">
        <w:rPr>
          <w:rFonts w:ascii="Times New Roman" w:hAnsi="Times New Roman"/>
          <w:sz w:val="28"/>
        </w:rPr>
        <w:t xml:space="preserve"> </w:t>
      </w:r>
      <w:r w:rsidRPr="00FB222A">
        <w:rPr>
          <w:rFonts w:ascii="Times New Roman" w:hAnsi="Times New Roman" w:hint="eastAsia"/>
          <w:sz w:val="28"/>
        </w:rPr>
        <w:t>от</w:t>
      </w:r>
      <w:r w:rsidRPr="00FB222A">
        <w:rPr>
          <w:rFonts w:ascii="Times New Roman" w:hAnsi="Times New Roman"/>
          <w:sz w:val="28"/>
        </w:rPr>
        <w:t xml:space="preserve"> </w:t>
      </w:r>
      <w:r w:rsidRPr="00FB222A">
        <w:rPr>
          <w:rFonts w:ascii="Times New Roman" w:hAnsi="Times New Roman" w:hint="eastAsia"/>
          <w:sz w:val="28"/>
        </w:rPr>
        <w:t>сървлета</w:t>
      </w:r>
      <w:r w:rsidRPr="00FB222A">
        <w:rPr>
          <w:rFonts w:ascii="Times New Roman" w:hAnsi="Times New Roman"/>
          <w:sz w:val="28"/>
        </w:rPr>
        <w:t xml:space="preserve"> Dispatcher, </w:t>
      </w:r>
      <w:r w:rsidRPr="00FB222A">
        <w:rPr>
          <w:rFonts w:ascii="Times New Roman" w:hAnsi="Times New Roman" w:hint="eastAsia"/>
          <w:sz w:val="28"/>
        </w:rPr>
        <w:t>който</w:t>
      </w:r>
      <w:r w:rsidRPr="00FB222A">
        <w:rPr>
          <w:rFonts w:ascii="Times New Roman" w:hAnsi="Times New Roman"/>
          <w:sz w:val="28"/>
        </w:rPr>
        <w:t xml:space="preserve"> </w:t>
      </w:r>
      <w:r w:rsidRPr="00FB222A">
        <w:rPr>
          <w:rFonts w:ascii="Times New Roman" w:hAnsi="Times New Roman" w:hint="eastAsia"/>
          <w:sz w:val="28"/>
        </w:rPr>
        <w:t>консултира</w:t>
      </w:r>
      <w:r w:rsidRPr="00FB222A">
        <w:rPr>
          <w:rFonts w:ascii="Times New Roman" w:hAnsi="Times New Roman"/>
          <w:sz w:val="28"/>
        </w:rPr>
        <w:t xml:space="preserve"> Handler Mapping, </w:t>
      </w:r>
      <w:r w:rsidRPr="00FB222A">
        <w:rPr>
          <w:rFonts w:ascii="Times New Roman" w:hAnsi="Times New Roman" w:hint="eastAsia"/>
          <w:sz w:val="28"/>
        </w:rPr>
        <w:t>за</w:t>
      </w:r>
      <w:r w:rsidRPr="00FB222A">
        <w:rPr>
          <w:rFonts w:ascii="Times New Roman" w:hAnsi="Times New Roman"/>
          <w:sz w:val="28"/>
        </w:rPr>
        <w:t xml:space="preserve"> </w:t>
      </w:r>
      <w:r w:rsidRPr="00FB222A">
        <w:rPr>
          <w:rFonts w:ascii="Times New Roman" w:hAnsi="Times New Roman" w:hint="eastAsia"/>
          <w:sz w:val="28"/>
        </w:rPr>
        <w:t>да</w:t>
      </w:r>
      <w:r w:rsidRPr="00FB222A">
        <w:rPr>
          <w:rFonts w:ascii="Times New Roman" w:hAnsi="Times New Roman"/>
          <w:sz w:val="28"/>
        </w:rPr>
        <w:t xml:space="preserve"> </w:t>
      </w:r>
      <w:r w:rsidRPr="00FB222A">
        <w:rPr>
          <w:rFonts w:ascii="Times New Roman" w:hAnsi="Times New Roman" w:hint="eastAsia"/>
          <w:sz w:val="28"/>
        </w:rPr>
        <w:t>определи</w:t>
      </w:r>
      <w:r w:rsidRPr="00FB222A">
        <w:rPr>
          <w:rFonts w:ascii="Times New Roman" w:hAnsi="Times New Roman"/>
          <w:sz w:val="28"/>
        </w:rPr>
        <w:t xml:space="preserve"> </w:t>
      </w:r>
      <w:r w:rsidRPr="00FB222A">
        <w:rPr>
          <w:rFonts w:ascii="Times New Roman" w:hAnsi="Times New Roman" w:hint="eastAsia"/>
          <w:sz w:val="28"/>
        </w:rPr>
        <w:t>кой</w:t>
      </w:r>
      <w:r w:rsidRPr="00FB222A">
        <w:rPr>
          <w:rFonts w:ascii="Times New Roman" w:hAnsi="Times New Roman"/>
          <w:sz w:val="28"/>
        </w:rPr>
        <w:t xml:space="preserve"> </w:t>
      </w:r>
      <w:r w:rsidRPr="00FB222A">
        <w:rPr>
          <w:rFonts w:ascii="Times New Roman" w:hAnsi="Times New Roman" w:hint="eastAsia"/>
          <w:sz w:val="28"/>
        </w:rPr>
        <w:t>контролер</w:t>
      </w:r>
      <w:r w:rsidRPr="00FB222A">
        <w:rPr>
          <w:rFonts w:ascii="Times New Roman" w:hAnsi="Times New Roman"/>
          <w:sz w:val="28"/>
        </w:rPr>
        <w:t xml:space="preserve"> </w:t>
      </w:r>
      <w:r w:rsidRPr="00FB222A">
        <w:rPr>
          <w:rFonts w:ascii="Times New Roman" w:hAnsi="Times New Roman" w:hint="eastAsia"/>
          <w:sz w:val="28"/>
        </w:rPr>
        <w:t>трябва</w:t>
      </w:r>
      <w:r w:rsidRPr="00FB222A">
        <w:rPr>
          <w:rFonts w:ascii="Times New Roman" w:hAnsi="Times New Roman"/>
          <w:sz w:val="28"/>
        </w:rPr>
        <w:t xml:space="preserve"> </w:t>
      </w:r>
      <w:r w:rsidRPr="00FB222A">
        <w:rPr>
          <w:rFonts w:ascii="Times New Roman" w:hAnsi="Times New Roman" w:hint="eastAsia"/>
          <w:sz w:val="28"/>
        </w:rPr>
        <w:t>да</w:t>
      </w:r>
      <w:r w:rsidRPr="00FB222A">
        <w:rPr>
          <w:rFonts w:ascii="Times New Roman" w:hAnsi="Times New Roman"/>
          <w:sz w:val="28"/>
        </w:rPr>
        <w:t xml:space="preserve"> </w:t>
      </w:r>
      <w:r w:rsidRPr="00FB222A">
        <w:rPr>
          <w:rFonts w:ascii="Times New Roman" w:hAnsi="Times New Roman" w:hint="eastAsia"/>
          <w:sz w:val="28"/>
        </w:rPr>
        <w:t>бъде</w:t>
      </w:r>
      <w:r w:rsidRPr="00FB222A">
        <w:rPr>
          <w:rFonts w:ascii="Times New Roman" w:hAnsi="Times New Roman"/>
          <w:sz w:val="28"/>
        </w:rPr>
        <w:t xml:space="preserve"> </w:t>
      </w:r>
      <w:r w:rsidRPr="00FB222A">
        <w:rPr>
          <w:rFonts w:ascii="Times New Roman" w:hAnsi="Times New Roman" w:hint="eastAsia"/>
          <w:sz w:val="28"/>
        </w:rPr>
        <w:t>извикан</w:t>
      </w:r>
      <w:r w:rsidRPr="00FB222A">
        <w:rPr>
          <w:rFonts w:ascii="Times New Roman" w:hAnsi="Times New Roman"/>
          <w:sz w:val="28"/>
        </w:rPr>
        <w:t xml:space="preserve"> </w:t>
      </w:r>
      <w:r w:rsidRPr="00FB222A">
        <w:rPr>
          <w:rFonts w:ascii="Times New Roman" w:hAnsi="Times New Roman" w:hint="eastAsia"/>
          <w:sz w:val="28"/>
        </w:rPr>
        <w:t>за</w:t>
      </w:r>
      <w:r w:rsidRPr="00FB222A">
        <w:rPr>
          <w:rFonts w:ascii="Times New Roman" w:hAnsi="Times New Roman"/>
          <w:sz w:val="28"/>
        </w:rPr>
        <w:t xml:space="preserve"> </w:t>
      </w:r>
      <w:r w:rsidRPr="00FB222A">
        <w:rPr>
          <w:rFonts w:ascii="Times New Roman" w:hAnsi="Times New Roman" w:hint="eastAsia"/>
          <w:sz w:val="28"/>
        </w:rPr>
        <w:t>конкретен</w:t>
      </w:r>
      <w:r w:rsidRPr="00FB222A">
        <w:rPr>
          <w:rFonts w:ascii="Times New Roman" w:hAnsi="Times New Roman"/>
          <w:sz w:val="28"/>
        </w:rPr>
        <w:t xml:space="preserve"> </w:t>
      </w:r>
      <w:r w:rsidRPr="00FB222A">
        <w:rPr>
          <w:rFonts w:ascii="Times New Roman" w:hAnsi="Times New Roman" w:hint="eastAsia"/>
          <w:sz w:val="28"/>
        </w:rPr>
        <w:t>поискване</w:t>
      </w:r>
      <w:r w:rsidRPr="00FB222A">
        <w:rPr>
          <w:rFonts w:ascii="Times New Roman" w:hAnsi="Times New Roman"/>
          <w:sz w:val="28"/>
        </w:rPr>
        <w:t>.</w:t>
      </w:r>
    </w:p>
    <w:p w:rsidR="00F546D0" w:rsidRDefault="00F546D0" w:rsidP="00F546D0">
      <w:pPr>
        <w:spacing w:line="276" w:lineRule="auto"/>
        <w:jc w:val="both"/>
        <w:rPr>
          <w:rFonts w:ascii="Times New Roman" w:hAnsi="Times New Roman"/>
          <w:sz w:val="28"/>
        </w:rPr>
      </w:pPr>
    </w:p>
    <w:p w:rsidR="00FB222A" w:rsidRPr="00F546D0" w:rsidRDefault="00FB222A" w:rsidP="000A0792">
      <w:pPr>
        <w:pStyle w:val="Heading2"/>
        <w:numPr>
          <w:ilvl w:val="3"/>
          <w:numId w:val="12"/>
        </w:numPr>
        <w:rPr>
          <w:b/>
          <w:i w:val="0"/>
        </w:rPr>
      </w:pPr>
      <w:bookmarkStart w:id="54" w:name="_Toc3452602"/>
      <w:r w:rsidRPr="00F546D0">
        <w:rPr>
          <w:b/>
          <w:i w:val="0"/>
        </w:rPr>
        <w:t>Handler Mapping</w:t>
      </w:r>
      <w:bookmarkEnd w:id="54"/>
    </w:p>
    <w:p w:rsidR="00FB222A" w:rsidRDefault="00FB222A" w:rsidP="00FB222A">
      <w:pPr>
        <w:pStyle w:val="ListParagraph"/>
        <w:ind w:left="360"/>
        <w:rPr>
          <w:rFonts w:ascii="Times New Roman" w:hAnsi="Times New Roman"/>
          <w:sz w:val="28"/>
        </w:rPr>
      </w:pPr>
    </w:p>
    <w:p w:rsidR="00F546D0" w:rsidRDefault="00FB222A" w:rsidP="00F546D0">
      <w:pPr>
        <w:spacing w:line="276" w:lineRule="auto"/>
        <w:jc w:val="both"/>
        <w:rPr>
          <w:rFonts w:ascii="Times New Roman" w:hAnsi="Times New Roman"/>
          <w:sz w:val="28"/>
        </w:rPr>
      </w:pPr>
      <w:r w:rsidRPr="00FB222A">
        <w:rPr>
          <w:rFonts w:ascii="Times New Roman" w:hAnsi="Times New Roman" w:hint="eastAsia"/>
          <w:sz w:val="28"/>
        </w:rPr>
        <w:t>Открива</w:t>
      </w:r>
      <w:r w:rsidRPr="00FB222A">
        <w:rPr>
          <w:rFonts w:ascii="Times New Roman" w:hAnsi="Times New Roman"/>
          <w:sz w:val="28"/>
        </w:rPr>
        <w:t xml:space="preserve"> </w:t>
      </w:r>
      <w:r w:rsidRPr="00FB222A">
        <w:rPr>
          <w:rFonts w:ascii="Times New Roman" w:hAnsi="Times New Roman" w:hint="eastAsia"/>
          <w:sz w:val="28"/>
        </w:rPr>
        <w:t>подходящите</w:t>
      </w:r>
      <w:r w:rsidRPr="00FB222A">
        <w:rPr>
          <w:rFonts w:ascii="Times New Roman" w:hAnsi="Times New Roman"/>
          <w:sz w:val="28"/>
        </w:rPr>
        <w:t xml:space="preserve"> </w:t>
      </w:r>
      <w:r w:rsidRPr="00FB222A">
        <w:rPr>
          <w:rFonts w:ascii="Times New Roman" w:hAnsi="Times New Roman" w:hint="eastAsia"/>
          <w:sz w:val="28"/>
        </w:rPr>
        <w:t>контролери</w:t>
      </w:r>
      <w:r w:rsidRPr="00FB222A">
        <w:rPr>
          <w:rFonts w:ascii="Times New Roman" w:hAnsi="Times New Roman"/>
          <w:sz w:val="28"/>
        </w:rPr>
        <w:t xml:space="preserve"> </w:t>
      </w:r>
      <w:r w:rsidRPr="00FB222A">
        <w:rPr>
          <w:rFonts w:ascii="Times New Roman" w:hAnsi="Times New Roman" w:hint="eastAsia"/>
          <w:sz w:val="28"/>
        </w:rPr>
        <w:t>за</w:t>
      </w:r>
      <w:r w:rsidRPr="00FB222A">
        <w:rPr>
          <w:rFonts w:ascii="Times New Roman" w:hAnsi="Times New Roman"/>
          <w:sz w:val="28"/>
        </w:rPr>
        <w:t xml:space="preserve"> </w:t>
      </w:r>
      <w:r w:rsidRPr="00FB222A">
        <w:rPr>
          <w:rFonts w:ascii="Times New Roman" w:hAnsi="Times New Roman" w:hint="eastAsia"/>
          <w:sz w:val="28"/>
        </w:rPr>
        <w:t>дадена</w:t>
      </w:r>
      <w:r w:rsidRPr="00FB222A">
        <w:rPr>
          <w:rFonts w:ascii="Times New Roman" w:hAnsi="Times New Roman"/>
          <w:sz w:val="28"/>
        </w:rPr>
        <w:t xml:space="preserve"> </w:t>
      </w:r>
      <w:r w:rsidRPr="00FB222A">
        <w:rPr>
          <w:rFonts w:ascii="Times New Roman" w:hAnsi="Times New Roman" w:hint="eastAsia"/>
          <w:sz w:val="28"/>
        </w:rPr>
        <w:t>заявка</w:t>
      </w:r>
      <w:r w:rsidRPr="00FB222A">
        <w:rPr>
          <w:rFonts w:ascii="Times New Roman" w:hAnsi="Times New Roman"/>
          <w:sz w:val="28"/>
        </w:rPr>
        <w:t xml:space="preserve">. URL </w:t>
      </w:r>
      <w:r w:rsidRPr="00FB222A">
        <w:rPr>
          <w:rFonts w:ascii="Times New Roman" w:hAnsi="Times New Roman" w:hint="eastAsia"/>
          <w:sz w:val="28"/>
        </w:rPr>
        <w:t>адресите</w:t>
      </w:r>
      <w:r w:rsidRPr="00FB222A">
        <w:rPr>
          <w:rFonts w:ascii="Times New Roman" w:hAnsi="Times New Roman"/>
          <w:sz w:val="28"/>
        </w:rPr>
        <w:t xml:space="preserve"> </w:t>
      </w:r>
      <w:r w:rsidRPr="00FB222A">
        <w:rPr>
          <w:rFonts w:ascii="Times New Roman" w:hAnsi="Times New Roman" w:hint="eastAsia"/>
          <w:sz w:val="28"/>
        </w:rPr>
        <w:t>могат</w:t>
      </w:r>
      <w:r w:rsidRPr="00FB222A">
        <w:rPr>
          <w:rFonts w:ascii="Times New Roman" w:hAnsi="Times New Roman"/>
          <w:sz w:val="28"/>
        </w:rPr>
        <w:t xml:space="preserve"> </w:t>
      </w:r>
      <w:r w:rsidRPr="00FB222A">
        <w:rPr>
          <w:rFonts w:ascii="Times New Roman" w:hAnsi="Times New Roman" w:hint="eastAsia"/>
          <w:sz w:val="28"/>
        </w:rPr>
        <w:t>да</w:t>
      </w:r>
      <w:r w:rsidRPr="00FB222A">
        <w:rPr>
          <w:rFonts w:ascii="Times New Roman" w:hAnsi="Times New Roman"/>
          <w:sz w:val="28"/>
        </w:rPr>
        <w:t xml:space="preserve"> </w:t>
      </w:r>
      <w:r w:rsidRPr="00FB222A">
        <w:rPr>
          <w:rFonts w:ascii="Times New Roman" w:hAnsi="Times New Roman" w:hint="eastAsia"/>
          <w:sz w:val="28"/>
        </w:rPr>
        <w:t>бъдат</w:t>
      </w:r>
      <w:r w:rsidRPr="00FB222A">
        <w:rPr>
          <w:rFonts w:ascii="Times New Roman" w:hAnsi="Times New Roman"/>
          <w:sz w:val="28"/>
        </w:rPr>
        <w:t xml:space="preserve"> </w:t>
      </w:r>
      <w:r w:rsidRPr="00FB222A">
        <w:rPr>
          <w:rFonts w:ascii="Times New Roman" w:hAnsi="Times New Roman" w:hint="eastAsia"/>
          <w:sz w:val="28"/>
        </w:rPr>
        <w:t>съпоставени</w:t>
      </w:r>
      <w:r w:rsidRPr="00FB222A">
        <w:rPr>
          <w:rFonts w:ascii="Times New Roman" w:hAnsi="Times New Roman"/>
          <w:sz w:val="28"/>
        </w:rPr>
        <w:t xml:space="preserve"> </w:t>
      </w:r>
      <w:r w:rsidRPr="00FB222A">
        <w:rPr>
          <w:rFonts w:ascii="Times New Roman" w:hAnsi="Times New Roman" w:hint="eastAsia"/>
          <w:sz w:val="28"/>
        </w:rPr>
        <w:t>с</w:t>
      </w:r>
      <w:r w:rsidRPr="00FB222A">
        <w:rPr>
          <w:rFonts w:ascii="Times New Roman" w:hAnsi="Times New Roman"/>
          <w:sz w:val="28"/>
        </w:rPr>
        <w:t xml:space="preserve"> </w:t>
      </w:r>
      <w:r w:rsidRPr="00FB222A">
        <w:rPr>
          <w:rFonts w:ascii="Times New Roman" w:hAnsi="Times New Roman" w:hint="eastAsia"/>
          <w:sz w:val="28"/>
        </w:rPr>
        <w:t>контролните</w:t>
      </w:r>
      <w:r w:rsidRPr="00FB222A">
        <w:rPr>
          <w:rFonts w:ascii="Times New Roman" w:hAnsi="Times New Roman"/>
          <w:sz w:val="28"/>
        </w:rPr>
        <w:t xml:space="preserve"> </w:t>
      </w:r>
      <w:r w:rsidRPr="00FB222A">
        <w:rPr>
          <w:rFonts w:ascii="Times New Roman" w:hAnsi="Times New Roman" w:hint="eastAsia"/>
          <w:sz w:val="28"/>
        </w:rPr>
        <w:t>класове</w:t>
      </w:r>
      <w:r w:rsidRPr="00FB222A">
        <w:rPr>
          <w:rFonts w:ascii="Times New Roman" w:hAnsi="Times New Roman"/>
          <w:sz w:val="28"/>
        </w:rPr>
        <w:t xml:space="preserve"> </w:t>
      </w:r>
      <w:r w:rsidRPr="00FB222A">
        <w:rPr>
          <w:rFonts w:ascii="Times New Roman" w:hAnsi="Times New Roman" w:hint="eastAsia"/>
          <w:sz w:val="28"/>
        </w:rPr>
        <w:t>с</w:t>
      </w:r>
      <w:r w:rsidRPr="00FB222A">
        <w:rPr>
          <w:rFonts w:ascii="Times New Roman" w:hAnsi="Times New Roman"/>
          <w:sz w:val="28"/>
        </w:rPr>
        <w:t xml:space="preserve"> </w:t>
      </w:r>
      <w:r w:rsidRPr="00FB222A">
        <w:rPr>
          <w:rFonts w:ascii="Times New Roman" w:hAnsi="Times New Roman" w:hint="eastAsia"/>
          <w:sz w:val="28"/>
        </w:rPr>
        <w:t>помощта</w:t>
      </w:r>
      <w:r w:rsidRPr="00FB222A">
        <w:rPr>
          <w:rFonts w:ascii="Times New Roman" w:hAnsi="Times New Roman"/>
          <w:sz w:val="28"/>
        </w:rPr>
        <w:t xml:space="preserve"> </w:t>
      </w:r>
      <w:r w:rsidRPr="00FB222A">
        <w:rPr>
          <w:rFonts w:ascii="Times New Roman" w:hAnsi="Times New Roman" w:hint="eastAsia"/>
          <w:sz w:val="28"/>
        </w:rPr>
        <w:t>на</w:t>
      </w:r>
      <w:r w:rsidRPr="00FB222A">
        <w:rPr>
          <w:rFonts w:ascii="Times New Roman" w:hAnsi="Times New Roman"/>
          <w:sz w:val="28"/>
        </w:rPr>
        <w:t xml:space="preserve"> XML </w:t>
      </w:r>
      <w:r w:rsidRPr="00FB222A">
        <w:rPr>
          <w:rFonts w:ascii="Times New Roman" w:hAnsi="Times New Roman" w:hint="eastAsia"/>
          <w:sz w:val="28"/>
        </w:rPr>
        <w:t>конфигурация</w:t>
      </w:r>
      <w:r w:rsidRPr="00FB222A">
        <w:rPr>
          <w:rFonts w:ascii="Times New Roman" w:hAnsi="Times New Roman"/>
          <w:sz w:val="28"/>
        </w:rPr>
        <w:t xml:space="preserve"> </w:t>
      </w:r>
      <w:r w:rsidRPr="00FB222A">
        <w:rPr>
          <w:rFonts w:ascii="Times New Roman" w:hAnsi="Times New Roman" w:hint="eastAsia"/>
          <w:sz w:val="28"/>
        </w:rPr>
        <w:t>или</w:t>
      </w:r>
      <w:r w:rsidRPr="00FB222A">
        <w:rPr>
          <w:rFonts w:ascii="Times New Roman" w:hAnsi="Times New Roman"/>
          <w:sz w:val="28"/>
        </w:rPr>
        <w:t xml:space="preserve"> </w:t>
      </w:r>
      <w:r w:rsidRPr="00FB222A">
        <w:rPr>
          <w:rFonts w:ascii="Times New Roman" w:hAnsi="Times New Roman" w:hint="eastAsia"/>
          <w:sz w:val="28"/>
        </w:rPr>
        <w:t>анотации</w:t>
      </w:r>
      <w:r w:rsidRPr="00FB222A">
        <w:rPr>
          <w:rFonts w:ascii="Times New Roman" w:hAnsi="Times New Roman"/>
          <w:sz w:val="28"/>
        </w:rPr>
        <w:t>.</w:t>
      </w:r>
    </w:p>
    <w:p w:rsidR="00F546D0" w:rsidRDefault="00F546D0" w:rsidP="00F546D0">
      <w:pPr>
        <w:spacing w:line="276" w:lineRule="auto"/>
        <w:jc w:val="both"/>
        <w:rPr>
          <w:rFonts w:ascii="Times New Roman" w:hAnsi="Times New Roman"/>
          <w:sz w:val="28"/>
        </w:rPr>
      </w:pPr>
    </w:p>
    <w:p w:rsidR="00F546D0" w:rsidRDefault="00FB222A" w:rsidP="000A0792">
      <w:pPr>
        <w:pStyle w:val="Heading2"/>
        <w:numPr>
          <w:ilvl w:val="3"/>
          <w:numId w:val="12"/>
        </w:numPr>
        <w:rPr>
          <w:b/>
        </w:rPr>
      </w:pPr>
      <w:bookmarkStart w:id="55" w:name="_Toc3452603"/>
      <w:r w:rsidRPr="00F546D0">
        <w:rPr>
          <w:b/>
          <w:i w:val="0"/>
        </w:rPr>
        <w:t>Controlle</w:t>
      </w:r>
      <w:r w:rsidRPr="00F546D0">
        <w:rPr>
          <w:b/>
        </w:rPr>
        <w:t>r</w:t>
      </w:r>
      <w:bookmarkEnd w:id="55"/>
    </w:p>
    <w:p w:rsidR="00F546D0" w:rsidRPr="00F546D0" w:rsidRDefault="00F546D0" w:rsidP="00F546D0">
      <w:pPr>
        <w:rPr>
          <w:rFonts w:asciiTheme="minorHAnsi" w:hAnsiTheme="minorHAnsi"/>
          <w:lang w:val="bg-BG"/>
        </w:rPr>
      </w:pPr>
    </w:p>
    <w:p w:rsidR="00A326A0" w:rsidRDefault="00FB222A" w:rsidP="00A326A0">
      <w:pPr>
        <w:pStyle w:val="Heading2"/>
        <w:numPr>
          <w:ilvl w:val="3"/>
          <w:numId w:val="12"/>
        </w:numPr>
        <w:rPr>
          <w:ins w:id="56" w:author="Peter Mihaylov" w:date="2019-03-14T10:27:00Z"/>
          <w:b/>
          <w:i w:val="0"/>
        </w:rPr>
      </w:pPr>
      <w:bookmarkStart w:id="57" w:name="_Toc3452604"/>
      <w:r w:rsidRPr="00F546D0">
        <w:rPr>
          <w:b/>
          <w:i w:val="0"/>
        </w:rPr>
        <w:t>View Resolver</w:t>
      </w:r>
      <w:bookmarkEnd w:id="57"/>
    </w:p>
    <w:p w:rsidR="006A6761" w:rsidRPr="006A6761" w:rsidRDefault="006A6761">
      <w:pPr>
        <w:rPr>
          <w:rFonts w:asciiTheme="minorHAnsi" w:hAnsiTheme="minorHAnsi"/>
          <w:i/>
          <w:szCs w:val="28"/>
          <w:rPrChange w:id="58" w:author="Peter Mihaylov" w:date="2019-03-14T10:27:00Z">
            <w:rPr>
              <w:b/>
              <w:i w:val="0"/>
            </w:rPr>
          </w:rPrChange>
        </w:rPr>
        <w:pPrChange w:id="59" w:author="Peter Mihaylov" w:date="2019-03-14T10:27:00Z">
          <w:pPr>
            <w:pStyle w:val="Heading2"/>
            <w:numPr>
              <w:ilvl w:val="3"/>
              <w:numId w:val="12"/>
            </w:numPr>
            <w:ind w:left="1728" w:hanging="648"/>
          </w:pPr>
        </w:pPrChange>
      </w:pPr>
    </w:p>
    <w:p w:rsidR="00C73299" w:rsidRPr="006A6761" w:rsidRDefault="00C73299">
      <w:pPr>
        <w:spacing w:line="360" w:lineRule="auto"/>
        <w:jc w:val="both"/>
        <w:rPr>
          <w:rFonts w:ascii="Times New Roman" w:hAnsi="Times New Roman"/>
          <w:sz w:val="28"/>
          <w:szCs w:val="28"/>
          <w:rPrChange w:id="60" w:author="Peter Mihaylov" w:date="2019-03-14T10:27:00Z">
            <w:rPr>
              <w:rFonts w:asciiTheme="minorHAnsi" w:hAnsiTheme="minorHAnsi"/>
            </w:rPr>
          </w:rPrChange>
        </w:rPr>
        <w:pPrChange w:id="61" w:author="Peter Mihaylov" w:date="2019-03-14T10:27:00Z">
          <w:pPr/>
        </w:pPrChange>
      </w:pPr>
      <w:r w:rsidRPr="006A6761">
        <w:rPr>
          <w:rFonts w:ascii="Times New Roman" w:hAnsi="Times New Roman"/>
          <w:sz w:val="28"/>
          <w:szCs w:val="28"/>
          <w:lang w:val="bg-BG"/>
          <w:rPrChange w:id="62" w:author="Peter Mihaylov" w:date="2019-03-14T10:27:00Z">
            <w:rPr>
              <w:rFonts w:asciiTheme="minorHAnsi" w:hAnsiTheme="minorHAnsi"/>
              <w:lang w:val="bg-BG"/>
            </w:rPr>
          </w:rPrChange>
        </w:rPr>
        <w:t xml:space="preserve">Точно както с всяка друга технология за преглед, която се интегрира с </w:t>
      </w:r>
      <w:r w:rsidR="00477860" w:rsidRPr="006A6761">
        <w:rPr>
          <w:rFonts w:ascii="Times New Roman" w:hAnsi="Times New Roman"/>
          <w:sz w:val="28"/>
          <w:szCs w:val="28"/>
          <w:rPrChange w:id="63" w:author="Peter Mihaylov" w:date="2019-03-14T10:27:00Z">
            <w:rPr>
              <w:rFonts w:asciiTheme="minorHAnsi" w:hAnsiTheme="minorHAnsi"/>
            </w:rPr>
          </w:rPrChange>
        </w:rPr>
        <w:t xml:space="preserve">Spring, ще необходим резолвер за преглед, който ще разреши вашите важдания. </w:t>
      </w:r>
    </w:p>
    <w:p w:rsidR="00FB222A" w:rsidRPr="006A6761" w:rsidRDefault="00477860">
      <w:pPr>
        <w:spacing w:line="360" w:lineRule="auto"/>
        <w:jc w:val="both"/>
        <w:rPr>
          <w:rFonts w:ascii="Times New Roman" w:hAnsi="Times New Roman"/>
          <w:sz w:val="28"/>
          <w:szCs w:val="28"/>
          <w:rtl/>
          <w:rPrChange w:id="64" w:author="Peter Mihaylov" w:date="2019-03-14T10:27:00Z">
            <w:rPr>
              <w:rFonts w:ascii="Times New Roman" w:hAnsi="Times New Roman"/>
              <w:sz w:val="28"/>
              <w:rtl/>
            </w:rPr>
          </w:rPrChange>
        </w:rPr>
        <w:pPrChange w:id="65" w:author="Peter Mihaylov" w:date="2019-03-14T10:27:00Z">
          <w:pPr/>
        </w:pPrChange>
      </w:pPr>
      <w:r w:rsidRPr="006A6761">
        <w:rPr>
          <w:rFonts w:ascii="Times New Roman" w:hAnsi="Times New Roman" w:hint="eastAsia"/>
          <w:sz w:val="28"/>
          <w:szCs w:val="28"/>
          <w:rPrChange w:id="66" w:author="Peter Mihaylov" w:date="2019-03-14T10:27:00Z">
            <w:rPr>
              <w:rFonts w:asciiTheme="minorHAnsi" w:hAnsiTheme="minorHAnsi" w:hint="eastAsia"/>
            </w:rPr>
          </w:rPrChange>
        </w:rPr>
        <w:t>Точно</w:t>
      </w:r>
      <w:r w:rsidRPr="006A6761">
        <w:rPr>
          <w:rFonts w:ascii="Times New Roman" w:hAnsi="Times New Roman"/>
          <w:sz w:val="28"/>
          <w:szCs w:val="28"/>
          <w:rPrChange w:id="67" w:author="Peter Mihaylov" w:date="2019-03-14T10:27:00Z">
            <w:rPr>
              <w:rFonts w:asciiTheme="minorHAnsi" w:hAnsiTheme="minorHAnsi"/>
            </w:rPr>
          </w:rPrChange>
        </w:rPr>
        <w:t xml:space="preserve"> </w:t>
      </w:r>
      <w:r w:rsidRPr="006A6761">
        <w:rPr>
          <w:rFonts w:ascii="Times New Roman" w:hAnsi="Times New Roman" w:hint="eastAsia"/>
          <w:sz w:val="28"/>
          <w:szCs w:val="28"/>
          <w:rPrChange w:id="68" w:author="Peter Mihaylov" w:date="2019-03-14T10:27:00Z">
            <w:rPr>
              <w:rFonts w:asciiTheme="minorHAnsi" w:hAnsiTheme="minorHAnsi" w:hint="eastAsia"/>
            </w:rPr>
          </w:rPrChange>
        </w:rPr>
        <w:t>както</w:t>
      </w:r>
      <w:r w:rsidRPr="006A6761">
        <w:rPr>
          <w:rFonts w:ascii="Times New Roman" w:hAnsi="Times New Roman"/>
          <w:sz w:val="28"/>
          <w:szCs w:val="28"/>
          <w:rPrChange w:id="69" w:author="Peter Mihaylov" w:date="2019-03-14T10:27:00Z">
            <w:rPr>
              <w:rFonts w:asciiTheme="minorHAnsi" w:hAnsiTheme="minorHAnsi"/>
            </w:rPr>
          </w:rPrChange>
        </w:rPr>
        <w:t xml:space="preserve"> </w:t>
      </w:r>
      <w:r w:rsidRPr="006A6761">
        <w:rPr>
          <w:rFonts w:ascii="Times New Roman" w:hAnsi="Times New Roman" w:hint="eastAsia"/>
          <w:sz w:val="28"/>
          <w:szCs w:val="28"/>
          <w:rPrChange w:id="70" w:author="Peter Mihaylov" w:date="2019-03-14T10:27:00Z">
            <w:rPr>
              <w:rFonts w:asciiTheme="minorHAnsi" w:hAnsiTheme="minorHAnsi" w:hint="eastAsia"/>
            </w:rPr>
          </w:rPrChange>
        </w:rPr>
        <w:t>с</w:t>
      </w:r>
      <w:r w:rsidRPr="006A6761">
        <w:rPr>
          <w:rFonts w:ascii="Times New Roman" w:hAnsi="Times New Roman"/>
          <w:sz w:val="28"/>
          <w:szCs w:val="28"/>
          <w:rPrChange w:id="71" w:author="Peter Mihaylov" w:date="2019-03-14T10:27:00Z">
            <w:rPr>
              <w:rFonts w:asciiTheme="minorHAnsi" w:hAnsiTheme="minorHAnsi"/>
            </w:rPr>
          </w:rPrChange>
        </w:rPr>
        <w:t xml:space="preserve"> </w:t>
      </w:r>
      <w:r w:rsidRPr="006A6761">
        <w:rPr>
          <w:rFonts w:ascii="Times New Roman" w:hAnsi="Times New Roman" w:hint="eastAsia"/>
          <w:sz w:val="28"/>
          <w:szCs w:val="28"/>
          <w:rPrChange w:id="72" w:author="Peter Mihaylov" w:date="2019-03-14T10:27:00Z">
            <w:rPr>
              <w:rFonts w:asciiTheme="minorHAnsi" w:hAnsiTheme="minorHAnsi" w:hint="eastAsia"/>
            </w:rPr>
          </w:rPrChange>
        </w:rPr>
        <w:t>всяка</w:t>
      </w:r>
      <w:r w:rsidRPr="006A6761">
        <w:rPr>
          <w:rFonts w:ascii="Times New Roman" w:hAnsi="Times New Roman"/>
          <w:sz w:val="28"/>
          <w:szCs w:val="28"/>
          <w:rPrChange w:id="73" w:author="Peter Mihaylov" w:date="2019-03-14T10:27:00Z">
            <w:rPr>
              <w:rFonts w:asciiTheme="minorHAnsi" w:hAnsiTheme="minorHAnsi"/>
            </w:rPr>
          </w:rPrChange>
        </w:rPr>
        <w:t xml:space="preserve"> </w:t>
      </w:r>
      <w:r w:rsidRPr="006A6761">
        <w:rPr>
          <w:rFonts w:ascii="Times New Roman" w:hAnsi="Times New Roman" w:hint="eastAsia"/>
          <w:sz w:val="28"/>
          <w:szCs w:val="28"/>
          <w:rPrChange w:id="74" w:author="Peter Mihaylov" w:date="2019-03-14T10:27:00Z">
            <w:rPr>
              <w:rFonts w:asciiTheme="minorHAnsi" w:hAnsiTheme="minorHAnsi" w:hint="eastAsia"/>
            </w:rPr>
          </w:rPrChange>
        </w:rPr>
        <w:t>друга</w:t>
      </w:r>
      <w:r w:rsidRPr="006A6761">
        <w:rPr>
          <w:rFonts w:ascii="Times New Roman" w:hAnsi="Times New Roman"/>
          <w:sz w:val="28"/>
          <w:szCs w:val="28"/>
          <w:rPrChange w:id="75" w:author="Peter Mihaylov" w:date="2019-03-14T10:27:00Z">
            <w:rPr>
              <w:rFonts w:asciiTheme="minorHAnsi" w:hAnsiTheme="minorHAnsi"/>
            </w:rPr>
          </w:rPrChange>
        </w:rPr>
        <w:t xml:space="preserve"> </w:t>
      </w:r>
      <w:r w:rsidRPr="006A6761">
        <w:rPr>
          <w:rFonts w:ascii="Times New Roman" w:hAnsi="Times New Roman" w:hint="eastAsia"/>
          <w:sz w:val="28"/>
          <w:szCs w:val="28"/>
          <w:rPrChange w:id="76" w:author="Peter Mihaylov" w:date="2019-03-14T10:27:00Z">
            <w:rPr>
              <w:rFonts w:asciiTheme="minorHAnsi" w:hAnsiTheme="minorHAnsi" w:hint="eastAsia"/>
            </w:rPr>
          </w:rPrChange>
        </w:rPr>
        <w:t>технология</w:t>
      </w:r>
      <w:r w:rsidRPr="006A6761">
        <w:rPr>
          <w:rFonts w:ascii="Times New Roman" w:hAnsi="Times New Roman"/>
          <w:sz w:val="28"/>
          <w:szCs w:val="28"/>
          <w:rPrChange w:id="77" w:author="Peter Mihaylov" w:date="2019-03-14T10:27:00Z">
            <w:rPr>
              <w:rFonts w:asciiTheme="minorHAnsi" w:hAnsiTheme="minorHAnsi"/>
            </w:rPr>
          </w:rPrChange>
        </w:rPr>
        <w:t xml:space="preserve"> </w:t>
      </w:r>
      <w:r w:rsidRPr="006A6761">
        <w:rPr>
          <w:rFonts w:ascii="Times New Roman" w:hAnsi="Times New Roman" w:hint="eastAsia"/>
          <w:sz w:val="28"/>
          <w:szCs w:val="28"/>
          <w:rPrChange w:id="78" w:author="Peter Mihaylov" w:date="2019-03-14T10:27:00Z">
            <w:rPr>
              <w:rFonts w:asciiTheme="minorHAnsi" w:hAnsiTheme="minorHAnsi" w:hint="eastAsia"/>
            </w:rPr>
          </w:rPrChange>
        </w:rPr>
        <w:t>за</w:t>
      </w:r>
      <w:r w:rsidRPr="006A6761">
        <w:rPr>
          <w:rFonts w:ascii="Times New Roman" w:hAnsi="Times New Roman"/>
          <w:sz w:val="28"/>
          <w:szCs w:val="28"/>
          <w:rPrChange w:id="79" w:author="Peter Mihaylov" w:date="2019-03-14T10:27:00Z">
            <w:rPr>
              <w:rFonts w:asciiTheme="minorHAnsi" w:hAnsiTheme="minorHAnsi"/>
            </w:rPr>
          </w:rPrChange>
        </w:rPr>
        <w:t xml:space="preserve"> </w:t>
      </w:r>
      <w:r w:rsidRPr="006A6761">
        <w:rPr>
          <w:rFonts w:ascii="Times New Roman" w:hAnsi="Times New Roman" w:hint="eastAsia"/>
          <w:sz w:val="28"/>
          <w:szCs w:val="28"/>
          <w:rPrChange w:id="80" w:author="Peter Mihaylov" w:date="2019-03-14T10:27:00Z">
            <w:rPr>
              <w:rFonts w:asciiTheme="minorHAnsi" w:hAnsiTheme="minorHAnsi" w:hint="eastAsia"/>
            </w:rPr>
          </w:rPrChange>
        </w:rPr>
        <w:t>преглед</w:t>
      </w:r>
      <w:r w:rsidRPr="006A6761">
        <w:rPr>
          <w:rFonts w:ascii="Times New Roman" w:hAnsi="Times New Roman"/>
          <w:sz w:val="28"/>
          <w:szCs w:val="28"/>
          <w:rPrChange w:id="81" w:author="Peter Mihaylov" w:date="2019-03-14T10:27:00Z">
            <w:rPr>
              <w:rFonts w:asciiTheme="minorHAnsi" w:hAnsiTheme="minorHAnsi"/>
            </w:rPr>
          </w:rPrChange>
        </w:rPr>
        <w:t xml:space="preserve">, </w:t>
      </w:r>
      <w:r w:rsidRPr="006A6761">
        <w:rPr>
          <w:rFonts w:ascii="Times New Roman" w:hAnsi="Times New Roman" w:hint="eastAsia"/>
          <w:sz w:val="28"/>
          <w:szCs w:val="28"/>
          <w:rPrChange w:id="82" w:author="Peter Mihaylov" w:date="2019-03-14T10:27:00Z">
            <w:rPr>
              <w:rFonts w:asciiTheme="minorHAnsi" w:hAnsiTheme="minorHAnsi" w:hint="eastAsia"/>
            </w:rPr>
          </w:rPrChange>
        </w:rPr>
        <w:t>която</w:t>
      </w:r>
      <w:r w:rsidRPr="006A6761">
        <w:rPr>
          <w:rFonts w:ascii="Times New Roman" w:hAnsi="Times New Roman"/>
          <w:sz w:val="28"/>
          <w:szCs w:val="28"/>
          <w:rPrChange w:id="83" w:author="Peter Mihaylov" w:date="2019-03-14T10:27:00Z">
            <w:rPr>
              <w:rFonts w:asciiTheme="minorHAnsi" w:hAnsiTheme="minorHAnsi"/>
            </w:rPr>
          </w:rPrChange>
        </w:rPr>
        <w:t xml:space="preserve"> </w:t>
      </w:r>
      <w:r w:rsidRPr="006A6761">
        <w:rPr>
          <w:rFonts w:ascii="Times New Roman" w:hAnsi="Times New Roman" w:hint="eastAsia"/>
          <w:sz w:val="28"/>
          <w:szCs w:val="28"/>
          <w:rPrChange w:id="84" w:author="Peter Mihaylov" w:date="2019-03-14T10:27:00Z">
            <w:rPr>
              <w:rFonts w:asciiTheme="minorHAnsi" w:hAnsiTheme="minorHAnsi" w:hint="eastAsia"/>
            </w:rPr>
          </w:rPrChange>
        </w:rPr>
        <w:t>интегрирате</w:t>
      </w:r>
      <w:r w:rsidRPr="006A6761">
        <w:rPr>
          <w:rFonts w:ascii="Times New Roman" w:hAnsi="Times New Roman"/>
          <w:sz w:val="28"/>
          <w:szCs w:val="28"/>
          <w:rPrChange w:id="85" w:author="Peter Mihaylov" w:date="2019-03-14T10:27:00Z">
            <w:rPr>
              <w:rFonts w:asciiTheme="minorHAnsi" w:hAnsiTheme="minorHAnsi"/>
            </w:rPr>
          </w:rPrChange>
        </w:rPr>
        <w:t xml:space="preserve"> </w:t>
      </w:r>
      <w:r w:rsidRPr="006A6761">
        <w:rPr>
          <w:rFonts w:ascii="Times New Roman" w:hAnsi="Times New Roman" w:hint="eastAsia"/>
          <w:sz w:val="28"/>
          <w:szCs w:val="28"/>
          <w:rPrChange w:id="86" w:author="Peter Mihaylov" w:date="2019-03-14T10:27:00Z">
            <w:rPr>
              <w:rFonts w:asciiTheme="minorHAnsi" w:hAnsiTheme="minorHAnsi" w:hint="eastAsia"/>
            </w:rPr>
          </w:rPrChange>
        </w:rPr>
        <w:t>с</w:t>
      </w:r>
      <w:r w:rsidRPr="006A6761">
        <w:rPr>
          <w:rFonts w:ascii="Times New Roman" w:hAnsi="Times New Roman"/>
          <w:sz w:val="28"/>
          <w:szCs w:val="28"/>
          <w:rPrChange w:id="87" w:author="Peter Mihaylov" w:date="2019-03-14T10:27:00Z">
            <w:rPr>
              <w:rFonts w:asciiTheme="minorHAnsi" w:hAnsiTheme="minorHAnsi"/>
            </w:rPr>
          </w:rPrChange>
        </w:rPr>
        <w:t xml:space="preserve"> Spring, </w:t>
      </w:r>
      <w:r w:rsidRPr="006A6761">
        <w:rPr>
          <w:rFonts w:ascii="Times New Roman" w:hAnsi="Times New Roman" w:hint="eastAsia"/>
          <w:sz w:val="28"/>
          <w:szCs w:val="28"/>
          <w:rPrChange w:id="88" w:author="Peter Mihaylov" w:date="2019-03-14T10:27:00Z">
            <w:rPr>
              <w:rFonts w:asciiTheme="minorHAnsi" w:hAnsiTheme="minorHAnsi" w:hint="eastAsia"/>
            </w:rPr>
          </w:rPrChange>
        </w:rPr>
        <w:t>за</w:t>
      </w:r>
      <w:r w:rsidRPr="006A6761">
        <w:rPr>
          <w:rFonts w:ascii="Times New Roman" w:hAnsi="Times New Roman"/>
          <w:sz w:val="28"/>
          <w:szCs w:val="28"/>
          <w:rPrChange w:id="89" w:author="Peter Mihaylov" w:date="2019-03-14T10:27:00Z">
            <w:rPr>
              <w:rFonts w:asciiTheme="minorHAnsi" w:hAnsiTheme="minorHAnsi"/>
            </w:rPr>
          </w:rPrChange>
        </w:rPr>
        <w:t xml:space="preserve"> Thymeleaf </w:t>
      </w:r>
      <w:r w:rsidRPr="006A6761">
        <w:rPr>
          <w:rFonts w:ascii="Times New Roman" w:hAnsi="Times New Roman" w:hint="eastAsia"/>
          <w:sz w:val="28"/>
          <w:szCs w:val="28"/>
          <w:rPrChange w:id="90" w:author="Peter Mihaylov" w:date="2019-03-14T10:27:00Z">
            <w:rPr>
              <w:rFonts w:asciiTheme="minorHAnsi" w:hAnsiTheme="minorHAnsi" w:hint="eastAsia"/>
            </w:rPr>
          </w:rPrChange>
        </w:rPr>
        <w:t>ще</w:t>
      </w:r>
      <w:r w:rsidRPr="006A6761">
        <w:rPr>
          <w:rFonts w:ascii="Times New Roman" w:hAnsi="Times New Roman"/>
          <w:sz w:val="28"/>
          <w:szCs w:val="28"/>
          <w:rPrChange w:id="91" w:author="Peter Mihaylov" w:date="2019-03-14T10:27:00Z">
            <w:rPr>
              <w:rFonts w:asciiTheme="minorHAnsi" w:hAnsiTheme="minorHAnsi"/>
            </w:rPr>
          </w:rPrChange>
        </w:rPr>
        <w:t xml:space="preserve"> </w:t>
      </w:r>
      <w:r w:rsidRPr="006A6761">
        <w:rPr>
          <w:rFonts w:ascii="Times New Roman" w:hAnsi="Times New Roman" w:hint="eastAsia"/>
          <w:sz w:val="28"/>
          <w:szCs w:val="28"/>
          <w:rPrChange w:id="92" w:author="Peter Mihaylov" w:date="2019-03-14T10:27:00Z">
            <w:rPr>
              <w:rFonts w:asciiTheme="minorHAnsi" w:hAnsiTheme="minorHAnsi" w:hint="eastAsia"/>
            </w:rPr>
          </w:rPrChange>
        </w:rPr>
        <w:t>ви</w:t>
      </w:r>
      <w:r w:rsidRPr="006A6761">
        <w:rPr>
          <w:rFonts w:ascii="Times New Roman" w:hAnsi="Times New Roman"/>
          <w:sz w:val="28"/>
          <w:szCs w:val="28"/>
          <w:rPrChange w:id="93" w:author="Peter Mihaylov" w:date="2019-03-14T10:27:00Z">
            <w:rPr>
              <w:rFonts w:asciiTheme="minorHAnsi" w:hAnsiTheme="minorHAnsi"/>
            </w:rPr>
          </w:rPrChange>
        </w:rPr>
        <w:t xml:space="preserve"> </w:t>
      </w:r>
      <w:r w:rsidRPr="006A6761">
        <w:rPr>
          <w:rFonts w:ascii="Times New Roman" w:hAnsi="Times New Roman" w:hint="eastAsia"/>
          <w:sz w:val="28"/>
          <w:szCs w:val="28"/>
          <w:rPrChange w:id="94" w:author="Peter Mihaylov" w:date="2019-03-14T10:27:00Z">
            <w:rPr>
              <w:rFonts w:asciiTheme="minorHAnsi" w:hAnsiTheme="minorHAnsi" w:hint="eastAsia"/>
            </w:rPr>
          </w:rPrChange>
        </w:rPr>
        <w:t>е</w:t>
      </w:r>
      <w:r w:rsidRPr="006A6761">
        <w:rPr>
          <w:rFonts w:ascii="Times New Roman" w:hAnsi="Times New Roman"/>
          <w:sz w:val="28"/>
          <w:szCs w:val="28"/>
          <w:rPrChange w:id="95" w:author="Peter Mihaylov" w:date="2019-03-14T10:27:00Z">
            <w:rPr>
              <w:rFonts w:asciiTheme="minorHAnsi" w:hAnsiTheme="minorHAnsi"/>
            </w:rPr>
          </w:rPrChange>
        </w:rPr>
        <w:t xml:space="preserve"> </w:t>
      </w:r>
      <w:r w:rsidRPr="006A6761">
        <w:rPr>
          <w:rFonts w:ascii="Times New Roman" w:hAnsi="Times New Roman" w:hint="eastAsia"/>
          <w:sz w:val="28"/>
          <w:szCs w:val="28"/>
          <w:rPrChange w:id="96" w:author="Peter Mihaylov" w:date="2019-03-14T10:27:00Z">
            <w:rPr>
              <w:rFonts w:asciiTheme="minorHAnsi" w:hAnsiTheme="minorHAnsi" w:hint="eastAsia"/>
            </w:rPr>
          </w:rPrChange>
        </w:rPr>
        <w:t>необходим</w:t>
      </w:r>
      <w:r w:rsidRPr="006A6761">
        <w:rPr>
          <w:rFonts w:ascii="Times New Roman" w:hAnsi="Times New Roman"/>
          <w:sz w:val="28"/>
          <w:szCs w:val="28"/>
          <w:rPrChange w:id="97" w:author="Peter Mihaylov" w:date="2019-03-14T10:27:00Z">
            <w:rPr>
              <w:rFonts w:asciiTheme="minorHAnsi" w:hAnsiTheme="minorHAnsi"/>
            </w:rPr>
          </w:rPrChange>
        </w:rPr>
        <w:t xml:space="preserve"> </w:t>
      </w:r>
      <w:r w:rsidRPr="006A6761">
        <w:rPr>
          <w:rFonts w:ascii="Times New Roman" w:hAnsi="Times New Roman" w:hint="eastAsia"/>
          <w:sz w:val="28"/>
          <w:szCs w:val="28"/>
          <w:rPrChange w:id="98" w:author="Peter Mihaylov" w:date="2019-03-14T10:27:00Z">
            <w:rPr>
              <w:rFonts w:asciiTheme="minorHAnsi" w:hAnsiTheme="minorHAnsi" w:hint="eastAsia"/>
            </w:rPr>
          </w:rPrChange>
        </w:rPr>
        <w:t>резолвер</w:t>
      </w:r>
      <w:r w:rsidRPr="006A6761">
        <w:rPr>
          <w:rFonts w:ascii="Times New Roman" w:hAnsi="Times New Roman"/>
          <w:sz w:val="28"/>
          <w:szCs w:val="28"/>
          <w:rPrChange w:id="99" w:author="Peter Mihaylov" w:date="2019-03-14T10:27:00Z">
            <w:rPr>
              <w:rFonts w:asciiTheme="minorHAnsi" w:hAnsiTheme="minorHAnsi"/>
            </w:rPr>
          </w:rPrChange>
        </w:rPr>
        <w:t xml:space="preserve"> </w:t>
      </w:r>
      <w:r w:rsidRPr="006A6761">
        <w:rPr>
          <w:rFonts w:ascii="Times New Roman" w:hAnsi="Times New Roman" w:hint="eastAsia"/>
          <w:sz w:val="28"/>
          <w:szCs w:val="28"/>
          <w:rPrChange w:id="100" w:author="Peter Mihaylov" w:date="2019-03-14T10:27:00Z">
            <w:rPr>
              <w:rFonts w:asciiTheme="minorHAnsi" w:hAnsiTheme="minorHAnsi" w:hint="eastAsia"/>
            </w:rPr>
          </w:rPrChange>
        </w:rPr>
        <w:t>за</w:t>
      </w:r>
      <w:r w:rsidRPr="006A6761">
        <w:rPr>
          <w:rFonts w:ascii="Times New Roman" w:hAnsi="Times New Roman"/>
          <w:sz w:val="28"/>
          <w:szCs w:val="28"/>
          <w:rPrChange w:id="101" w:author="Peter Mihaylov" w:date="2019-03-14T10:27:00Z">
            <w:rPr>
              <w:rFonts w:asciiTheme="minorHAnsi" w:hAnsiTheme="minorHAnsi"/>
            </w:rPr>
          </w:rPrChange>
        </w:rPr>
        <w:t xml:space="preserve"> </w:t>
      </w:r>
      <w:r w:rsidRPr="006A6761">
        <w:rPr>
          <w:rFonts w:ascii="Times New Roman" w:hAnsi="Times New Roman" w:hint="eastAsia"/>
          <w:sz w:val="28"/>
          <w:szCs w:val="28"/>
          <w:rPrChange w:id="102" w:author="Peter Mihaylov" w:date="2019-03-14T10:27:00Z">
            <w:rPr>
              <w:rFonts w:asciiTheme="minorHAnsi" w:hAnsiTheme="minorHAnsi" w:hint="eastAsia"/>
            </w:rPr>
          </w:rPrChange>
        </w:rPr>
        <w:t>преглед</w:t>
      </w:r>
      <w:r w:rsidRPr="006A6761">
        <w:rPr>
          <w:rFonts w:ascii="Times New Roman" w:hAnsi="Times New Roman"/>
          <w:sz w:val="28"/>
          <w:szCs w:val="28"/>
          <w:rPrChange w:id="103" w:author="Peter Mihaylov" w:date="2019-03-14T10:27:00Z">
            <w:rPr>
              <w:rFonts w:asciiTheme="minorHAnsi" w:hAnsiTheme="minorHAnsi"/>
            </w:rPr>
          </w:rPrChange>
        </w:rPr>
        <w:t xml:space="preserve">, </w:t>
      </w:r>
      <w:r w:rsidRPr="006A6761">
        <w:rPr>
          <w:rFonts w:ascii="Times New Roman" w:hAnsi="Times New Roman" w:hint="eastAsia"/>
          <w:sz w:val="28"/>
          <w:szCs w:val="28"/>
          <w:rPrChange w:id="104" w:author="Peter Mihaylov" w:date="2019-03-14T10:27:00Z">
            <w:rPr>
              <w:rFonts w:asciiTheme="minorHAnsi" w:hAnsiTheme="minorHAnsi" w:hint="eastAsia"/>
            </w:rPr>
          </w:rPrChange>
        </w:rPr>
        <w:t>който</w:t>
      </w:r>
      <w:r w:rsidRPr="006A6761">
        <w:rPr>
          <w:rFonts w:ascii="Times New Roman" w:hAnsi="Times New Roman"/>
          <w:sz w:val="28"/>
          <w:szCs w:val="28"/>
          <w:rPrChange w:id="105" w:author="Peter Mihaylov" w:date="2019-03-14T10:27:00Z">
            <w:rPr>
              <w:rFonts w:asciiTheme="minorHAnsi" w:hAnsiTheme="minorHAnsi"/>
            </w:rPr>
          </w:rPrChange>
        </w:rPr>
        <w:t xml:space="preserve"> </w:t>
      </w:r>
      <w:r w:rsidRPr="006A6761">
        <w:rPr>
          <w:rFonts w:ascii="Times New Roman" w:hAnsi="Times New Roman" w:hint="eastAsia"/>
          <w:sz w:val="28"/>
          <w:szCs w:val="28"/>
          <w:rPrChange w:id="106" w:author="Peter Mihaylov" w:date="2019-03-14T10:27:00Z">
            <w:rPr>
              <w:rFonts w:asciiTheme="minorHAnsi" w:hAnsiTheme="minorHAnsi" w:hint="eastAsia"/>
            </w:rPr>
          </w:rPrChange>
        </w:rPr>
        <w:t>ще</w:t>
      </w:r>
      <w:r w:rsidRPr="006A6761">
        <w:rPr>
          <w:rFonts w:ascii="Times New Roman" w:hAnsi="Times New Roman"/>
          <w:sz w:val="28"/>
          <w:szCs w:val="28"/>
          <w:rPrChange w:id="107" w:author="Peter Mihaylov" w:date="2019-03-14T10:27:00Z">
            <w:rPr>
              <w:rFonts w:asciiTheme="minorHAnsi" w:hAnsiTheme="minorHAnsi"/>
            </w:rPr>
          </w:rPrChange>
        </w:rPr>
        <w:t xml:space="preserve"> </w:t>
      </w:r>
      <w:r w:rsidRPr="006A6761">
        <w:rPr>
          <w:rFonts w:ascii="Times New Roman" w:hAnsi="Times New Roman" w:hint="eastAsia"/>
          <w:sz w:val="28"/>
          <w:szCs w:val="28"/>
          <w:rPrChange w:id="108" w:author="Peter Mihaylov" w:date="2019-03-14T10:27:00Z">
            <w:rPr>
              <w:rFonts w:asciiTheme="minorHAnsi" w:hAnsiTheme="minorHAnsi" w:hint="eastAsia"/>
            </w:rPr>
          </w:rPrChange>
        </w:rPr>
        <w:t>разреши</w:t>
      </w:r>
      <w:r w:rsidRPr="006A6761">
        <w:rPr>
          <w:rFonts w:ascii="Times New Roman" w:hAnsi="Times New Roman"/>
          <w:sz w:val="28"/>
          <w:szCs w:val="28"/>
          <w:rPrChange w:id="109" w:author="Peter Mihaylov" w:date="2019-03-14T10:27:00Z">
            <w:rPr>
              <w:rFonts w:asciiTheme="minorHAnsi" w:hAnsiTheme="minorHAnsi"/>
            </w:rPr>
          </w:rPrChange>
        </w:rPr>
        <w:t xml:space="preserve"> </w:t>
      </w:r>
      <w:r w:rsidRPr="006A6761">
        <w:rPr>
          <w:rFonts w:ascii="Times New Roman" w:hAnsi="Times New Roman" w:hint="eastAsia"/>
          <w:sz w:val="28"/>
          <w:szCs w:val="28"/>
          <w:rPrChange w:id="110" w:author="Peter Mihaylov" w:date="2019-03-14T10:27:00Z">
            <w:rPr>
              <w:rFonts w:asciiTheme="minorHAnsi" w:hAnsiTheme="minorHAnsi" w:hint="eastAsia"/>
            </w:rPr>
          </w:rPrChange>
        </w:rPr>
        <w:t>вашите</w:t>
      </w:r>
      <w:r w:rsidRPr="006A6761">
        <w:rPr>
          <w:rFonts w:ascii="Times New Roman" w:hAnsi="Times New Roman"/>
          <w:sz w:val="28"/>
          <w:szCs w:val="28"/>
          <w:rPrChange w:id="111" w:author="Peter Mihaylov" w:date="2019-03-14T10:27:00Z">
            <w:rPr>
              <w:rFonts w:asciiTheme="minorHAnsi" w:hAnsiTheme="minorHAnsi"/>
            </w:rPr>
          </w:rPrChange>
        </w:rPr>
        <w:t xml:space="preserve"> </w:t>
      </w:r>
      <w:r w:rsidRPr="006A6761">
        <w:rPr>
          <w:rFonts w:ascii="Times New Roman" w:hAnsi="Times New Roman" w:hint="eastAsia"/>
          <w:sz w:val="28"/>
          <w:szCs w:val="28"/>
          <w:rPrChange w:id="112" w:author="Peter Mihaylov" w:date="2019-03-14T10:27:00Z">
            <w:rPr>
              <w:rFonts w:asciiTheme="minorHAnsi" w:hAnsiTheme="minorHAnsi" w:hint="eastAsia"/>
            </w:rPr>
          </w:rPrChange>
        </w:rPr>
        <w:t>виждания</w:t>
      </w:r>
      <w:r w:rsidRPr="006A6761">
        <w:rPr>
          <w:rFonts w:ascii="Times New Roman" w:hAnsi="Times New Roman"/>
          <w:sz w:val="28"/>
          <w:szCs w:val="28"/>
          <w:rPrChange w:id="113" w:author="Peter Mihaylov" w:date="2019-03-14T10:27:00Z">
            <w:rPr>
              <w:rFonts w:asciiTheme="minorHAnsi" w:hAnsiTheme="minorHAnsi"/>
            </w:rPr>
          </w:rPrChange>
        </w:rPr>
        <w:t xml:space="preserve">. </w:t>
      </w:r>
      <w:r w:rsidRPr="006A6761">
        <w:rPr>
          <w:rFonts w:ascii="Times New Roman" w:hAnsi="Times New Roman" w:hint="eastAsia"/>
          <w:sz w:val="28"/>
          <w:szCs w:val="28"/>
          <w:rPrChange w:id="114" w:author="Peter Mihaylov" w:date="2019-03-14T10:27:00Z">
            <w:rPr>
              <w:rFonts w:asciiTheme="minorHAnsi" w:hAnsiTheme="minorHAnsi" w:hint="eastAsia"/>
            </w:rPr>
          </w:rPrChange>
        </w:rPr>
        <w:t>Най</w:t>
      </w:r>
      <w:r w:rsidRPr="006A6761">
        <w:rPr>
          <w:rFonts w:ascii="Times New Roman" w:hAnsi="Times New Roman"/>
          <w:sz w:val="28"/>
          <w:szCs w:val="28"/>
          <w:rPrChange w:id="115" w:author="Peter Mihaylov" w:date="2019-03-14T10:27:00Z">
            <w:rPr>
              <w:rFonts w:asciiTheme="minorHAnsi" w:hAnsiTheme="minorHAnsi"/>
            </w:rPr>
          </w:rPrChange>
        </w:rPr>
        <w:t>-</w:t>
      </w:r>
      <w:r w:rsidRPr="006A6761">
        <w:rPr>
          <w:rFonts w:ascii="Times New Roman" w:hAnsi="Times New Roman" w:hint="eastAsia"/>
          <w:sz w:val="28"/>
          <w:szCs w:val="28"/>
          <w:rPrChange w:id="116" w:author="Peter Mihaylov" w:date="2019-03-14T10:27:00Z">
            <w:rPr>
              <w:rFonts w:asciiTheme="minorHAnsi" w:hAnsiTheme="minorHAnsi" w:hint="eastAsia"/>
            </w:rPr>
          </w:rPrChange>
        </w:rPr>
        <w:t>често</w:t>
      </w:r>
      <w:r w:rsidRPr="006A6761">
        <w:rPr>
          <w:rFonts w:ascii="Times New Roman" w:hAnsi="Times New Roman"/>
          <w:sz w:val="28"/>
          <w:szCs w:val="28"/>
          <w:rPrChange w:id="117" w:author="Peter Mihaylov" w:date="2019-03-14T10:27:00Z">
            <w:rPr>
              <w:rFonts w:asciiTheme="minorHAnsi" w:hAnsiTheme="minorHAnsi"/>
            </w:rPr>
          </w:rPrChange>
        </w:rPr>
        <w:t xml:space="preserve"> </w:t>
      </w:r>
      <w:r w:rsidRPr="006A6761">
        <w:rPr>
          <w:rFonts w:ascii="Times New Roman" w:hAnsi="Times New Roman" w:hint="eastAsia"/>
          <w:sz w:val="28"/>
          <w:szCs w:val="28"/>
          <w:rPrChange w:id="118" w:author="Peter Mihaylov" w:date="2019-03-14T10:27:00Z">
            <w:rPr>
              <w:rFonts w:asciiTheme="minorHAnsi" w:hAnsiTheme="minorHAnsi" w:hint="eastAsia"/>
            </w:rPr>
          </w:rPrChange>
        </w:rPr>
        <w:t>използваните</w:t>
      </w:r>
      <w:r w:rsidRPr="006A6761">
        <w:rPr>
          <w:rFonts w:ascii="Times New Roman" w:hAnsi="Times New Roman"/>
          <w:sz w:val="28"/>
          <w:szCs w:val="28"/>
          <w:rPrChange w:id="119" w:author="Peter Mihaylov" w:date="2019-03-14T10:27:00Z">
            <w:rPr>
              <w:rFonts w:asciiTheme="minorHAnsi" w:hAnsiTheme="minorHAnsi"/>
            </w:rPr>
          </w:rPrChange>
        </w:rPr>
        <w:t xml:space="preserve"> </w:t>
      </w:r>
      <w:r w:rsidRPr="006A6761">
        <w:rPr>
          <w:rFonts w:ascii="Times New Roman" w:hAnsi="Times New Roman" w:hint="eastAsia"/>
          <w:sz w:val="28"/>
          <w:szCs w:val="28"/>
          <w:rPrChange w:id="120" w:author="Peter Mihaylov" w:date="2019-03-14T10:27:00Z">
            <w:rPr>
              <w:rFonts w:asciiTheme="minorHAnsi" w:hAnsiTheme="minorHAnsi" w:hint="eastAsia"/>
            </w:rPr>
          </w:rPrChange>
        </w:rPr>
        <w:t>резолвери</w:t>
      </w:r>
      <w:r w:rsidRPr="006A6761">
        <w:rPr>
          <w:rFonts w:ascii="Times New Roman" w:hAnsi="Times New Roman"/>
          <w:sz w:val="28"/>
          <w:szCs w:val="28"/>
          <w:rPrChange w:id="121" w:author="Peter Mihaylov" w:date="2019-03-14T10:27:00Z">
            <w:rPr>
              <w:rFonts w:asciiTheme="minorHAnsi" w:hAnsiTheme="minorHAnsi"/>
            </w:rPr>
          </w:rPrChange>
        </w:rPr>
        <w:t xml:space="preserve"> </w:t>
      </w:r>
      <w:r w:rsidRPr="006A6761">
        <w:rPr>
          <w:rFonts w:ascii="Times New Roman" w:hAnsi="Times New Roman" w:hint="eastAsia"/>
          <w:sz w:val="28"/>
          <w:szCs w:val="28"/>
          <w:rPrChange w:id="122" w:author="Peter Mihaylov" w:date="2019-03-14T10:27:00Z">
            <w:rPr>
              <w:rFonts w:asciiTheme="minorHAnsi" w:hAnsiTheme="minorHAnsi" w:hint="eastAsia"/>
            </w:rPr>
          </w:rPrChange>
        </w:rPr>
        <w:t>за</w:t>
      </w:r>
      <w:r w:rsidRPr="006A6761">
        <w:rPr>
          <w:rFonts w:ascii="Times New Roman" w:hAnsi="Times New Roman"/>
          <w:sz w:val="28"/>
          <w:szCs w:val="28"/>
          <w:rPrChange w:id="123" w:author="Peter Mihaylov" w:date="2019-03-14T10:27:00Z">
            <w:rPr>
              <w:rFonts w:asciiTheme="minorHAnsi" w:hAnsiTheme="minorHAnsi"/>
            </w:rPr>
          </w:rPrChange>
        </w:rPr>
        <w:t xml:space="preserve"> </w:t>
      </w:r>
      <w:r w:rsidRPr="006A6761">
        <w:rPr>
          <w:rFonts w:ascii="Times New Roman" w:hAnsi="Times New Roman" w:hint="eastAsia"/>
          <w:sz w:val="28"/>
          <w:szCs w:val="28"/>
          <w:rPrChange w:id="124" w:author="Peter Mihaylov" w:date="2019-03-14T10:27:00Z">
            <w:rPr>
              <w:rFonts w:asciiTheme="minorHAnsi" w:hAnsiTheme="minorHAnsi" w:hint="eastAsia"/>
            </w:rPr>
          </w:rPrChange>
        </w:rPr>
        <w:t>преглед</w:t>
      </w:r>
      <w:r w:rsidRPr="006A6761">
        <w:rPr>
          <w:rFonts w:ascii="Times New Roman" w:hAnsi="Times New Roman"/>
          <w:sz w:val="28"/>
          <w:szCs w:val="28"/>
          <w:rPrChange w:id="125" w:author="Peter Mihaylov" w:date="2019-03-14T10:27:00Z">
            <w:rPr>
              <w:rFonts w:asciiTheme="minorHAnsi" w:hAnsiTheme="minorHAnsi"/>
            </w:rPr>
          </w:rPrChange>
        </w:rPr>
        <w:t xml:space="preserve"> </w:t>
      </w:r>
      <w:r w:rsidRPr="006A6761">
        <w:rPr>
          <w:rFonts w:ascii="Times New Roman" w:hAnsi="Times New Roman" w:hint="eastAsia"/>
          <w:sz w:val="28"/>
          <w:szCs w:val="28"/>
          <w:rPrChange w:id="126" w:author="Peter Mihaylov" w:date="2019-03-14T10:27:00Z">
            <w:rPr>
              <w:rFonts w:asciiTheme="minorHAnsi" w:hAnsiTheme="minorHAnsi" w:hint="eastAsia"/>
            </w:rPr>
          </w:rPrChange>
        </w:rPr>
        <w:t>при</w:t>
      </w:r>
      <w:r w:rsidRPr="006A6761">
        <w:rPr>
          <w:rFonts w:ascii="Times New Roman" w:hAnsi="Times New Roman"/>
          <w:sz w:val="28"/>
          <w:szCs w:val="28"/>
          <w:rPrChange w:id="127" w:author="Peter Mihaylov" w:date="2019-03-14T10:27:00Z">
            <w:rPr>
              <w:rFonts w:asciiTheme="minorHAnsi" w:hAnsiTheme="minorHAnsi"/>
            </w:rPr>
          </w:rPrChange>
        </w:rPr>
        <w:t xml:space="preserve"> </w:t>
      </w:r>
      <w:r w:rsidRPr="006A6761">
        <w:rPr>
          <w:rFonts w:ascii="Times New Roman" w:hAnsi="Times New Roman" w:hint="eastAsia"/>
          <w:sz w:val="28"/>
          <w:szCs w:val="28"/>
          <w:rPrChange w:id="128" w:author="Peter Mihaylov" w:date="2019-03-14T10:27:00Z">
            <w:rPr>
              <w:rFonts w:asciiTheme="minorHAnsi" w:hAnsiTheme="minorHAnsi" w:hint="eastAsia"/>
            </w:rPr>
          </w:rPrChange>
        </w:rPr>
        <w:t>разработване</w:t>
      </w:r>
      <w:r w:rsidRPr="006A6761">
        <w:rPr>
          <w:rFonts w:ascii="Times New Roman" w:hAnsi="Times New Roman"/>
          <w:sz w:val="28"/>
          <w:szCs w:val="28"/>
          <w:rPrChange w:id="129" w:author="Peter Mihaylov" w:date="2019-03-14T10:27:00Z">
            <w:rPr>
              <w:rFonts w:asciiTheme="minorHAnsi" w:hAnsiTheme="minorHAnsi"/>
            </w:rPr>
          </w:rPrChange>
        </w:rPr>
        <w:t xml:space="preserve"> </w:t>
      </w:r>
      <w:r w:rsidRPr="006A6761">
        <w:rPr>
          <w:rFonts w:ascii="Times New Roman" w:hAnsi="Times New Roman" w:hint="eastAsia"/>
          <w:sz w:val="28"/>
          <w:szCs w:val="28"/>
          <w:rPrChange w:id="130" w:author="Peter Mihaylov" w:date="2019-03-14T10:27:00Z">
            <w:rPr>
              <w:rFonts w:asciiTheme="minorHAnsi" w:hAnsiTheme="minorHAnsi" w:hint="eastAsia"/>
            </w:rPr>
          </w:rPrChange>
        </w:rPr>
        <w:t>с</w:t>
      </w:r>
      <w:r w:rsidRPr="006A6761">
        <w:rPr>
          <w:rFonts w:ascii="Times New Roman" w:hAnsi="Times New Roman"/>
          <w:sz w:val="28"/>
          <w:szCs w:val="28"/>
          <w:rPrChange w:id="131" w:author="Peter Mihaylov" w:date="2019-03-14T10:27:00Z">
            <w:rPr>
              <w:rFonts w:asciiTheme="minorHAnsi" w:hAnsiTheme="minorHAnsi"/>
            </w:rPr>
          </w:rPrChange>
        </w:rPr>
        <w:t xml:space="preserve"> Thymeleaf </w:t>
      </w:r>
      <w:r w:rsidRPr="006A6761">
        <w:rPr>
          <w:rFonts w:ascii="Times New Roman" w:hAnsi="Times New Roman" w:hint="eastAsia"/>
          <w:sz w:val="28"/>
          <w:szCs w:val="28"/>
          <w:rPrChange w:id="132" w:author="Peter Mihaylov" w:date="2019-03-14T10:27:00Z">
            <w:rPr>
              <w:rFonts w:asciiTheme="minorHAnsi" w:hAnsiTheme="minorHAnsi" w:hint="eastAsia"/>
            </w:rPr>
          </w:rPrChange>
        </w:rPr>
        <w:t>са</w:t>
      </w:r>
      <w:r w:rsidRPr="006A6761">
        <w:rPr>
          <w:rFonts w:ascii="Times New Roman" w:hAnsi="Times New Roman"/>
          <w:sz w:val="28"/>
          <w:szCs w:val="28"/>
          <w:rPrChange w:id="133" w:author="Peter Mihaylov" w:date="2019-03-14T10:27:00Z">
            <w:rPr>
              <w:rFonts w:asciiTheme="minorHAnsi" w:hAnsiTheme="minorHAnsi"/>
            </w:rPr>
          </w:rPrChange>
        </w:rPr>
        <w:t xml:space="preserve"> InternalResourceViewResolver </w:t>
      </w:r>
      <w:r w:rsidRPr="006A6761">
        <w:rPr>
          <w:rFonts w:ascii="Times New Roman" w:hAnsi="Times New Roman" w:hint="eastAsia"/>
          <w:sz w:val="28"/>
          <w:szCs w:val="28"/>
          <w:rPrChange w:id="134" w:author="Peter Mihaylov" w:date="2019-03-14T10:27:00Z">
            <w:rPr>
              <w:rFonts w:asciiTheme="minorHAnsi" w:hAnsiTheme="minorHAnsi" w:hint="eastAsia"/>
            </w:rPr>
          </w:rPrChange>
        </w:rPr>
        <w:t>и</w:t>
      </w:r>
      <w:r w:rsidRPr="006A6761">
        <w:rPr>
          <w:rFonts w:ascii="Times New Roman" w:hAnsi="Times New Roman"/>
          <w:sz w:val="28"/>
          <w:szCs w:val="28"/>
          <w:rPrChange w:id="135" w:author="Peter Mihaylov" w:date="2019-03-14T10:27:00Z">
            <w:rPr>
              <w:rFonts w:asciiTheme="minorHAnsi" w:hAnsiTheme="minorHAnsi"/>
            </w:rPr>
          </w:rPrChange>
        </w:rPr>
        <w:t xml:space="preserve"> ResourceBundleViewResolver. </w:t>
      </w:r>
      <w:r w:rsidRPr="006A6761">
        <w:rPr>
          <w:rFonts w:ascii="Times New Roman" w:hAnsi="Times New Roman" w:hint="eastAsia"/>
          <w:sz w:val="28"/>
          <w:szCs w:val="28"/>
          <w:rPrChange w:id="136" w:author="Peter Mihaylov" w:date="2019-03-14T10:27:00Z">
            <w:rPr>
              <w:rFonts w:asciiTheme="minorHAnsi" w:hAnsiTheme="minorHAnsi" w:hint="eastAsia"/>
            </w:rPr>
          </w:rPrChange>
        </w:rPr>
        <w:t>И</w:t>
      </w:r>
      <w:r w:rsidRPr="006A6761">
        <w:rPr>
          <w:rFonts w:ascii="Times New Roman" w:hAnsi="Times New Roman"/>
          <w:sz w:val="28"/>
          <w:szCs w:val="28"/>
          <w:rPrChange w:id="137" w:author="Peter Mihaylov" w:date="2019-03-14T10:27:00Z">
            <w:rPr>
              <w:rFonts w:asciiTheme="minorHAnsi" w:hAnsiTheme="minorHAnsi"/>
            </w:rPr>
          </w:rPrChange>
        </w:rPr>
        <w:t xml:space="preserve"> </w:t>
      </w:r>
      <w:r w:rsidRPr="006A6761">
        <w:rPr>
          <w:rFonts w:ascii="Times New Roman" w:hAnsi="Times New Roman" w:hint="eastAsia"/>
          <w:sz w:val="28"/>
          <w:szCs w:val="28"/>
          <w:rPrChange w:id="138" w:author="Peter Mihaylov" w:date="2019-03-14T10:27:00Z">
            <w:rPr>
              <w:rFonts w:asciiTheme="minorHAnsi" w:hAnsiTheme="minorHAnsi" w:hint="eastAsia"/>
            </w:rPr>
          </w:rPrChange>
        </w:rPr>
        <w:t>двете</w:t>
      </w:r>
      <w:r w:rsidRPr="006A6761">
        <w:rPr>
          <w:rFonts w:ascii="Times New Roman" w:hAnsi="Times New Roman"/>
          <w:sz w:val="28"/>
          <w:szCs w:val="28"/>
          <w:rPrChange w:id="139" w:author="Peter Mihaylov" w:date="2019-03-14T10:27:00Z">
            <w:rPr>
              <w:rFonts w:asciiTheme="minorHAnsi" w:hAnsiTheme="minorHAnsi"/>
            </w:rPr>
          </w:rPrChange>
        </w:rPr>
        <w:t xml:space="preserve"> </w:t>
      </w:r>
      <w:r w:rsidRPr="006A6761">
        <w:rPr>
          <w:rFonts w:ascii="Times New Roman" w:hAnsi="Times New Roman" w:hint="eastAsia"/>
          <w:sz w:val="28"/>
          <w:szCs w:val="28"/>
          <w:rPrChange w:id="140" w:author="Peter Mihaylov" w:date="2019-03-14T10:27:00Z">
            <w:rPr>
              <w:rFonts w:asciiTheme="minorHAnsi" w:hAnsiTheme="minorHAnsi" w:hint="eastAsia"/>
            </w:rPr>
          </w:rPrChange>
        </w:rPr>
        <w:t>са</w:t>
      </w:r>
      <w:r w:rsidRPr="006A6761">
        <w:rPr>
          <w:rFonts w:ascii="Times New Roman" w:hAnsi="Times New Roman"/>
          <w:sz w:val="28"/>
          <w:szCs w:val="28"/>
          <w:rPrChange w:id="141" w:author="Peter Mihaylov" w:date="2019-03-14T10:27:00Z">
            <w:rPr>
              <w:rFonts w:asciiTheme="minorHAnsi" w:hAnsiTheme="minorHAnsi"/>
            </w:rPr>
          </w:rPrChange>
        </w:rPr>
        <w:t xml:space="preserve"> </w:t>
      </w:r>
      <w:r w:rsidRPr="006A6761">
        <w:rPr>
          <w:rFonts w:ascii="Times New Roman" w:hAnsi="Times New Roman" w:hint="eastAsia"/>
          <w:sz w:val="28"/>
          <w:szCs w:val="28"/>
          <w:rPrChange w:id="142" w:author="Peter Mihaylov" w:date="2019-03-14T10:27:00Z">
            <w:rPr>
              <w:rFonts w:asciiTheme="minorHAnsi" w:hAnsiTheme="minorHAnsi" w:hint="eastAsia"/>
            </w:rPr>
          </w:rPrChange>
        </w:rPr>
        <w:t>декларирани</w:t>
      </w:r>
      <w:r w:rsidRPr="006A6761">
        <w:rPr>
          <w:rFonts w:ascii="Times New Roman" w:hAnsi="Times New Roman"/>
          <w:sz w:val="28"/>
          <w:szCs w:val="28"/>
          <w:rPrChange w:id="143" w:author="Peter Mihaylov" w:date="2019-03-14T10:27:00Z">
            <w:rPr>
              <w:rFonts w:asciiTheme="minorHAnsi" w:hAnsiTheme="minorHAnsi"/>
            </w:rPr>
          </w:rPrChange>
        </w:rPr>
        <w:t xml:space="preserve"> </w:t>
      </w:r>
      <w:r w:rsidRPr="006A6761">
        <w:rPr>
          <w:rFonts w:ascii="Times New Roman" w:hAnsi="Times New Roman" w:hint="eastAsia"/>
          <w:sz w:val="28"/>
          <w:szCs w:val="28"/>
          <w:rPrChange w:id="144" w:author="Peter Mihaylov" w:date="2019-03-14T10:27:00Z">
            <w:rPr>
              <w:rFonts w:asciiTheme="minorHAnsi" w:hAnsiTheme="minorHAnsi" w:hint="eastAsia"/>
            </w:rPr>
          </w:rPrChange>
        </w:rPr>
        <w:t>в</w:t>
      </w:r>
      <w:r w:rsidRPr="006A6761">
        <w:rPr>
          <w:rFonts w:ascii="Times New Roman" w:hAnsi="Times New Roman"/>
          <w:sz w:val="28"/>
          <w:szCs w:val="28"/>
          <w:rPrChange w:id="145" w:author="Peter Mihaylov" w:date="2019-03-14T10:27:00Z">
            <w:rPr>
              <w:rFonts w:asciiTheme="minorHAnsi" w:hAnsiTheme="minorHAnsi"/>
            </w:rPr>
          </w:rPrChange>
        </w:rPr>
        <w:t xml:space="preserve"> WebApplicationContext.</w:t>
      </w:r>
      <w:r w:rsidRPr="006A6761">
        <w:rPr>
          <w:rFonts w:ascii="Times New Roman" w:hAnsi="Times New Roman"/>
          <w:sz w:val="28"/>
          <w:szCs w:val="28"/>
          <w:rtl/>
          <w:rPrChange w:id="146" w:author="Peter Mihaylov" w:date="2019-03-14T10:27:00Z">
            <w:rPr>
              <w:rFonts w:ascii="Times New Roman" w:hAnsi="Times New Roman"/>
              <w:sz w:val="28"/>
              <w:rtl/>
            </w:rPr>
          </w:rPrChange>
        </w:rPr>
        <w:t xml:space="preserve"> </w:t>
      </w:r>
    </w:p>
    <w:p w:rsidR="006F7A0D" w:rsidRDefault="006F7A0D" w:rsidP="00FB222A">
      <w:pPr>
        <w:rPr>
          <w:rFonts w:ascii="Times New Roman" w:hAnsi="Times New Roman"/>
          <w:sz w:val="28"/>
        </w:rPr>
      </w:pPr>
    </w:p>
    <w:p w:rsidR="006F7A0D" w:rsidRDefault="006F7A0D" w:rsidP="00FB222A">
      <w:pPr>
        <w:rPr>
          <w:rFonts w:ascii="Times New Roman" w:hAnsi="Times New Roman"/>
          <w:sz w:val="28"/>
        </w:rPr>
      </w:pPr>
    </w:p>
    <w:p w:rsidR="006F7A0D" w:rsidRDefault="006F7A0D" w:rsidP="00FB222A">
      <w:pPr>
        <w:rPr>
          <w:rFonts w:ascii="Times New Roman" w:hAnsi="Times New Roman"/>
          <w:sz w:val="28"/>
        </w:rPr>
      </w:pPr>
    </w:p>
    <w:p w:rsidR="006F7A0D" w:rsidRDefault="006F7A0D" w:rsidP="00FB222A">
      <w:pPr>
        <w:rPr>
          <w:rFonts w:ascii="Times New Roman" w:hAnsi="Times New Roman"/>
          <w:sz w:val="28"/>
        </w:rPr>
      </w:pPr>
    </w:p>
    <w:p w:rsidR="006F7A0D" w:rsidRDefault="006F7A0D" w:rsidP="00FB222A">
      <w:pPr>
        <w:rPr>
          <w:rFonts w:ascii="Times New Roman" w:hAnsi="Times New Roman"/>
          <w:sz w:val="28"/>
        </w:rPr>
      </w:pPr>
    </w:p>
    <w:p w:rsidR="006F7A0D" w:rsidRDefault="006F7A0D" w:rsidP="00FB222A">
      <w:pPr>
        <w:rPr>
          <w:rFonts w:ascii="Times New Roman" w:hAnsi="Times New Roman"/>
          <w:sz w:val="28"/>
        </w:rPr>
      </w:pPr>
    </w:p>
    <w:p w:rsidR="006F7A0D" w:rsidRDefault="006F7A0D" w:rsidP="00FB222A">
      <w:pPr>
        <w:rPr>
          <w:rFonts w:ascii="Times New Roman" w:hAnsi="Times New Roman"/>
          <w:sz w:val="28"/>
        </w:rPr>
      </w:pPr>
    </w:p>
    <w:p w:rsidR="006F7A0D" w:rsidRDefault="006F7A0D" w:rsidP="00FB222A">
      <w:pPr>
        <w:rPr>
          <w:rFonts w:ascii="Times New Roman" w:hAnsi="Times New Roman"/>
          <w:sz w:val="28"/>
        </w:rPr>
      </w:pPr>
    </w:p>
    <w:p w:rsidR="006F7A0D" w:rsidRDefault="006F7A0D" w:rsidP="00FB222A">
      <w:pPr>
        <w:rPr>
          <w:rFonts w:ascii="Times New Roman" w:hAnsi="Times New Roman"/>
          <w:sz w:val="28"/>
        </w:rPr>
      </w:pPr>
    </w:p>
    <w:p w:rsidR="006F7A0D" w:rsidRDefault="006F7A0D" w:rsidP="00FB222A">
      <w:pPr>
        <w:rPr>
          <w:rFonts w:ascii="Times New Roman" w:hAnsi="Times New Roman"/>
          <w:sz w:val="28"/>
        </w:rPr>
      </w:pPr>
    </w:p>
    <w:p w:rsidR="006F7A0D" w:rsidRDefault="006F7A0D" w:rsidP="00FB222A">
      <w:pPr>
        <w:rPr>
          <w:rFonts w:ascii="Times New Roman" w:hAnsi="Times New Roman"/>
          <w:sz w:val="28"/>
        </w:rPr>
      </w:pPr>
    </w:p>
    <w:p w:rsidR="006F7A0D" w:rsidRDefault="006F7A0D" w:rsidP="00FB222A">
      <w:pPr>
        <w:rPr>
          <w:rFonts w:ascii="Times New Roman" w:hAnsi="Times New Roman"/>
          <w:sz w:val="28"/>
        </w:rPr>
      </w:pPr>
    </w:p>
    <w:p w:rsidR="006F7A0D" w:rsidRDefault="006F7A0D" w:rsidP="00FB222A">
      <w:pPr>
        <w:rPr>
          <w:rFonts w:ascii="Times New Roman" w:hAnsi="Times New Roman"/>
          <w:sz w:val="28"/>
        </w:rPr>
      </w:pPr>
    </w:p>
    <w:p w:rsidR="006F7A0D" w:rsidRDefault="006F7A0D" w:rsidP="00FB222A">
      <w:pPr>
        <w:rPr>
          <w:rFonts w:ascii="Times New Roman" w:hAnsi="Times New Roman"/>
          <w:sz w:val="28"/>
        </w:rPr>
      </w:pPr>
    </w:p>
    <w:p w:rsidR="006F7A0D" w:rsidRDefault="006F7A0D" w:rsidP="00FB222A">
      <w:pPr>
        <w:rPr>
          <w:rFonts w:ascii="Times New Roman" w:hAnsi="Times New Roman"/>
          <w:sz w:val="28"/>
        </w:rPr>
      </w:pPr>
    </w:p>
    <w:p w:rsidR="006F7A0D" w:rsidRDefault="006F7A0D" w:rsidP="00FB222A">
      <w:pPr>
        <w:rPr>
          <w:rFonts w:ascii="Times New Roman" w:hAnsi="Times New Roman"/>
          <w:sz w:val="28"/>
          <w:rtl/>
        </w:rPr>
      </w:pPr>
    </w:p>
    <w:p w:rsidR="006F7A0D" w:rsidRPr="006236F8" w:rsidRDefault="006F7A0D" w:rsidP="00FB222A">
      <w:pPr>
        <w:pStyle w:val="Heading2"/>
        <w:numPr>
          <w:ilvl w:val="3"/>
          <w:numId w:val="12"/>
        </w:numPr>
        <w:rPr>
          <w:b/>
          <w:i w:val="0"/>
          <w:szCs w:val="28"/>
          <w:rtl/>
          <w:rPrChange w:id="147" w:author="Peter Mihaylov" w:date="2019-03-14T10:28:00Z">
            <w:rPr>
              <w:szCs w:val="28"/>
              <w:rtl/>
            </w:rPr>
          </w:rPrChange>
        </w:rPr>
      </w:pPr>
      <w:bookmarkStart w:id="148" w:name="_Toc3452605"/>
      <w:r w:rsidRPr="006236F8">
        <w:rPr>
          <w:b/>
          <w:i w:val="0"/>
          <w:szCs w:val="28"/>
          <w:rPrChange w:id="149" w:author="Peter Mihaylov" w:date="2019-03-14T10:28:00Z">
            <w:rPr>
              <w:szCs w:val="28"/>
            </w:rPr>
          </w:rPrChange>
        </w:rPr>
        <w:t>Registration</w:t>
      </w:r>
      <w:r w:rsidRPr="006236F8">
        <w:rPr>
          <w:b/>
          <w:i w:val="0"/>
          <w:szCs w:val="28"/>
          <w:rtl/>
          <w:rPrChange w:id="150" w:author="Peter Mihaylov" w:date="2019-03-14T10:28:00Z">
            <w:rPr>
              <w:szCs w:val="28"/>
              <w:rtl/>
            </w:rPr>
          </w:rPrChange>
        </w:rPr>
        <w:t xml:space="preserve"> </w:t>
      </w:r>
      <w:r w:rsidRPr="006236F8">
        <w:rPr>
          <w:b/>
          <w:i w:val="0"/>
          <w:szCs w:val="28"/>
          <w:rPrChange w:id="151" w:author="Peter Mihaylov" w:date="2019-03-14T10:28:00Z">
            <w:rPr>
              <w:szCs w:val="28"/>
            </w:rPr>
          </w:rPrChange>
        </w:rPr>
        <w:t>View</w:t>
      </w:r>
      <w:bookmarkEnd w:id="148"/>
    </w:p>
    <w:p w:rsidR="006F7A0D" w:rsidRDefault="006F7A0D" w:rsidP="00FB222A">
      <w:pPr>
        <w:rPr>
          <w:rFonts w:ascii="Times New Roman" w:hAnsi="Times New Roman"/>
          <w:sz w:val="28"/>
          <w:rtl/>
        </w:rPr>
      </w:pPr>
    </w:p>
    <w:p w:rsidR="006F7A0D" w:rsidRDefault="00477860" w:rsidP="006F7A0D">
      <w:pPr>
        <w:keepNext/>
      </w:pPr>
      <w:r>
        <w:rPr>
          <w:noProof/>
          <w:lang w:eastAsia="en-US"/>
        </w:rPr>
        <w:drawing>
          <wp:inline distT="0" distB="0" distL="0" distR="0" wp14:anchorId="7F5E6CB2" wp14:editId="3F820B28">
            <wp:extent cx="5943600" cy="40493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49395"/>
                    </a:xfrm>
                    <a:prstGeom prst="rect">
                      <a:avLst/>
                    </a:prstGeom>
                  </pic:spPr>
                </pic:pic>
              </a:graphicData>
            </a:graphic>
          </wp:inline>
        </w:drawing>
      </w:r>
    </w:p>
    <w:p w:rsidR="00695653" w:rsidRPr="006F7A0D" w:rsidRDefault="006F7A0D" w:rsidP="006F7A0D">
      <w:pPr>
        <w:pStyle w:val="Caption"/>
      </w:pPr>
      <w:r>
        <w:rPr>
          <w:rFonts w:hint="eastAsia"/>
        </w:rPr>
        <w:t>Фигура</w:t>
      </w:r>
      <w:r>
        <w:t xml:space="preserve"> </w:t>
      </w:r>
      <w:ins w:id="152" w:author="Peter Mihaylov" w:date="2019-03-14T10:31:00Z">
        <w:r w:rsidR="006236F8">
          <w:fldChar w:fldCharType="begin"/>
        </w:r>
        <w:r w:rsidR="006236F8">
          <w:instrText xml:space="preserve"> STYLEREF 2 \s </w:instrText>
        </w:r>
      </w:ins>
      <w:r w:rsidR="006236F8">
        <w:fldChar w:fldCharType="separate"/>
      </w:r>
      <w:r w:rsidR="006236F8">
        <w:rPr>
          <w:noProof/>
        </w:rPr>
        <w:t>2.3.1.6</w:t>
      </w:r>
      <w:ins w:id="153"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154" w:author="Peter Mihaylov" w:date="2019-03-14T10:31:00Z">
        <w:r w:rsidR="006236F8">
          <w:rPr>
            <w:noProof/>
          </w:rPr>
          <w:t>1</w:t>
        </w:r>
        <w:r w:rsidR="006236F8">
          <w:fldChar w:fldCharType="end"/>
        </w:r>
      </w:ins>
      <w:del w:id="155" w:author="Peter Mihaylov" w:date="2019-03-14T10:31:00Z">
        <w:r w:rsidDel="006236F8">
          <w:fldChar w:fldCharType="begin"/>
        </w:r>
        <w:r w:rsidDel="006236F8">
          <w:delInstrText xml:space="preserve"> STYLEREF 2 \s </w:delInstrText>
        </w:r>
        <w:r w:rsidDel="006236F8">
          <w:fldChar w:fldCharType="separate"/>
        </w:r>
        <w:r w:rsidDel="006236F8">
          <w:rPr>
            <w:noProof/>
          </w:rPr>
          <w:delText>2.3.1.6</w:delText>
        </w:r>
        <w:r w:rsidDel="006236F8">
          <w:fldChar w:fldCharType="end"/>
        </w:r>
        <w:r w:rsidDel="006236F8">
          <w:delText>.</w:delText>
        </w:r>
        <w:r w:rsidDel="006236F8">
          <w:fldChar w:fldCharType="begin"/>
        </w:r>
        <w:r w:rsidDel="006236F8">
          <w:delInstrText xml:space="preserve"> SEQ Фигура \* ARABIC \s 2 </w:delInstrText>
        </w:r>
        <w:r w:rsidDel="006236F8">
          <w:fldChar w:fldCharType="separate"/>
        </w:r>
        <w:r w:rsidDel="006236F8">
          <w:rPr>
            <w:noProof/>
          </w:rPr>
          <w:delText>1</w:delText>
        </w:r>
        <w:r w:rsidDel="006236F8">
          <w:fldChar w:fldCharType="end"/>
        </w:r>
      </w:del>
    </w:p>
    <w:p w:rsidR="00515539" w:rsidRPr="006F7A0D" w:rsidDel="006A6761" w:rsidRDefault="00515539" w:rsidP="00515539">
      <w:pPr>
        <w:rPr>
          <w:del w:id="156" w:author="Peter Mihaylov" w:date="2019-03-14T10:19:00Z"/>
          <w:rFonts w:asciiTheme="minorHAnsi" w:hAnsiTheme="minorHAnsi"/>
        </w:rPr>
      </w:pPr>
    </w:p>
    <w:p w:rsidR="006A6761" w:rsidRDefault="006F7A0D" w:rsidP="00695653">
      <w:pPr>
        <w:rPr>
          <w:ins w:id="157" w:author="Peter Mihaylov" w:date="2019-03-14T10:23:00Z"/>
          <w:rFonts w:ascii="Times New Roman" w:hAnsi="Times New Roman"/>
          <w:sz w:val="28"/>
          <w:lang w:val="bg-BG"/>
        </w:rPr>
      </w:pPr>
      <w:del w:id="158" w:author="Peter Mihaylov" w:date="2019-03-14T10:19:00Z">
        <w:r w:rsidDel="004210AD">
          <w:rPr>
            <w:noProof/>
            <w:lang w:eastAsia="en-US"/>
          </w:rPr>
          <w:drawing>
            <wp:inline distT="0" distB="0" distL="0" distR="0">
              <wp:extent cx="1592580" cy="287187"/>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592580" cy="287187"/>
                      </a:xfrm>
                      <a:prstGeom prst="rect">
                        <a:avLst/>
                      </a:prstGeom>
                    </pic:spPr>
                  </pic:pic>
                </a:graphicData>
              </a:graphic>
            </wp:inline>
          </w:drawing>
        </w:r>
      </w:del>
      <w:r w:rsidRPr="006F7A0D">
        <w:rPr>
          <w:rFonts w:ascii="Times New Roman" w:hAnsi="Times New Roman"/>
          <w:sz w:val="28"/>
          <w:lang w:val="bg-BG"/>
        </w:rPr>
        <w:t>В изгледа за регистрация е подаден</w:t>
      </w:r>
      <w:r>
        <w:rPr>
          <w:rFonts w:ascii="Times New Roman" w:hAnsi="Times New Roman"/>
          <w:sz w:val="28"/>
          <w:lang w:val="bg-BG"/>
        </w:rPr>
        <w:t xml:space="preserve"> обекта </w:t>
      </w:r>
      <w:r>
        <w:rPr>
          <w:rFonts w:ascii="Times New Roman" w:hAnsi="Times New Roman"/>
          <w:sz w:val="28"/>
        </w:rPr>
        <w:t>user</w:t>
      </w:r>
      <w:r>
        <w:rPr>
          <w:rFonts w:ascii="Times New Roman" w:hAnsi="Times New Roman"/>
          <w:sz w:val="28"/>
          <w:lang w:val="bg-BG"/>
        </w:rPr>
        <w:t xml:space="preserve"> и специфициран в </w:t>
      </w:r>
      <w:r>
        <w:rPr>
          <w:rFonts w:ascii="Times New Roman" w:hAnsi="Times New Roman"/>
          <w:sz w:val="28"/>
        </w:rPr>
        <w:t xml:space="preserve">Thymeleaf </w:t>
      </w:r>
      <w:r>
        <w:rPr>
          <w:rFonts w:ascii="Times New Roman" w:hAnsi="Times New Roman"/>
          <w:sz w:val="28"/>
          <w:lang w:val="bg-BG"/>
        </w:rPr>
        <w:t>чрез</w:t>
      </w:r>
      <w:ins w:id="159" w:author="Peter Mihaylov" w:date="2019-03-14T10:20:00Z">
        <w:r w:rsidR="006A6761">
          <w:rPr>
            <w:rFonts w:ascii="Times New Roman" w:hAnsi="Times New Roman"/>
            <w:sz w:val="28"/>
            <w:lang w:val="bg-BG"/>
          </w:rPr>
          <w:t>:</w:t>
        </w:r>
      </w:ins>
    </w:p>
    <w:p w:rsidR="006A6761" w:rsidRDefault="006A6761" w:rsidP="00695653">
      <w:pPr>
        <w:rPr>
          <w:ins w:id="160" w:author="Peter Mihaylov" w:date="2019-03-14T10:20:00Z"/>
          <w:rFonts w:ascii="Times New Roman" w:hAnsi="Times New Roman"/>
          <w:sz w:val="28"/>
        </w:rPr>
      </w:pPr>
    </w:p>
    <w:p w:rsidR="005516A1" w:rsidRPr="006A6761" w:rsidRDefault="006A6761" w:rsidP="00695653">
      <w:pPr>
        <w:rPr>
          <w:rFonts w:ascii="Times New Roman" w:hAnsi="Times New Roman"/>
          <w:sz w:val="28"/>
          <w:lang w:val="bg-BG"/>
          <w:rPrChange w:id="161" w:author="Peter Mihaylov" w:date="2019-03-14T10:20:00Z">
            <w:rPr>
              <w:rFonts w:ascii="Times New Roman" w:hAnsi="Times New Roman"/>
              <w:sz w:val="28"/>
            </w:rPr>
          </w:rPrChange>
        </w:rPr>
      </w:pPr>
      <w:ins w:id="162" w:author="Peter Mihaylov" w:date="2019-03-14T10:20:00Z">
        <w:r>
          <w:rPr>
            <w:noProof/>
            <w:lang w:eastAsia="en-US"/>
          </w:rPr>
          <w:drawing>
            <wp:inline distT="0" distB="0" distL="0" distR="0">
              <wp:extent cx="1409700" cy="288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25382" cy="292139"/>
                      </a:xfrm>
                      <a:prstGeom prst="rect">
                        <a:avLst/>
                      </a:prstGeom>
                    </pic:spPr>
                  </pic:pic>
                </a:graphicData>
              </a:graphic>
            </wp:inline>
          </w:drawing>
        </w:r>
      </w:ins>
      <w:del w:id="163" w:author="Peter Mihaylov" w:date="2019-03-14T10:20:00Z">
        <w:r w:rsidR="006F7A0D" w:rsidDel="006A6761">
          <w:rPr>
            <w:rFonts w:ascii="Times New Roman" w:hAnsi="Times New Roman"/>
            <w:sz w:val="28"/>
          </w:rPr>
          <w:delText>:</w:delText>
        </w:r>
      </w:del>
    </w:p>
    <w:p w:rsidR="006A6761" w:rsidRDefault="006A6761" w:rsidP="00695653">
      <w:pPr>
        <w:rPr>
          <w:ins w:id="164" w:author="Peter Mihaylov" w:date="2019-03-14T10:22:00Z"/>
          <w:rFonts w:ascii="Times New Roman" w:hAnsi="Times New Roman"/>
          <w:sz w:val="28"/>
          <w:lang w:val="bg-BG"/>
        </w:rPr>
      </w:pPr>
    </w:p>
    <w:p w:rsidR="006A6761" w:rsidRDefault="006A6761" w:rsidP="00695653">
      <w:pPr>
        <w:rPr>
          <w:ins w:id="165" w:author="Peter Mihaylov" w:date="2019-03-14T10:23:00Z"/>
          <w:rFonts w:ascii="Times New Roman" w:hAnsi="Times New Roman"/>
          <w:sz w:val="28"/>
          <w:lang w:val="bg-BG"/>
        </w:rPr>
      </w:pPr>
      <w:ins w:id="166" w:author="Peter Mihaylov" w:date="2019-03-14T10:21:00Z">
        <w:r>
          <w:rPr>
            <w:rFonts w:ascii="Times New Roman" w:hAnsi="Times New Roman"/>
            <w:sz w:val="28"/>
            <w:lang w:val="bg-BG"/>
          </w:rPr>
          <w:t>и достъпваме неговите атрибути чрез</w:t>
        </w:r>
      </w:ins>
      <w:ins w:id="167" w:author="Peter Mihaylov" w:date="2019-03-14T10:22:00Z">
        <w:r>
          <w:rPr>
            <w:rFonts w:ascii="Times New Roman" w:hAnsi="Times New Roman"/>
            <w:sz w:val="28"/>
            <w:lang w:val="bg-BG"/>
          </w:rPr>
          <w:t>:</w:t>
        </w:r>
      </w:ins>
    </w:p>
    <w:p w:rsidR="006A6761" w:rsidRDefault="006A6761" w:rsidP="00695653">
      <w:pPr>
        <w:rPr>
          <w:ins w:id="168" w:author="Peter Mihaylov" w:date="2019-03-14T10:22:00Z"/>
          <w:rFonts w:ascii="Times New Roman" w:hAnsi="Times New Roman"/>
          <w:sz w:val="28"/>
          <w:lang w:val="bg-BG"/>
        </w:rPr>
      </w:pPr>
    </w:p>
    <w:p w:rsidR="006F7A0D" w:rsidDel="006A6761" w:rsidRDefault="006A6761" w:rsidP="00695653">
      <w:pPr>
        <w:rPr>
          <w:del w:id="169" w:author="Peter Mihaylov" w:date="2019-03-14T10:24:00Z"/>
          <w:rFonts w:ascii="Times New Roman" w:hAnsi="Times New Roman"/>
          <w:sz w:val="28"/>
          <w:lang w:val="bg-BG"/>
        </w:rPr>
      </w:pPr>
      <w:ins w:id="170" w:author="Peter Mihaylov" w:date="2019-03-14T10:22:00Z">
        <w:r>
          <w:rPr>
            <w:noProof/>
            <w:lang w:eastAsia="en-US"/>
          </w:rPr>
          <w:drawing>
            <wp:inline distT="0" distB="0" distL="0" distR="0">
              <wp:extent cx="1783080" cy="24741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83080" cy="247413"/>
                      </a:xfrm>
                      <a:prstGeom prst="rect">
                        <a:avLst/>
                      </a:prstGeom>
                    </pic:spPr>
                  </pic:pic>
                </a:graphicData>
              </a:graphic>
            </wp:inline>
          </w:drawing>
        </w:r>
      </w:ins>
      <w:ins w:id="171" w:author="Peter Mihaylov" w:date="2019-03-14T10:21:00Z">
        <w:r>
          <w:rPr>
            <w:rFonts w:ascii="Times New Roman" w:hAnsi="Times New Roman"/>
            <w:sz w:val="28"/>
            <w:lang w:val="bg-BG"/>
          </w:rPr>
          <w:t xml:space="preserve"> </w:t>
        </w:r>
      </w:ins>
    </w:p>
    <w:p w:rsidR="006A6761" w:rsidRPr="006A6761" w:rsidRDefault="006A6761" w:rsidP="00695653">
      <w:pPr>
        <w:rPr>
          <w:ins w:id="172" w:author="Peter Mihaylov" w:date="2019-03-14T10:24:00Z"/>
          <w:rFonts w:ascii="Times New Roman" w:hAnsi="Times New Roman"/>
          <w:sz w:val="28"/>
          <w:lang w:val="bg-BG"/>
          <w:rPrChange w:id="173" w:author="Peter Mihaylov" w:date="2019-03-14T10:21:00Z">
            <w:rPr>
              <w:ins w:id="174" w:author="Peter Mihaylov" w:date="2019-03-14T10:24:00Z"/>
              <w:rFonts w:ascii="Times New Roman" w:hAnsi="Times New Roman"/>
              <w:sz w:val="28"/>
            </w:rPr>
          </w:rPrChange>
        </w:rPr>
      </w:pPr>
    </w:p>
    <w:p w:rsidR="006A6761" w:rsidRDefault="006A6761" w:rsidP="00695653">
      <w:pPr>
        <w:rPr>
          <w:ins w:id="175" w:author="Peter Mihaylov" w:date="2019-03-14T10:24:00Z"/>
          <w:rFonts w:ascii="Times New Roman" w:hAnsi="Times New Roman"/>
          <w:sz w:val="28"/>
          <w:lang w:val="bg-BG"/>
        </w:rPr>
      </w:pPr>
      <w:ins w:id="176" w:author="Peter Mihaylov" w:date="2019-03-14T10:24:00Z">
        <w:r>
          <w:rPr>
            <w:rFonts w:ascii="Times New Roman" w:hAnsi="Times New Roman"/>
            <w:sz w:val="28"/>
            <w:lang w:val="bg-BG"/>
          </w:rPr>
          <w:t>Дава се възможност на потребителя да попълни своите данни като се валидират полетата за парала и имейл.</w:t>
        </w:r>
      </w:ins>
    </w:p>
    <w:p w:rsidR="006A6761" w:rsidRDefault="006236F8">
      <w:pPr>
        <w:pStyle w:val="Heading2"/>
        <w:numPr>
          <w:ilvl w:val="3"/>
          <w:numId w:val="12"/>
        </w:numPr>
        <w:rPr>
          <w:ins w:id="177" w:author="Peter Mihaylov" w:date="2019-03-14T10:30:00Z"/>
          <w:b/>
        </w:rPr>
        <w:pPrChange w:id="178" w:author="Peter Mihaylov" w:date="2019-03-14T10:28:00Z">
          <w:pPr/>
        </w:pPrChange>
      </w:pPr>
      <w:bookmarkStart w:id="179" w:name="_Toc3452606"/>
      <w:ins w:id="180" w:author="Peter Mihaylov" w:date="2019-03-14T10:27:00Z">
        <w:r w:rsidRPr="006236F8">
          <w:rPr>
            <w:b/>
            <w:i w:val="0"/>
            <w:rPrChange w:id="181" w:author="Peter Mihaylov" w:date="2019-03-14T10:28:00Z">
              <w:rPr>
                <w:i/>
                <w:iCs/>
              </w:rPr>
            </w:rPrChange>
          </w:rPr>
          <w:lastRenderedPageBreak/>
          <w:t>Index page View</w:t>
        </w:r>
      </w:ins>
      <w:bookmarkEnd w:id="179"/>
    </w:p>
    <w:p w:rsidR="006236F8" w:rsidRPr="006236F8" w:rsidRDefault="006236F8">
      <w:pPr>
        <w:rPr>
          <w:ins w:id="182" w:author="Peter Mihaylov" w:date="2019-03-14T10:28:00Z"/>
          <w:rFonts w:asciiTheme="minorHAnsi" w:hAnsiTheme="minorHAnsi"/>
          <w:lang w:val="bg-BG"/>
          <w:rPrChange w:id="183" w:author="Peter Mihaylov" w:date="2019-03-14T10:30:00Z">
            <w:rPr>
              <w:ins w:id="184" w:author="Peter Mihaylov" w:date="2019-03-14T10:28:00Z"/>
              <w:b/>
              <w:i/>
            </w:rPr>
          </w:rPrChange>
        </w:rPr>
      </w:pPr>
    </w:p>
    <w:p w:rsidR="006236F8" w:rsidRDefault="006236F8">
      <w:pPr>
        <w:keepNext/>
        <w:rPr>
          <w:ins w:id="185" w:author="Peter Mihaylov" w:date="2019-03-14T10:31:00Z"/>
        </w:rPr>
        <w:pPrChange w:id="186" w:author="Peter Mihaylov" w:date="2019-03-14T10:31:00Z">
          <w:pPr/>
        </w:pPrChange>
      </w:pPr>
      <w:ins w:id="187" w:author="Peter Mihaylov" w:date="2019-03-14T10:30:00Z">
        <w:r>
          <w:rPr>
            <w:noProof/>
            <w:lang w:eastAsia="en-US"/>
          </w:rPr>
          <w:drawing>
            <wp:inline distT="0" distB="0" distL="0" distR="0" wp14:anchorId="28681A94" wp14:editId="6EBFE2DB">
              <wp:extent cx="6477330" cy="27203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3717" cy="2723023"/>
                      </a:xfrm>
                      <a:prstGeom prst="rect">
                        <a:avLst/>
                      </a:prstGeom>
                    </pic:spPr>
                  </pic:pic>
                </a:graphicData>
              </a:graphic>
            </wp:inline>
          </w:drawing>
        </w:r>
      </w:ins>
    </w:p>
    <w:p w:rsidR="006236F8" w:rsidRDefault="006236F8">
      <w:pPr>
        <w:pStyle w:val="Caption"/>
        <w:rPr>
          <w:ins w:id="188" w:author="Peter Mihaylov" w:date="2019-03-14T10:31:00Z"/>
        </w:rPr>
        <w:pPrChange w:id="189" w:author="Peter Mihaylov" w:date="2019-03-14T10:31:00Z">
          <w:pPr/>
        </w:pPrChange>
      </w:pPr>
      <w:ins w:id="190" w:author="Peter Mihaylov" w:date="2019-03-14T10:31:00Z">
        <w:r>
          <w:rPr>
            <w:rFonts w:hint="eastAsia"/>
          </w:rPr>
          <w:t>Фигура</w:t>
        </w:r>
        <w:r>
          <w:t xml:space="preserve"> </w:t>
        </w:r>
        <w:r>
          <w:fldChar w:fldCharType="begin"/>
        </w:r>
        <w:r>
          <w:instrText xml:space="preserve"> STYLEREF 2 \s </w:instrText>
        </w:r>
      </w:ins>
      <w:r>
        <w:fldChar w:fldCharType="separate"/>
      </w:r>
      <w:r>
        <w:rPr>
          <w:noProof/>
        </w:rPr>
        <w:t>2.3.1.7</w:t>
      </w:r>
      <w:ins w:id="191" w:author="Peter Mihaylov" w:date="2019-03-14T10:31:00Z">
        <w:r>
          <w:fldChar w:fldCharType="end"/>
        </w:r>
        <w:r>
          <w:t>.</w:t>
        </w:r>
        <w:r>
          <w:fldChar w:fldCharType="begin"/>
        </w:r>
        <w:r>
          <w:instrText xml:space="preserve"> SEQ Фигура \* ARABIC \s 2 </w:instrText>
        </w:r>
      </w:ins>
      <w:r>
        <w:fldChar w:fldCharType="separate"/>
      </w:r>
      <w:ins w:id="192" w:author="Peter Mihaylov" w:date="2019-03-14T10:31:00Z">
        <w:r>
          <w:rPr>
            <w:noProof/>
          </w:rPr>
          <w:t>1</w:t>
        </w:r>
        <w:r>
          <w:fldChar w:fldCharType="end"/>
        </w:r>
      </w:ins>
    </w:p>
    <w:p w:rsidR="006236F8" w:rsidRPr="006236F8" w:rsidRDefault="006236F8">
      <w:pPr>
        <w:pStyle w:val="Caption"/>
        <w:rPr>
          <w:ins w:id="193" w:author="Peter Mihaylov" w:date="2019-03-14T10:28:00Z"/>
          <w:rFonts w:ascii="Times New Roman" w:hAnsi="Times New Roman"/>
          <w:lang w:val="bg-BG"/>
          <w:rPrChange w:id="194" w:author="Peter Mihaylov" w:date="2019-03-14T10:31:00Z">
            <w:rPr>
              <w:ins w:id="195" w:author="Peter Mihaylov" w:date="2019-03-14T10:28:00Z"/>
              <w:rFonts w:asciiTheme="minorHAnsi" w:hAnsiTheme="minorHAnsi"/>
              <w:lang w:val="bg-BG"/>
            </w:rPr>
          </w:rPrChange>
        </w:rPr>
        <w:pPrChange w:id="196" w:author="Peter Mihaylov" w:date="2019-03-14T10:31:00Z">
          <w:pPr/>
        </w:pPrChange>
      </w:pPr>
    </w:p>
    <w:p w:rsidR="006236F8" w:rsidRPr="00A74405" w:rsidRDefault="006236F8">
      <w:pPr>
        <w:rPr>
          <w:ins w:id="197" w:author="Peter Mihaylov" w:date="2019-03-14T10:27:00Z"/>
          <w:rFonts w:ascii="Times New Roman" w:hAnsi="Times New Roman"/>
          <w:sz w:val="28"/>
          <w:szCs w:val="28"/>
          <w:lang w:val="bg-BG"/>
          <w:rPrChange w:id="198" w:author="Peter Mihaylov" w:date="2019-03-14T10:40:00Z">
            <w:rPr>
              <w:ins w:id="199" w:author="Peter Mihaylov" w:date="2019-03-14T10:27:00Z"/>
              <w:rFonts w:ascii="Times New Roman" w:hAnsi="Times New Roman"/>
              <w:sz w:val="28"/>
            </w:rPr>
          </w:rPrChange>
        </w:rPr>
      </w:pPr>
      <w:ins w:id="200" w:author="Peter Mihaylov" w:date="2019-03-14T10:31:00Z">
        <w:r w:rsidRPr="00A74405">
          <w:rPr>
            <w:rFonts w:ascii="Times New Roman" w:hAnsi="Times New Roman"/>
            <w:sz w:val="28"/>
            <w:szCs w:val="28"/>
            <w:lang w:val="bg-BG"/>
            <w:rPrChange w:id="201" w:author="Peter Mihaylov" w:date="2019-03-14T10:40:00Z">
              <w:rPr>
                <w:rFonts w:asciiTheme="minorHAnsi" w:hAnsiTheme="minorHAnsi"/>
                <w:lang w:val="bg-BG"/>
              </w:rPr>
            </w:rPrChange>
          </w:rPr>
          <w:t xml:space="preserve">На този изглед се подава </w:t>
        </w:r>
        <w:r w:rsidR="00A74405" w:rsidRPr="00A74405">
          <w:rPr>
            <w:rFonts w:ascii="Times New Roman" w:hAnsi="Times New Roman"/>
            <w:sz w:val="28"/>
            <w:szCs w:val="28"/>
            <w:lang w:val="bg-BG"/>
            <w:rPrChange w:id="202" w:author="Peter Mihaylov" w:date="2019-03-14T10:40:00Z">
              <w:rPr>
                <w:rFonts w:asciiTheme="minorHAnsi" w:hAnsiTheme="minorHAnsi"/>
                <w:lang w:val="bg-BG"/>
              </w:rPr>
            </w:rPrChange>
          </w:rPr>
          <w:t>лист от постове като се показват</w:t>
        </w:r>
        <w:r w:rsidRPr="00A74405">
          <w:rPr>
            <w:rFonts w:ascii="Times New Roman" w:hAnsi="Times New Roman"/>
            <w:sz w:val="28"/>
            <w:szCs w:val="28"/>
            <w:lang w:val="bg-BG"/>
            <w:rPrChange w:id="203" w:author="Peter Mihaylov" w:date="2019-03-14T10:40:00Z">
              <w:rPr>
                <w:rFonts w:asciiTheme="minorHAnsi" w:hAnsiTheme="minorHAnsi"/>
                <w:lang w:val="bg-BG"/>
              </w:rPr>
            </w:rPrChange>
          </w:rPr>
          <w:t xml:space="preserve"> атрибутите на п</w:t>
        </w:r>
        <w:r w:rsidR="00A74405" w:rsidRPr="00A74405">
          <w:rPr>
            <w:rFonts w:ascii="Times New Roman" w:hAnsi="Times New Roman"/>
            <w:sz w:val="28"/>
            <w:szCs w:val="28"/>
            <w:lang w:val="bg-BG"/>
            <w:rPrChange w:id="204" w:author="Peter Mihaylov" w:date="2019-03-14T10:40:00Z">
              <w:rPr>
                <w:rFonts w:asciiTheme="minorHAnsi" w:hAnsiTheme="minorHAnsi"/>
                <w:lang w:val="bg-BG"/>
              </w:rPr>
            </w:rPrChange>
          </w:rPr>
          <w:t>оста. По този начин</w:t>
        </w:r>
        <w:r w:rsidRPr="00A74405">
          <w:rPr>
            <w:rFonts w:ascii="Times New Roman" w:hAnsi="Times New Roman"/>
            <w:sz w:val="28"/>
            <w:szCs w:val="28"/>
            <w:lang w:val="bg-BG"/>
            <w:rPrChange w:id="205" w:author="Peter Mihaylov" w:date="2019-03-14T10:40:00Z">
              <w:rPr>
                <w:rFonts w:asciiTheme="minorHAnsi" w:hAnsiTheme="minorHAnsi"/>
                <w:lang w:val="bg-BG"/>
              </w:rPr>
            </w:rPrChange>
          </w:rPr>
          <w:t xml:space="preserve"> потребител</w:t>
        </w:r>
      </w:ins>
      <w:ins w:id="206" w:author="Peter Mihaylov" w:date="2019-03-14T10:37:00Z">
        <w:r w:rsidR="00A74405" w:rsidRPr="00A74405">
          <w:rPr>
            <w:rFonts w:ascii="Times New Roman" w:hAnsi="Times New Roman"/>
            <w:sz w:val="28"/>
            <w:szCs w:val="28"/>
            <w:lang w:val="bg-BG"/>
            <w:rPrChange w:id="207" w:author="Peter Mihaylov" w:date="2019-03-14T10:40:00Z">
              <w:rPr>
                <w:rFonts w:asciiTheme="minorHAnsi" w:hAnsiTheme="minorHAnsi"/>
                <w:lang w:val="bg-BG"/>
              </w:rPr>
            </w:rPrChange>
          </w:rPr>
          <w:t xml:space="preserve">я с </w:t>
        </w:r>
      </w:ins>
      <w:ins w:id="208" w:author="Peter Mihaylov" w:date="2019-03-14T10:38:00Z">
        <w:r w:rsidR="00A74405" w:rsidRPr="00A74405">
          <w:rPr>
            <w:rFonts w:ascii="Times New Roman" w:hAnsi="Times New Roman"/>
            <w:sz w:val="28"/>
            <w:szCs w:val="28"/>
            <w:lang w:val="bg-BG"/>
            <w:rPrChange w:id="209" w:author="Peter Mihaylov" w:date="2019-03-14T10:40:00Z">
              <w:rPr>
                <w:rFonts w:asciiTheme="minorHAnsi" w:hAnsiTheme="minorHAnsi"/>
                <w:lang w:val="bg-BG"/>
              </w:rPr>
            </w:rPrChange>
          </w:rPr>
          <w:t>роля на работодател</w:t>
        </w:r>
      </w:ins>
      <w:ins w:id="210" w:author="Peter Mihaylov" w:date="2019-03-14T10:31:00Z">
        <w:r w:rsidRPr="00A74405">
          <w:rPr>
            <w:rFonts w:ascii="Times New Roman" w:hAnsi="Times New Roman"/>
            <w:sz w:val="28"/>
            <w:szCs w:val="28"/>
            <w:lang w:val="bg-BG"/>
            <w:rPrChange w:id="211" w:author="Peter Mihaylov" w:date="2019-03-14T10:40:00Z">
              <w:rPr>
                <w:rFonts w:asciiTheme="minorHAnsi" w:hAnsiTheme="minorHAnsi"/>
                <w:lang w:val="bg-BG"/>
              </w:rPr>
            </w:rPrChange>
          </w:rPr>
          <w:t xml:space="preserve"> може да </w:t>
        </w:r>
      </w:ins>
      <w:ins w:id="212" w:author="Peter Mihaylov" w:date="2019-03-14T10:38:00Z">
        <w:r w:rsidR="00A74405" w:rsidRPr="00A74405">
          <w:rPr>
            <w:rFonts w:ascii="Times New Roman" w:hAnsi="Times New Roman"/>
            <w:sz w:val="28"/>
            <w:szCs w:val="28"/>
            <w:lang w:val="bg-BG"/>
            <w:rPrChange w:id="213" w:author="Peter Mihaylov" w:date="2019-03-14T10:40:00Z">
              <w:rPr>
                <w:rFonts w:asciiTheme="minorHAnsi" w:hAnsiTheme="minorHAnsi"/>
                <w:lang w:val="bg-BG"/>
              </w:rPr>
            </w:rPrChange>
          </w:rPr>
          <w:t>прави дадена обява активна или да я затваря</w:t>
        </w:r>
      </w:ins>
      <w:ins w:id="214" w:author="Peter Mihaylov" w:date="2019-03-14T10:40:00Z">
        <w:r w:rsidR="00A74405" w:rsidRPr="00A74405">
          <w:rPr>
            <w:rFonts w:ascii="Times New Roman" w:hAnsi="Times New Roman"/>
            <w:sz w:val="28"/>
            <w:szCs w:val="28"/>
            <w:lang w:val="bg-BG"/>
            <w:rPrChange w:id="215" w:author="Peter Mihaylov" w:date="2019-03-14T10:40:00Z">
              <w:rPr>
                <w:rFonts w:asciiTheme="minorHAnsi" w:hAnsiTheme="minorHAnsi"/>
                <w:lang w:val="bg-BG"/>
              </w:rPr>
            </w:rPrChange>
          </w:rPr>
          <w:t>.</w:t>
        </w:r>
      </w:ins>
    </w:p>
    <w:p w:rsidR="006236F8" w:rsidRPr="006A6761" w:rsidRDefault="006236F8" w:rsidP="00695653">
      <w:pPr>
        <w:rPr>
          <w:rFonts w:ascii="Times New Roman" w:hAnsi="Times New Roman"/>
          <w:sz w:val="28"/>
          <w:rPrChange w:id="216" w:author="Peter Mihaylov" w:date="2019-03-14T10:23:00Z">
            <w:rPr>
              <w:rFonts w:ascii="Times New Roman" w:hAnsi="Times New Roman"/>
              <w:b/>
              <w:sz w:val="28"/>
              <w:lang w:val="bg-BG"/>
            </w:rPr>
          </w:rPrChange>
        </w:rPr>
      </w:pPr>
    </w:p>
    <w:p w:rsidR="00695653" w:rsidRDefault="00695653" w:rsidP="000A0792">
      <w:pPr>
        <w:pStyle w:val="Heading2"/>
        <w:numPr>
          <w:ilvl w:val="2"/>
          <w:numId w:val="12"/>
        </w:numPr>
        <w:jc w:val="both"/>
        <w:rPr>
          <w:b/>
          <w:i w:val="0"/>
        </w:rPr>
      </w:pPr>
      <w:bookmarkStart w:id="217" w:name="_Toc3452607"/>
      <w:r w:rsidRPr="00F546D0">
        <w:rPr>
          <w:b/>
          <w:i w:val="0"/>
        </w:rPr>
        <w:t>Hibernate</w:t>
      </w:r>
      <w:bookmarkEnd w:id="217"/>
    </w:p>
    <w:p w:rsidR="00A326A0" w:rsidRPr="00A326A0" w:rsidRDefault="00A326A0" w:rsidP="00A326A0">
      <w:pPr>
        <w:rPr>
          <w:rFonts w:asciiTheme="minorHAnsi" w:hAnsiTheme="minorHAnsi"/>
          <w:lang w:val="bg-BG"/>
        </w:rPr>
      </w:pPr>
    </w:p>
    <w:p w:rsidR="00695653" w:rsidRDefault="005516A1" w:rsidP="00F546D0">
      <w:pPr>
        <w:jc w:val="both"/>
        <w:rPr>
          <w:rFonts w:ascii="Times New Roman" w:hAnsi="Times New Roman"/>
          <w:sz w:val="28"/>
          <w:lang w:val="bg-BG"/>
        </w:rPr>
      </w:pPr>
      <w:r w:rsidRPr="005516A1">
        <w:rPr>
          <w:rFonts w:ascii="Times New Roman" w:hAnsi="Times New Roman"/>
          <w:sz w:val="28"/>
        </w:rPr>
        <w:t xml:space="preserve">Hibernate </w:t>
      </w:r>
      <w:r w:rsidRPr="005516A1">
        <w:rPr>
          <w:rFonts w:ascii="Times New Roman" w:hAnsi="Times New Roman" w:hint="eastAsia"/>
          <w:sz w:val="28"/>
        </w:rPr>
        <w:t>е</w:t>
      </w:r>
      <w:r w:rsidRPr="005516A1">
        <w:rPr>
          <w:rFonts w:ascii="Times New Roman" w:hAnsi="Times New Roman"/>
          <w:sz w:val="28"/>
        </w:rPr>
        <w:t xml:space="preserve"> </w:t>
      </w:r>
      <w:r>
        <w:rPr>
          <w:rFonts w:ascii="Times New Roman" w:hAnsi="Times New Roman"/>
          <w:sz w:val="28"/>
        </w:rPr>
        <w:t>open-sourcce</w:t>
      </w:r>
      <w:r w:rsidRPr="005516A1">
        <w:rPr>
          <w:rFonts w:ascii="Times New Roman" w:hAnsi="Times New Roman"/>
          <w:sz w:val="28"/>
        </w:rPr>
        <w:t xml:space="preserve">, </w:t>
      </w:r>
      <w:r>
        <w:rPr>
          <w:rFonts w:ascii="Times New Roman" w:hAnsi="Times New Roman"/>
          <w:sz w:val="28"/>
          <w:lang w:val="bg-BG"/>
        </w:rPr>
        <w:t>сравнително малко</w:t>
      </w:r>
      <w:r w:rsidRPr="005516A1">
        <w:rPr>
          <w:rFonts w:ascii="Times New Roman" w:hAnsi="Times New Roman"/>
          <w:sz w:val="28"/>
        </w:rPr>
        <w:t xml:space="preserve">, ORM (Object Relational Mapping) </w:t>
      </w:r>
      <w:r w:rsidRPr="005516A1">
        <w:rPr>
          <w:rFonts w:ascii="Times New Roman" w:hAnsi="Times New Roman" w:hint="eastAsia"/>
          <w:sz w:val="28"/>
        </w:rPr>
        <w:t>решение</w:t>
      </w:r>
      <w:r w:rsidRPr="005516A1">
        <w:rPr>
          <w:rFonts w:ascii="Times New Roman" w:hAnsi="Times New Roman"/>
          <w:sz w:val="28"/>
        </w:rPr>
        <w:t xml:space="preserve"> </w:t>
      </w:r>
      <w:r w:rsidRPr="005516A1">
        <w:rPr>
          <w:rFonts w:ascii="Times New Roman" w:hAnsi="Times New Roman" w:hint="eastAsia"/>
          <w:sz w:val="28"/>
        </w:rPr>
        <w:t>за</w:t>
      </w:r>
      <w:r w:rsidRPr="005516A1">
        <w:rPr>
          <w:rFonts w:ascii="Times New Roman" w:hAnsi="Times New Roman"/>
          <w:sz w:val="28"/>
        </w:rPr>
        <w:t xml:space="preserve"> Java </w:t>
      </w:r>
      <w:r w:rsidRPr="005516A1">
        <w:rPr>
          <w:rFonts w:ascii="Times New Roman" w:hAnsi="Times New Roman" w:hint="eastAsia"/>
          <w:sz w:val="28"/>
        </w:rPr>
        <w:t>приложения</w:t>
      </w:r>
      <w:r w:rsidRPr="005516A1">
        <w:rPr>
          <w:rFonts w:ascii="Times New Roman" w:hAnsi="Times New Roman"/>
          <w:sz w:val="28"/>
        </w:rPr>
        <w:t xml:space="preserve">. </w:t>
      </w:r>
      <w:r w:rsidRPr="005516A1">
        <w:rPr>
          <w:rFonts w:ascii="Times New Roman" w:hAnsi="Times New Roman" w:hint="eastAsia"/>
          <w:sz w:val="28"/>
        </w:rPr>
        <w:t>Това</w:t>
      </w:r>
      <w:r w:rsidRPr="005516A1">
        <w:rPr>
          <w:rFonts w:ascii="Times New Roman" w:hAnsi="Times New Roman"/>
          <w:sz w:val="28"/>
        </w:rPr>
        <w:t xml:space="preserve"> </w:t>
      </w:r>
      <w:r w:rsidRPr="005516A1">
        <w:rPr>
          <w:rFonts w:ascii="Times New Roman" w:hAnsi="Times New Roman" w:hint="eastAsia"/>
          <w:sz w:val="28"/>
        </w:rPr>
        <w:t>е</w:t>
      </w:r>
      <w:r w:rsidRPr="005516A1">
        <w:rPr>
          <w:rFonts w:ascii="Times New Roman" w:hAnsi="Times New Roman"/>
          <w:sz w:val="28"/>
        </w:rPr>
        <w:t xml:space="preserve"> </w:t>
      </w:r>
      <w:r w:rsidRPr="005516A1">
        <w:rPr>
          <w:rFonts w:ascii="Times New Roman" w:hAnsi="Times New Roman" w:hint="eastAsia"/>
          <w:sz w:val="28"/>
        </w:rPr>
        <w:t>мощна</w:t>
      </w:r>
      <w:r w:rsidRPr="005516A1">
        <w:rPr>
          <w:rFonts w:ascii="Times New Roman" w:hAnsi="Times New Roman"/>
          <w:sz w:val="28"/>
        </w:rPr>
        <w:t xml:space="preserve">, </w:t>
      </w:r>
      <w:r w:rsidRPr="005516A1">
        <w:rPr>
          <w:rFonts w:ascii="Times New Roman" w:hAnsi="Times New Roman" w:hint="eastAsia"/>
          <w:sz w:val="28"/>
        </w:rPr>
        <w:t>висококачествена</w:t>
      </w:r>
      <w:r w:rsidRPr="005516A1">
        <w:rPr>
          <w:rFonts w:ascii="Times New Roman" w:hAnsi="Times New Roman"/>
          <w:sz w:val="28"/>
        </w:rPr>
        <w:t xml:space="preserve"> </w:t>
      </w:r>
      <w:r w:rsidRPr="005516A1">
        <w:rPr>
          <w:rFonts w:ascii="Times New Roman" w:hAnsi="Times New Roman" w:hint="eastAsia"/>
          <w:sz w:val="28"/>
        </w:rPr>
        <w:t>услуга</w:t>
      </w:r>
      <w:r w:rsidRPr="005516A1">
        <w:rPr>
          <w:rFonts w:ascii="Times New Roman" w:hAnsi="Times New Roman"/>
          <w:sz w:val="28"/>
        </w:rPr>
        <w:t xml:space="preserve"> </w:t>
      </w:r>
      <w:r w:rsidRPr="005516A1">
        <w:rPr>
          <w:rFonts w:ascii="Times New Roman" w:hAnsi="Times New Roman" w:hint="eastAsia"/>
          <w:sz w:val="28"/>
        </w:rPr>
        <w:t>за</w:t>
      </w:r>
      <w:r w:rsidRPr="005516A1">
        <w:rPr>
          <w:rFonts w:ascii="Times New Roman" w:hAnsi="Times New Roman"/>
          <w:sz w:val="28"/>
        </w:rPr>
        <w:t xml:space="preserve"> </w:t>
      </w:r>
      <w:r w:rsidRPr="005516A1">
        <w:rPr>
          <w:rFonts w:ascii="Times New Roman" w:hAnsi="Times New Roman" w:hint="eastAsia"/>
          <w:sz w:val="28"/>
        </w:rPr>
        <w:t>обектно</w:t>
      </w:r>
      <w:r w:rsidRPr="005516A1">
        <w:rPr>
          <w:rFonts w:ascii="Times New Roman" w:hAnsi="Times New Roman"/>
          <w:sz w:val="28"/>
        </w:rPr>
        <w:t>-</w:t>
      </w:r>
      <w:r w:rsidRPr="005516A1">
        <w:rPr>
          <w:rFonts w:ascii="Times New Roman" w:hAnsi="Times New Roman" w:hint="eastAsia"/>
          <w:sz w:val="28"/>
        </w:rPr>
        <w:t>релационна</w:t>
      </w:r>
      <w:r w:rsidRPr="005516A1">
        <w:rPr>
          <w:rFonts w:ascii="Times New Roman" w:hAnsi="Times New Roman"/>
          <w:sz w:val="28"/>
        </w:rPr>
        <w:t xml:space="preserve"> </w:t>
      </w:r>
      <w:r w:rsidRPr="005516A1">
        <w:rPr>
          <w:rFonts w:ascii="Times New Roman" w:hAnsi="Times New Roman" w:hint="eastAsia"/>
          <w:sz w:val="28"/>
        </w:rPr>
        <w:t>устойчивост</w:t>
      </w:r>
      <w:r>
        <w:rPr>
          <w:rFonts w:ascii="Times New Roman" w:hAnsi="Times New Roman"/>
          <w:sz w:val="28"/>
        </w:rPr>
        <w:t xml:space="preserve">. </w:t>
      </w:r>
      <w:r w:rsidR="001763EC">
        <w:rPr>
          <w:rFonts w:ascii="Times New Roman" w:hAnsi="Times New Roman"/>
          <w:sz w:val="28"/>
          <w:lang w:val="bg-BG"/>
        </w:rPr>
        <w:t>Използва се за мапване на обекти от обектно-ориентиран</w:t>
      </w:r>
      <w:r>
        <w:rPr>
          <w:rFonts w:ascii="Times New Roman" w:hAnsi="Times New Roman"/>
          <w:sz w:val="28"/>
          <w:lang w:val="bg-BG"/>
        </w:rPr>
        <w:t xml:space="preserve"> език в структурата на реалционни модели, базирани на </w:t>
      </w:r>
      <w:r>
        <w:rPr>
          <w:rFonts w:ascii="Times New Roman" w:hAnsi="Times New Roman"/>
          <w:sz w:val="28"/>
        </w:rPr>
        <w:t xml:space="preserve">SQL. </w:t>
      </w:r>
      <w:r>
        <w:rPr>
          <w:rFonts w:ascii="Times New Roman" w:hAnsi="Times New Roman"/>
          <w:sz w:val="28"/>
          <w:lang w:val="bg-BG"/>
        </w:rPr>
        <w:t xml:space="preserve">Този </w:t>
      </w:r>
      <w:r>
        <w:rPr>
          <w:rFonts w:ascii="Times New Roman" w:hAnsi="Times New Roman"/>
          <w:sz w:val="28"/>
        </w:rPr>
        <w:t xml:space="preserve">ORM framework </w:t>
      </w:r>
      <w:r>
        <w:rPr>
          <w:rFonts w:ascii="Times New Roman" w:hAnsi="Times New Roman"/>
          <w:sz w:val="28"/>
          <w:lang w:val="bg-BG"/>
        </w:rPr>
        <w:t>работи чрез трансформирането на едно представяне на дадени данни в дру</w:t>
      </w:r>
      <w:r w:rsidR="00F546D0">
        <w:rPr>
          <w:rFonts w:ascii="Times New Roman" w:hAnsi="Times New Roman"/>
          <w:sz w:val="28"/>
          <w:lang w:val="bg-BG"/>
        </w:rPr>
        <w:t>го както е посочено на</w:t>
      </w:r>
      <w:r w:rsidR="00A326A0">
        <w:rPr>
          <w:rFonts w:ascii="Times New Roman" w:hAnsi="Times New Roman"/>
          <w:i/>
          <w:sz w:val="28"/>
        </w:rPr>
        <w:t xml:space="preserve"> </w:t>
      </w:r>
      <w:r w:rsidR="002F6DB9">
        <w:rPr>
          <w:rFonts w:ascii="Times New Roman" w:hAnsi="Times New Roman"/>
          <w:i/>
          <w:sz w:val="28"/>
          <w:lang w:val="bg-BG"/>
        </w:rPr>
        <w:t>Фигура 2.3.2.1</w:t>
      </w:r>
      <w:r w:rsidR="00F546D0">
        <w:rPr>
          <w:rFonts w:ascii="Times New Roman" w:hAnsi="Times New Roman"/>
          <w:i/>
          <w:sz w:val="28"/>
          <w:lang w:val="bg-BG"/>
        </w:rPr>
        <w:t>.</w:t>
      </w:r>
    </w:p>
    <w:p w:rsidR="005516A1" w:rsidRDefault="005516A1" w:rsidP="00695653">
      <w:pPr>
        <w:rPr>
          <w:rFonts w:ascii="Times New Roman" w:hAnsi="Times New Roman"/>
          <w:sz w:val="28"/>
          <w:lang w:val="bg-BG"/>
        </w:rPr>
      </w:pPr>
    </w:p>
    <w:p w:rsidR="00F546D0" w:rsidRDefault="005516A1" w:rsidP="00F546D0">
      <w:pPr>
        <w:keepNext/>
      </w:pPr>
      <w:r>
        <w:rPr>
          <w:rFonts w:ascii="Times New Roman" w:hAnsi="Times New Roman"/>
          <w:sz w:val="28"/>
        </w:rPr>
        <w:lastRenderedPageBreak/>
        <w:tab/>
      </w:r>
      <w:r>
        <w:rPr>
          <w:noProof/>
          <w:lang w:eastAsia="en-US"/>
        </w:rPr>
        <w:drawing>
          <wp:inline distT="0" distB="0" distL="0" distR="0" wp14:anchorId="1D853A52" wp14:editId="1A61ECD1">
            <wp:extent cx="4572000" cy="18126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3073" cy="1821036"/>
                    </a:xfrm>
                    <a:prstGeom prst="rect">
                      <a:avLst/>
                    </a:prstGeom>
                  </pic:spPr>
                </pic:pic>
              </a:graphicData>
            </a:graphic>
          </wp:inline>
        </w:drawing>
      </w:r>
    </w:p>
    <w:p w:rsidR="005516A1" w:rsidRDefault="00F546D0" w:rsidP="00F546D0">
      <w:pPr>
        <w:pStyle w:val="Caption"/>
        <w:rPr>
          <w:rFonts w:ascii="Times New Roman" w:hAnsi="Times New Roman"/>
          <w:sz w:val="28"/>
        </w:rPr>
      </w:pPr>
      <w:r>
        <w:rPr>
          <w:rFonts w:hint="eastAsia"/>
        </w:rPr>
        <w:t>Фигура</w:t>
      </w:r>
      <w:r>
        <w:t xml:space="preserve"> </w:t>
      </w:r>
      <w:ins w:id="218" w:author="Peter Mihaylov" w:date="2019-03-14T10:31:00Z">
        <w:r w:rsidR="006236F8">
          <w:fldChar w:fldCharType="begin"/>
        </w:r>
        <w:r w:rsidR="006236F8">
          <w:instrText xml:space="preserve"> STYLEREF 2 \s </w:instrText>
        </w:r>
      </w:ins>
      <w:r w:rsidR="006236F8">
        <w:fldChar w:fldCharType="separate"/>
      </w:r>
      <w:r w:rsidR="006236F8">
        <w:rPr>
          <w:noProof/>
        </w:rPr>
        <w:t>2.3.2</w:t>
      </w:r>
      <w:ins w:id="219"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220" w:author="Peter Mihaylov" w:date="2019-03-14T10:31:00Z">
        <w:r w:rsidR="006236F8">
          <w:rPr>
            <w:noProof/>
          </w:rPr>
          <w:t>1</w:t>
        </w:r>
        <w:r w:rsidR="006236F8">
          <w:fldChar w:fldCharType="end"/>
        </w:r>
      </w:ins>
      <w:del w:id="221"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2.3.2</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1</w:delText>
        </w:r>
        <w:r w:rsidR="006F7A0D" w:rsidDel="006236F8">
          <w:fldChar w:fldCharType="end"/>
        </w:r>
      </w:del>
    </w:p>
    <w:p w:rsidR="005516A1" w:rsidRPr="005516A1" w:rsidRDefault="005516A1" w:rsidP="00695653">
      <w:pPr>
        <w:rPr>
          <w:rFonts w:ascii="Times New Roman" w:hAnsi="Times New Roman"/>
          <w:sz w:val="28"/>
        </w:rPr>
      </w:pPr>
    </w:p>
    <w:p w:rsidR="00F546D0" w:rsidRDefault="005516A1" w:rsidP="00F546D0">
      <w:pPr>
        <w:spacing w:line="360" w:lineRule="auto"/>
        <w:jc w:val="both"/>
        <w:rPr>
          <w:rFonts w:ascii="Times New Roman" w:hAnsi="Times New Roman"/>
          <w:sz w:val="28"/>
        </w:rPr>
      </w:pPr>
      <w:r w:rsidRPr="005516A1">
        <w:rPr>
          <w:rFonts w:ascii="Times New Roman" w:hAnsi="Times New Roman" w:hint="eastAsia"/>
          <w:sz w:val="28"/>
        </w:rPr>
        <w:t>Файлът</w:t>
      </w:r>
      <w:r w:rsidRPr="005516A1">
        <w:rPr>
          <w:rFonts w:ascii="Times New Roman" w:hAnsi="Times New Roman"/>
          <w:sz w:val="28"/>
        </w:rPr>
        <w:t xml:space="preserve"> "* .hbm.xml" </w:t>
      </w:r>
      <w:r w:rsidRPr="005516A1">
        <w:rPr>
          <w:rFonts w:ascii="Times New Roman" w:hAnsi="Times New Roman" w:hint="eastAsia"/>
          <w:sz w:val="28"/>
        </w:rPr>
        <w:t>дефинира</w:t>
      </w:r>
      <w:r w:rsidRPr="005516A1">
        <w:rPr>
          <w:rFonts w:ascii="Times New Roman" w:hAnsi="Times New Roman"/>
          <w:sz w:val="28"/>
        </w:rPr>
        <w:t xml:space="preserve"> </w:t>
      </w:r>
      <w:r w:rsidRPr="005516A1">
        <w:rPr>
          <w:rFonts w:ascii="Times New Roman" w:hAnsi="Times New Roman" w:hint="eastAsia"/>
          <w:sz w:val="28"/>
        </w:rPr>
        <w:t>връзката</w:t>
      </w:r>
      <w:r w:rsidRPr="005516A1">
        <w:rPr>
          <w:rFonts w:ascii="Times New Roman" w:hAnsi="Times New Roman"/>
          <w:sz w:val="28"/>
        </w:rPr>
        <w:t xml:space="preserve"> </w:t>
      </w:r>
      <w:r w:rsidRPr="005516A1">
        <w:rPr>
          <w:rFonts w:ascii="Times New Roman" w:hAnsi="Times New Roman" w:hint="eastAsia"/>
          <w:sz w:val="28"/>
        </w:rPr>
        <w:t>между</w:t>
      </w:r>
      <w:r w:rsidRPr="005516A1">
        <w:rPr>
          <w:rFonts w:ascii="Times New Roman" w:hAnsi="Times New Roman"/>
          <w:sz w:val="28"/>
        </w:rPr>
        <w:t xml:space="preserve"> </w:t>
      </w:r>
      <w:r w:rsidRPr="005516A1">
        <w:rPr>
          <w:rFonts w:ascii="Times New Roman" w:hAnsi="Times New Roman" w:hint="eastAsia"/>
          <w:sz w:val="28"/>
        </w:rPr>
        <w:t>класа</w:t>
      </w:r>
      <w:r w:rsidRPr="005516A1">
        <w:rPr>
          <w:rFonts w:ascii="Times New Roman" w:hAnsi="Times New Roman"/>
          <w:sz w:val="28"/>
        </w:rPr>
        <w:t xml:space="preserve"> Java </w:t>
      </w:r>
      <w:r w:rsidRPr="005516A1">
        <w:rPr>
          <w:rFonts w:ascii="Times New Roman" w:hAnsi="Times New Roman" w:hint="eastAsia"/>
          <w:sz w:val="28"/>
        </w:rPr>
        <w:t>и</w:t>
      </w:r>
      <w:r w:rsidRPr="005516A1">
        <w:rPr>
          <w:rFonts w:ascii="Times New Roman" w:hAnsi="Times New Roman"/>
          <w:sz w:val="28"/>
        </w:rPr>
        <w:t xml:space="preserve"> </w:t>
      </w:r>
      <w:r w:rsidRPr="005516A1">
        <w:rPr>
          <w:rFonts w:ascii="Times New Roman" w:hAnsi="Times New Roman" w:hint="eastAsia"/>
          <w:sz w:val="28"/>
        </w:rPr>
        <w:t>таблицата</w:t>
      </w:r>
      <w:r w:rsidRPr="005516A1">
        <w:rPr>
          <w:rFonts w:ascii="Times New Roman" w:hAnsi="Times New Roman"/>
          <w:sz w:val="28"/>
        </w:rPr>
        <w:t xml:space="preserve"> </w:t>
      </w:r>
      <w:r w:rsidRPr="005516A1">
        <w:rPr>
          <w:rFonts w:ascii="Times New Roman" w:hAnsi="Times New Roman" w:hint="eastAsia"/>
          <w:sz w:val="28"/>
        </w:rPr>
        <w:t>на</w:t>
      </w:r>
      <w:r w:rsidRPr="005516A1">
        <w:rPr>
          <w:rFonts w:ascii="Times New Roman" w:hAnsi="Times New Roman"/>
          <w:sz w:val="28"/>
        </w:rPr>
        <w:t xml:space="preserve"> </w:t>
      </w:r>
      <w:r w:rsidRPr="005516A1">
        <w:rPr>
          <w:rFonts w:ascii="Times New Roman" w:hAnsi="Times New Roman" w:hint="eastAsia"/>
          <w:sz w:val="28"/>
        </w:rPr>
        <w:t>базата</w:t>
      </w:r>
      <w:r w:rsidRPr="005516A1">
        <w:rPr>
          <w:rFonts w:ascii="Times New Roman" w:hAnsi="Times New Roman"/>
          <w:sz w:val="28"/>
        </w:rPr>
        <w:t xml:space="preserve"> </w:t>
      </w:r>
      <w:r w:rsidRPr="005516A1">
        <w:rPr>
          <w:rFonts w:ascii="Times New Roman" w:hAnsi="Times New Roman" w:hint="eastAsia"/>
          <w:sz w:val="28"/>
        </w:rPr>
        <w:t>данни</w:t>
      </w:r>
      <w:r w:rsidRPr="005516A1">
        <w:rPr>
          <w:rFonts w:ascii="Times New Roman" w:hAnsi="Times New Roman"/>
          <w:sz w:val="28"/>
        </w:rPr>
        <w:t xml:space="preserve">, </w:t>
      </w:r>
      <w:r w:rsidRPr="005516A1">
        <w:rPr>
          <w:rFonts w:ascii="Times New Roman" w:hAnsi="Times New Roman" w:hint="eastAsia"/>
          <w:sz w:val="28"/>
        </w:rPr>
        <w:t>атрибутите</w:t>
      </w:r>
      <w:r w:rsidRPr="005516A1">
        <w:rPr>
          <w:rFonts w:ascii="Times New Roman" w:hAnsi="Times New Roman"/>
          <w:sz w:val="28"/>
        </w:rPr>
        <w:t xml:space="preserve"> </w:t>
      </w:r>
      <w:r w:rsidRPr="005516A1">
        <w:rPr>
          <w:rFonts w:ascii="Times New Roman" w:hAnsi="Times New Roman" w:hint="eastAsia"/>
          <w:sz w:val="28"/>
        </w:rPr>
        <w:t>на</w:t>
      </w:r>
      <w:r w:rsidRPr="005516A1">
        <w:rPr>
          <w:rFonts w:ascii="Times New Roman" w:hAnsi="Times New Roman"/>
          <w:sz w:val="28"/>
        </w:rPr>
        <w:t xml:space="preserve"> </w:t>
      </w:r>
      <w:r w:rsidRPr="005516A1">
        <w:rPr>
          <w:rFonts w:ascii="Times New Roman" w:hAnsi="Times New Roman" w:hint="eastAsia"/>
          <w:sz w:val="28"/>
        </w:rPr>
        <w:t>класа</w:t>
      </w:r>
      <w:r w:rsidRPr="005516A1">
        <w:rPr>
          <w:rFonts w:ascii="Times New Roman" w:hAnsi="Times New Roman"/>
          <w:sz w:val="28"/>
        </w:rPr>
        <w:t xml:space="preserve"> Java </w:t>
      </w:r>
      <w:r w:rsidRPr="005516A1">
        <w:rPr>
          <w:rFonts w:ascii="Times New Roman" w:hAnsi="Times New Roman" w:hint="eastAsia"/>
          <w:sz w:val="28"/>
        </w:rPr>
        <w:t>и</w:t>
      </w:r>
      <w:r w:rsidRPr="005516A1">
        <w:rPr>
          <w:rFonts w:ascii="Times New Roman" w:hAnsi="Times New Roman"/>
          <w:sz w:val="28"/>
        </w:rPr>
        <w:t xml:space="preserve"> </w:t>
      </w:r>
      <w:r w:rsidRPr="005516A1">
        <w:rPr>
          <w:rFonts w:ascii="Times New Roman" w:hAnsi="Times New Roman" w:hint="eastAsia"/>
          <w:sz w:val="28"/>
        </w:rPr>
        <w:t>полета</w:t>
      </w:r>
      <w:r w:rsidRPr="005516A1">
        <w:rPr>
          <w:rFonts w:ascii="Times New Roman" w:hAnsi="Times New Roman"/>
          <w:sz w:val="28"/>
        </w:rPr>
        <w:t xml:space="preserve"> </w:t>
      </w:r>
      <w:r w:rsidRPr="005516A1">
        <w:rPr>
          <w:rFonts w:ascii="Times New Roman" w:hAnsi="Times New Roman" w:hint="eastAsia"/>
          <w:sz w:val="28"/>
        </w:rPr>
        <w:t>в</w:t>
      </w:r>
      <w:r w:rsidRPr="005516A1">
        <w:rPr>
          <w:rFonts w:ascii="Times New Roman" w:hAnsi="Times New Roman"/>
          <w:sz w:val="28"/>
        </w:rPr>
        <w:t xml:space="preserve"> </w:t>
      </w:r>
      <w:r w:rsidRPr="005516A1">
        <w:rPr>
          <w:rFonts w:ascii="Times New Roman" w:hAnsi="Times New Roman" w:hint="eastAsia"/>
          <w:sz w:val="28"/>
        </w:rPr>
        <w:t>таблицата</w:t>
      </w:r>
      <w:r w:rsidRPr="005516A1">
        <w:rPr>
          <w:rFonts w:ascii="Times New Roman" w:hAnsi="Times New Roman"/>
          <w:sz w:val="28"/>
        </w:rPr>
        <w:t>.</w:t>
      </w:r>
    </w:p>
    <w:p w:rsidR="002F6DB9" w:rsidRPr="00F546D0" w:rsidRDefault="002F6DB9" w:rsidP="00F546D0">
      <w:pPr>
        <w:spacing w:line="360" w:lineRule="auto"/>
        <w:jc w:val="both"/>
        <w:rPr>
          <w:rFonts w:ascii="Times New Roman" w:hAnsi="Times New Roman"/>
          <w:sz w:val="28"/>
        </w:rPr>
      </w:pPr>
    </w:p>
    <w:p w:rsidR="003A76F3" w:rsidRPr="00F546D0" w:rsidRDefault="003A76F3" w:rsidP="000A0792">
      <w:pPr>
        <w:pStyle w:val="Heading2"/>
        <w:numPr>
          <w:ilvl w:val="1"/>
          <w:numId w:val="12"/>
        </w:numPr>
        <w:jc w:val="both"/>
        <w:rPr>
          <w:b/>
          <w:i w:val="0"/>
        </w:rPr>
      </w:pPr>
      <w:bookmarkStart w:id="222" w:name="_Toc3452608"/>
      <w:r w:rsidRPr="00F546D0">
        <w:rPr>
          <w:b/>
          <w:i w:val="0"/>
        </w:rPr>
        <w:t>Слоеве на приложението</w:t>
      </w:r>
      <w:bookmarkEnd w:id="222"/>
    </w:p>
    <w:p w:rsidR="003A76F3" w:rsidRPr="003A76F3" w:rsidRDefault="003A76F3" w:rsidP="003A76F3">
      <w:pPr>
        <w:pStyle w:val="ListParagraph"/>
        <w:ind w:left="792"/>
        <w:rPr>
          <w:rFonts w:ascii="Times New Roman" w:hAnsi="Times New Roman"/>
          <w:b/>
          <w:sz w:val="28"/>
          <w:lang w:val="bg-BG"/>
        </w:rPr>
      </w:pPr>
    </w:p>
    <w:p w:rsidR="003A76F3" w:rsidRDefault="003A76F3" w:rsidP="002F6DB9">
      <w:pPr>
        <w:spacing w:before="120" w:line="276" w:lineRule="auto"/>
        <w:jc w:val="both"/>
        <w:rPr>
          <w:rFonts w:ascii="Times New Roman" w:hAnsi="Times New Roman"/>
          <w:sz w:val="28"/>
          <w:lang w:val="bg-BG"/>
        </w:rPr>
      </w:pPr>
      <w:r w:rsidRPr="00F546D0">
        <w:rPr>
          <w:rFonts w:ascii="Times New Roman" w:hAnsi="Times New Roman"/>
          <w:sz w:val="28"/>
          <w:lang w:val="bg-BG"/>
        </w:rPr>
        <w:t>Следните слоеве са включени в разработването на системата за предлагане и търсене на работа:</w:t>
      </w:r>
    </w:p>
    <w:p w:rsidR="002F6DB9" w:rsidRPr="00F546D0" w:rsidRDefault="002F6DB9" w:rsidP="002F6DB9">
      <w:pPr>
        <w:spacing w:before="120" w:line="276" w:lineRule="auto"/>
        <w:jc w:val="both"/>
        <w:rPr>
          <w:rFonts w:ascii="Times New Roman" w:hAnsi="Times New Roman"/>
          <w:sz w:val="28"/>
          <w:lang w:val="bg-BG"/>
        </w:rPr>
      </w:pPr>
    </w:p>
    <w:p w:rsidR="00F546D0" w:rsidRPr="00F546D0" w:rsidRDefault="003A76F3" w:rsidP="000A0792">
      <w:pPr>
        <w:pStyle w:val="ListParagraph"/>
        <w:numPr>
          <w:ilvl w:val="2"/>
          <w:numId w:val="12"/>
        </w:numPr>
        <w:spacing w:before="120" w:line="360" w:lineRule="auto"/>
        <w:jc w:val="both"/>
        <w:rPr>
          <w:rFonts w:ascii="Times New Roman" w:hAnsi="Times New Roman"/>
          <w:sz w:val="28"/>
          <w:lang w:val="bg-BG"/>
        </w:rPr>
      </w:pPr>
      <w:bookmarkStart w:id="223" w:name="_Toc3452609"/>
      <w:r w:rsidRPr="00F546D0">
        <w:rPr>
          <w:rStyle w:val="Heading2Char"/>
          <w:b/>
          <w:i w:val="0"/>
        </w:rPr>
        <w:t>Presentation Layer:</w:t>
      </w:r>
      <w:bookmarkEnd w:id="223"/>
      <w:r w:rsidRPr="00F546D0">
        <w:rPr>
          <w:rFonts w:ascii="Times New Roman" w:hAnsi="Times New Roman"/>
          <w:b/>
          <w:i/>
          <w:sz w:val="28"/>
          <w:lang w:val="bg-BG"/>
        </w:rPr>
        <w:t xml:space="preserve"> </w:t>
      </w:r>
    </w:p>
    <w:p w:rsidR="003A76F3" w:rsidRPr="00F546D0" w:rsidRDefault="003A76F3" w:rsidP="00F546D0">
      <w:pPr>
        <w:spacing w:before="120" w:line="360" w:lineRule="auto"/>
        <w:jc w:val="both"/>
        <w:rPr>
          <w:rFonts w:ascii="Times New Roman" w:hAnsi="Times New Roman"/>
          <w:sz w:val="28"/>
          <w:lang w:val="bg-BG"/>
        </w:rPr>
      </w:pPr>
      <w:r w:rsidRPr="00F546D0">
        <w:rPr>
          <w:rFonts w:ascii="Times New Roman" w:hAnsi="Times New Roman"/>
          <w:sz w:val="28"/>
          <w:lang w:val="bg-BG"/>
        </w:rPr>
        <w:t>Този слой съответства на частта View в шаблона MVC. То</w:t>
      </w:r>
      <w:r w:rsidRPr="00F546D0">
        <w:rPr>
          <w:rFonts w:ascii="Times New Roman" w:hAnsi="Times New Roman"/>
          <w:sz w:val="28"/>
        </w:rPr>
        <w:t xml:space="preserve"> </w:t>
      </w:r>
      <w:r w:rsidRPr="00F546D0">
        <w:rPr>
          <w:rFonts w:ascii="Times New Roman" w:hAnsi="Times New Roman"/>
          <w:sz w:val="28"/>
          <w:lang w:val="bg-BG"/>
        </w:rPr>
        <w:t>включва взаимодействието с потребителя, реализира чрез три технологии - Thymeleaf, HTML</w:t>
      </w:r>
      <w:r w:rsidRPr="00F546D0">
        <w:rPr>
          <w:rFonts w:ascii="Times New Roman" w:hAnsi="Times New Roman"/>
          <w:sz w:val="28"/>
        </w:rPr>
        <w:t xml:space="preserve"> </w:t>
      </w:r>
      <w:r w:rsidRPr="00F546D0">
        <w:rPr>
          <w:rFonts w:ascii="Times New Roman" w:hAnsi="Times New Roman"/>
          <w:sz w:val="28"/>
          <w:lang w:val="bg-BG"/>
        </w:rPr>
        <w:t xml:space="preserve">и CSS. </w:t>
      </w:r>
      <w:r w:rsidRPr="00F546D0">
        <w:rPr>
          <w:rFonts w:ascii="Times New Roman" w:hAnsi="Times New Roman"/>
          <w:sz w:val="28"/>
        </w:rPr>
        <w:t xml:space="preserve">Thymeleaf </w:t>
      </w:r>
      <w:r w:rsidRPr="00F546D0">
        <w:rPr>
          <w:rFonts w:ascii="Times New Roman" w:hAnsi="Times New Roman"/>
          <w:sz w:val="28"/>
          <w:lang w:val="bg-BG"/>
        </w:rPr>
        <w:t>е технология, използвана за създаване на платформа</w:t>
      </w:r>
      <w:r w:rsidRPr="00F546D0">
        <w:rPr>
          <w:rFonts w:ascii="Times New Roman" w:hAnsi="Times New Roman"/>
          <w:sz w:val="28"/>
        </w:rPr>
        <w:t xml:space="preserve"> </w:t>
      </w:r>
      <w:r w:rsidRPr="00F546D0">
        <w:rPr>
          <w:rFonts w:ascii="Times New Roman" w:hAnsi="Times New Roman"/>
          <w:sz w:val="28"/>
          <w:lang w:val="bg-BG"/>
        </w:rPr>
        <w:t>независими и динамични уеб страници. HTML е език за маркиране на съдържанието представяне в уеб страници. Cascading Style Sheets (CSS) се използва за управление на оформлението</w:t>
      </w:r>
      <w:r w:rsidRPr="00F546D0">
        <w:rPr>
          <w:rFonts w:ascii="Times New Roman" w:hAnsi="Times New Roman"/>
          <w:sz w:val="28"/>
        </w:rPr>
        <w:t xml:space="preserve"> </w:t>
      </w:r>
      <w:r w:rsidRPr="00F546D0">
        <w:rPr>
          <w:rFonts w:ascii="Times New Roman" w:hAnsi="Times New Roman"/>
          <w:sz w:val="28"/>
          <w:lang w:val="bg-BG"/>
        </w:rPr>
        <w:t>на няколко уеб стра</w:t>
      </w:r>
      <w:r w:rsidR="002F6DB9">
        <w:rPr>
          <w:rFonts w:ascii="Times New Roman" w:hAnsi="Times New Roman"/>
          <w:sz w:val="28"/>
          <w:lang w:val="bg-BG"/>
        </w:rPr>
        <w:t>ници</w:t>
      </w:r>
      <w:r w:rsidR="002F6DB9">
        <w:rPr>
          <w:rFonts w:ascii="Times New Roman" w:hAnsi="Times New Roman"/>
          <w:sz w:val="28"/>
          <w:lang w:val="bg-BG"/>
        </w:rPr>
        <w:tab/>
      </w:r>
    </w:p>
    <w:p w:rsidR="00F546D0" w:rsidRDefault="003A76F3" w:rsidP="000A0792">
      <w:pPr>
        <w:pStyle w:val="ListParagraph"/>
        <w:numPr>
          <w:ilvl w:val="2"/>
          <w:numId w:val="12"/>
        </w:numPr>
        <w:spacing w:before="120" w:line="360" w:lineRule="auto"/>
        <w:jc w:val="both"/>
        <w:rPr>
          <w:rFonts w:ascii="Times New Roman" w:hAnsi="Times New Roman"/>
          <w:sz w:val="28"/>
          <w:lang w:val="bg-BG"/>
        </w:rPr>
      </w:pPr>
      <w:bookmarkStart w:id="224" w:name="_Toc3452610"/>
      <w:r w:rsidRPr="00F546D0">
        <w:rPr>
          <w:rStyle w:val="Heading2Char"/>
          <w:b/>
          <w:i w:val="0"/>
        </w:rPr>
        <w:t>Controller Layer:</w:t>
      </w:r>
      <w:bookmarkEnd w:id="224"/>
      <w:r w:rsidRPr="00F546D0">
        <w:rPr>
          <w:rFonts w:ascii="Times New Roman" w:hAnsi="Times New Roman"/>
          <w:sz w:val="28"/>
          <w:lang w:val="bg-BG"/>
        </w:rPr>
        <w:t xml:space="preserve"> </w:t>
      </w:r>
    </w:p>
    <w:p w:rsidR="003A76F3" w:rsidRPr="00F546D0" w:rsidRDefault="003A76F3" w:rsidP="00F546D0">
      <w:pPr>
        <w:spacing w:before="120" w:line="360" w:lineRule="auto"/>
        <w:jc w:val="both"/>
        <w:rPr>
          <w:rFonts w:ascii="Times New Roman" w:hAnsi="Times New Roman"/>
          <w:sz w:val="28"/>
          <w:lang w:val="bg-BG"/>
        </w:rPr>
      </w:pPr>
      <w:r w:rsidRPr="00F546D0">
        <w:rPr>
          <w:rFonts w:ascii="Times New Roman" w:hAnsi="Times New Roman"/>
          <w:sz w:val="28"/>
          <w:lang w:val="bg-BG"/>
        </w:rPr>
        <w:t>Този слой съответства на контролера в модела MVC. Pотребителските заявки се обработват в този слой. Този слой се обработва от Spring.</w:t>
      </w:r>
      <w:r w:rsidRPr="00F546D0">
        <w:rPr>
          <w:rFonts w:ascii="Times New Roman" w:hAnsi="Times New Roman"/>
          <w:sz w:val="28"/>
        </w:rPr>
        <w:t xml:space="preserve"> </w:t>
      </w:r>
      <w:r w:rsidRPr="00F546D0">
        <w:rPr>
          <w:rFonts w:ascii="Times New Roman" w:hAnsi="Times New Roman"/>
          <w:sz w:val="28"/>
          <w:lang w:val="bg-BG"/>
        </w:rPr>
        <w:t>Той превежда входящите заявки, приема данните за заявката и ги предава на съответното</w:t>
      </w:r>
      <w:r w:rsidRPr="00F546D0">
        <w:rPr>
          <w:rFonts w:ascii="Times New Roman" w:hAnsi="Times New Roman"/>
          <w:sz w:val="28"/>
        </w:rPr>
        <w:t xml:space="preserve"> </w:t>
      </w:r>
      <w:r w:rsidRPr="00F546D0">
        <w:rPr>
          <w:rFonts w:ascii="Times New Roman" w:hAnsi="Times New Roman"/>
          <w:sz w:val="28"/>
          <w:lang w:val="bg-BG"/>
        </w:rPr>
        <w:t xml:space="preserve">в </w:t>
      </w:r>
      <w:r w:rsidRPr="00F546D0">
        <w:rPr>
          <w:rFonts w:ascii="Times New Roman" w:hAnsi="Times New Roman"/>
          <w:sz w:val="28"/>
          <w:lang w:val="bg-BG"/>
        </w:rPr>
        <w:lastRenderedPageBreak/>
        <w:t xml:space="preserve">Service слоя. Контролерите осигуряват достъп до поведението на приложението без да знаят точното изпълнение на логиката на услугата. При получаване на отговор от слоя Service, данните на модела се визуализират в подходящо </w:t>
      </w:r>
      <w:r w:rsidRPr="00F546D0">
        <w:rPr>
          <w:rFonts w:ascii="Times New Roman" w:hAnsi="Times New Roman"/>
          <w:sz w:val="28"/>
        </w:rPr>
        <w:t>view</w:t>
      </w:r>
      <w:r w:rsidRPr="00F546D0">
        <w:rPr>
          <w:rFonts w:ascii="Times New Roman" w:hAnsi="Times New Roman"/>
          <w:sz w:val="28"/>
          <w:lang w:val="bg-BG"/>
        </w:rPr>
        <w:t xml:space="preserve"> за показване на потребителя.</w:t>
      </w:r>
    </w:p>
    <w:p w:rsidR="003A76F3" w:rsidRPr="00F546D0" w:rsidRDefault="003A76F3" w:rsidP="00F546D0">
      <w:pPr>
        <w:spacing w:before="120" w:line="360" w:lineRule="auto"/>
        <w:jc w:val="both"/>
        <w:rPr>
          <w:rFonts w:ascii="Times New Roman" w:hAnsi="Times New Roman"/>
          <w:sz w:val="28"/>
          <w:lang w:val="bg-BG"/>
        </w:rPr>
      </w:pPr>
    </w:p>
    <w:p w:rsidR="00F546D0" w:rsidRPr="00F546D0" w:rsidRDefault="003A76F3" w:rsidP="000A0792">
      <w:pPr>
        <w:pStyle w:val="Heading2"/>
        <w:numPr>
          <w:ilvl w:val="2"/>
          <w:numId w:val="12"/>
        </w:numPr>
        <w:rPr>
          <w:b/>
          <w:i w:val="0"/>
        </w:rPr>
      </w:pPr>
      <w:bookmarkStart w:id="225" w:name="_Toc3452611"/>
      <w:r w:rsidRPr="00F546D0">
        <w:rPr>
          <w:b/>
          <w:i w:val="0"/>
        </w:rPr>
        <w:t>Service Layer:</w:t>
      </w:r>
      <w:bookmarkEnd w:id="225"/>
      <w:r w:rsidRPr="00F546D0">
        <w:rPr>
          <w:b/>
          <w:i w:val="0"/>
        </w:rPr>
        <w:t xml:space="preserve"> </w:t>
      </w:r>
    </w:p>
    <w:p w:rsidR="0064696A" w:rsidRDefault="003A76F3" w:rsidP="0064696A">
      <w:pPr>
        <w:spacing w:before="120" w:line="360" w:lineRule="auto"/>
        <w:jc w:val="both"/>
        <w:rPr>
          <w:rFonts w:ascii="Times New Roman" w:hAnsi="Times New Roman"/>
          <w:sz w:val="28"/>
          <w:lang w:val="bg-BG"/>
        </w:rPr>
      </w:pPr>
      <w:r w:rsidRPr="00F546D0">
        <w:rPr>
          <w:rFonts w:ascii="Times New Roman" w:hAnsi="Times New Roman"/>
          <w:sz w:val="28"/>
          <w:lang w:val="bg-BG"/>
        </w:rPr>
        <w:t>Този слой се използва от слоя Controller за изпълнение на приложението функционалност. Той има цялата бизнес логика на приложението. Всяка услуга трябва инкапсулира логическо събиране на транзакции. Всеки метод на обслужване може да бъде дефиниран като най-малката атомна операция, която приложението прави в базата данни - така че методът на услугата или завършва цялата транзакция и поема или премахва цялата транзакция да поддържа базата данни в постоянно състояние във всеки даден момент.</w:t>
      </w:r>
    </w:p>
    <w:p w:rsidR="0064696A" w:rsidRPr="0064696A" w:rsidRDefault="0064696A" w:rsidP="0064696A">
      <w:pPr>
        <w:spacing w:before="120" w:line="360" w:lineRule="auto"/>
        <w:jc w:val="both"/>
        <w:rPr>
          <w:rFonts w:ascii="Times New Roman" w:hAnsi="Times New Roman"/>
          <w:b/>
          <w:sz w:val="28"/>
          <w:lang w:val="bg-BG"/>
        </w:rPr>
      </w:pPr>
    </w:p>
    <w:p w:rsidR="005516A1" w:rsidRPr="0064696A" w:rsidRDefault="005516A1" w:rsidP="000A0792">
      <w:pPr>
        <w:pStyle w:val="Heading2"/>
        <w:numPr>
          <w:ilvl w:val="2"/>
          <w:numId w:val="12"/>
        </w:numPr>
        <w:rPr>
          <w:b/>
          <w:i w:val="0"/>
        </w:rPr>
      </w:pPr>
      <w:bookmarkStart w:id="226" w:name="_Toc3452612"/>
      <w:r w:rsidRPr="0064696A">
        <w:rPr>
          <w:b/>
          <w:i w:val="0"/>
        </w:rPr>
        <w:t>Persistence layer</w:t>
      </w:r>
      <w:bookmarkEnd w:id="226"/>
    </w:p>
    <w:p w:rsidR="005516A1" w:rsidRDefault="005516A1" w:rsidP="005A0B5F">
      <w:pPr>
        <w:rPr>
          <w:rFonts w:ascii="Times New Roman" w:hAnsi="Times New Roman"/>
          <w:sz w:val="28"/>
        </w:rPr>
      </w:pPr>
    </w:p>
    <w:p w:rsidR="003A76F3" w:rsidRDefault="005516A1" w:rsidP="0064696A">
      <w:pPr>
        <w:spacing w:line="276" w:lineRule="auto"/>
        <w:rPr>
          <w:rFonts w:ascii="Times New Roman" w:hAnsi="Times New Roman"/>
          <w:sz w:val="28"/>
          <w:lang w:val="bg-BG"/>
        </w:rPr>
      </w:pPr>
      <w:r w:rsidRPr="005516A1">
        <w:rPr>
          <w:rFonts w:ascii="Times New Roman" w:hAnsi="Times New Roman" w:hint="eastAsia"/>
          <w:sz w:val="28"/>
        </w:rPr>
        <w:t>Връзката</w:t>
      </w:r>
      <w:r w:rsidRPr="005516A1">
        <w:rPr>
          <w:rFonts w:ascii="Times New Roman" w:hAnsi="Times New Roman"/>
          <w:sz w:val="28"/>
        </w:rPr>
        <w:t xml:space="preserve"> </w:t>
      </w:r>
      <w:r w:rsidRPr="005516A1">
        <w:rPr>
          <w:rFonts w:ascii="Times New Roman" w:hAnsi="Times New Roman" w:hint="eastAsia"/>
          <w:sz w:val="28"/>
        </w:rPr>
        <w:t>с</w:t>
      </w:r>
      <w:r w:rsidRPr="005516A1">
        <w:rPr>
          <w:rFonts w:ascii="Times New Roman" w:hAnsi="Times New Roman"/>
          <w:sz w:val="28"/>
        </w:rPr>
        <w:t xml:space="preserve"> </w:t>
      </w:r>
      <w:r w:rsidRPr="005516A1">
        <w:rPr>
          <w:rFonts w:ascii="Times New Roman" w:hAnsi="Times New Roman" w:hint="eastAsia"/>
          <w:sz w:val="28"/>
        </w:rPr>
        <w:t>базата</w:t>
      </w:r>
      <w:r w:rsidRPr="005516A1">
        <w:rPr>
          <w:rFonts w:ascii="Times New Roman" w:hAnsi="Times New Roman"/>
          <w:sz w:val="28"/>
        </w:rPr>
        <w:t xml:space="preserve"> </w:t>
      </w:r>
      <w:r w:rsidRPr="005516A1">
        <w:rPr>
          <w:rFonts w:ascii="Times New Roman" w:hAnsi="Times New Roman" w:hint="eastAsia"/>
          <w:sz w:val="28"/>
        </w:rPr>
        <w:t>данни</w:t>
      </w:r>
      <w:r w:rsidRPr="005516A1">
        <w:rPr>
          <w:rFonts w:ascii="Times New Roman" w:hAnsi="Times New Roman"/>
          <w:sz w:val="28"/>
        </w:rPr>
        <w:t xml:space="preserve"> </w:t>
      </w:r>
      <w:r w:rsidRPr="005516A1">
        <w:rPr>
          <w:rFonts w:ascii="Times New Roman" w:hAnsi="Times New Roman" w:hint="eastAsia"/>
          <w:sz w:val="28"/>
        </w:rPr>
        <w:t>се</w:t>
      </w:r>
      <w:r w:rsidRPr="005516A1">
        <w:rPr>
          <w:rFonts w:ascii="Times New Roman" w:hAnsi="Times New Roman"/>
          <w:sz w:val="28"/>
        </w:rPr>
        <w:t xml:space="preserve"> </w:t>
      </w:r>
      <w:r w:rsidRPr="005516A1">
        <w:rPr>
          <w:rFonts w:ascii="Times New Roman" w:hAnsi="Times New Roman" w:hint="eastAsia"/>
          <w:sz w:val="28"/>
        </w:rPr>
        <w:t>репрезентира</w:t>
      </w:r>
      <w:r w:rsidRPr="005516A1">
        <w:rPr>
          <w:rFonts w:ascii="Times New Roman" w:hAnsi="Times New Roman"/>
          <w:sz w:val="28"/>
        </w:rPr>
        <w:t xml:space="preserve"> </w:t>
      </w:r>
      <w:r w:rsidRPr="005516A1">
        <w:rPr>
          <w:rFonts w:ascii="Times New Roman" w:hAnsi="Times New Roman" w:hint="eastAsia"/>
          <w:sz w:val="28"/>
        </w:rPr>
        <w:t>чрез</w:t>
      </w:r>
      <w:r w:rsidR="003A76F3">
        <w:rPr>
          <w:rFonts w:ascii="Times New Roman" w:hAnsi="Times New Roman"/>
          <w:sz w:val="28"/>
          <w:lang w:val="bg-BG"/>
        </w:rPr>
        <w:t>:</w:t>
      </w:r>
    </w:p>
    <w:p w:rsidR="003A76F3" w:rsidRDefault="003A76F3" w:rsidP="0064696A">
      <w:pPr>
        <w:spacing w:line="276" w:lineRule="auto"/>
        <w:rPr>
          <w:rFonts w:ascii="Times New Roman" w:hAnsi="Times New Roman"/>
          <w:sz w:val="28"/>
          <w:lang w:val="bg-BG"/>
        </w:rPr>
      </w:pPr>
    </w:p>
    <w:p w:rsidR="005516A1" w:rsidRDefault="005516A1" w:rsidP="0064696A">
      <w:pPr>
        <w:spacing w:line="276" w:lineRule="auto"/>
        <w:rPr>
          <w:rFonts w:ascii="Times New Roman" w:hAnsi="Times New Roman"/>
          <w:sz w:val="28"/>
        </w:rPr>
      </w:pPr>
      <w:r w:rsidRPr="003A76F3">
        <w:rPr>
          <w:rFonts w:ascii="Times New Roman" w:hAnsi="Times New Roman"/>
          <w:b/>
          <w:sz w:val="28"/>
        </w:rPr>
        <w:t xml:space="preserve">EntityManager </w:t>
      </w:r>
      <w:r w:rsidRPr="005516A1">
        <w:rPr>
          <w:rFonts w:ascii="Times New Roman" w:hAnsi="Times New Roman" w:hint="eastAsia"/>
          <w:sz w:val="28"/>
        </w:rPr>
        <w:t>инстанция</w:t>
      </w:r>
      <w:r w:rsidRPr="005516A1">
        <w:rPr>
          <w:rFonts w:ascii="Times New Roman" w:hAnsi="Times New Roman"/>
          <w:sz w:val="28"/>
        </w:rPr>
        <w:t xml:space="preserve">, </w:t>
      </w:r>
      <w:r w:rsidRPr="005516A1">
        <w:rPr>
          <w:rFonts w:ascii="Times New Roman" w:hAnsi="Times New Roman" w:hint="eastAsia"/>
          <w:sz w:val="28"/>
        </w:rPr>
        <w:t>което</w:t>
      </w:r>
      <w:r w:rsidRPr="005516A1">
        <w:rPr>
          <w:rFonts w:ascii="Times New Roman" w:hAnsi="Times New Roman"/>
          <w:sz w:val="28"/>
        </w:rPr>
        <w:t xml:space="preserve"> </w:t>
      </w:r>
      <w:r w:rsidRPr="005516A1">
        <w:rPr>
          <w:rFonts w:ascii="Times New Roman" w:hAnsi="Times New Roman" w:hint="eastAsia"/>
          <w:sz w:val="28"/>
        </w:rPr>
        <w:t>осигурява</w:t>
      </w:r>
      <w:r w:rsidRPr="005516A1">
        <w:rPr>
          <w:rFonts w:ascii="Times New Roman" w:hAnsi="Times New Roman"/>
          <w:sz w:val="28"/>
        </w:rPr>
        <w:t xml:space="preserve"> </w:t>
      </w:r>
      <w:r w:rsidRPr="005516A1">
        <w:rPr>
          <w:rFonts w:ascii="Times New Roman" w:hAnsi="Times New Roman" w:hint="eastAsia"/>
          <w:sz w:val="28"/>
        </w:rPr>
        <w:t>функционалност</w:t>
      </w:r>
      <w:r w:rsidRPr="005516A1">
        <w:rPr>
          <w:rFonts w:ascii="Times New Roman" w:hAnsi="Times New Roman"/>
          <w:sz w:val="28"/>
        </w:rPr>
        <w:t xml:space="preserve"> </w:t>
      </w:r>
      <w:r w:rsidRPr="005516A1">
        <w:rPr>
          <w:rFonts w:ascii="Times New Roman" w:hAnsi="Times New Roman" w:hint="eastAsia"/>
          <w:sz w:val="28"/>
        </w:rPr>
        <w:t>за</w:t>
      </w:r>
      <w:r w:rsidRPr="005516A1">
        <w:rPr>
          <w:rFonts w:ascii="Times New Roman" w:hAnsi="Times New Roman"/>
          <w:sz w:val="28"/>
        </w:rPr>
        <w:t xml:space="preserve"> </w:t>
      </w:r>
      <w:r w:rsidRPr="005516A1">
        <w:rPr>
          <w:rFonts w:ascii="Times New Roman" w:hAnsi="Times New Roman" w:hint="eastAsia"/>
          <w:sz w:val="28"/>
        </w:rPr>
        <w:t>извършването</w:t>
      </w:r>
      <w:r w:rsidRPr="005516A1">
        <w:rPr>
          <w:rFonts w:ascii="Times New Roman" w:hAnsi="Times New Roman"/>
          <w:sz w:val="28"/>
        </w:rPr>
        <w:t xml:space="preserve"> </w:t>
      </w:r>
      <w:r w:rsidRPr="005516A1">
        <w:rPr>
          <w:rFonts w:ascii="Times New Roman" w:hAnsi="Times New Roman" w:hint="eastAsia"/>
          <w:sz w:val="28"/>
        </w:rPr>
        <w:t>на</w:t>
      </w:r>
      <w:r w:rsidRPr="005516A1">
        <w:rPr>
          <w:rFonts w:ascii="Times New Roman" w:hAnsi="Times New Roman"/>
          <w:sz w:val="28"/>
        </w:rPr>
        <w:t xml:space="preserve"> </w:t>
      </w:r>
      <w:r w:rsidRPr="005516A1">
        <w:rPr>
          <w:rFonts w:ascii="Times New Roman" w:hAnsi="Times New Roman" w:hint="eastAsia"/>
          <w:sz w:val="28"/>
        </w:rPr>
        <w:t>действия</w:t>
      </w:r>
      <w:r w:rsidRPr="005516A1">
        <w:rPr>
          <w:rFonts w:ascii="Times New Roman" w:hAnsi="Times New Roman"/>
          <w:sz w:val="28"/>
        </w:rPr>
        <w:t xml:space="preserve"> </w:t>
      </w:r>
      <w:r w:rsidRPr="005516A1">
        <w:rPr>
          <w:rFonts w:ascii="Times New Roman" w:hAnsi="Times New Roman" w:hint="eastAsia"/>
          <w:sz w:val="28"/>
        </w:rPr>
        <w:t>с</w:t>
      </w:r>
      <w:r w:rsidRPr="005516A1">
        <w:rPr>
          <w:rFonts w:ascii="Times New Roman" w:hAnsi="Times New Roman"/>
          <w:sz w:val="28"/>
        </w:rPr>
        <w:t xml:space="preserve"> </w:t>
      </w:r>
      <w:r w:rsidRPr="005516A1">
        <w:rPr>
          <w:rFonts w:ascii="Times New Roman" w:hAnsi="Times New Roman" w:hint="eastAsia"/>
          <w:sz w:val="28"/>
        </w:rPr>
        <w:t>базата</w:t>
      </w:r>
      <w:r w:rsidRPr="005516A1">
        <w:rPr>
          <w:rFonts w:ascii="Times New Roman" w:hAnsi="Times New Roman"/>
          <w:sz w:val="28"/>
        </w:rPr>
        <w:t xml:space="preserve"> </w:t>
      </w:r>
      <w:r w:rsidRPr="005516A1">
        <w:rPr>
          <w:rFonts w:ascii="Times New Roman" w:hAnsi="Times New Roman" w:hint="eastAsia"/>
          <w:sz w:val="28"/>
        </w:rPr>
        <w:t>данни</w:t>
      </w:r>
      <w:r w:rsidRPr="005516A1">
        <w:rPr>
          <w:rFonts w:ascii="Times New Roman" w:hAnsi="Times New Roman"/>
          <w:sz w:val="28"/>
        </w:rPr>
        <w:t xml:space="preserve">. </w:t>
      </w:r>
      <w:r w:rsidRPr="005516A1">
        <w:rPr>
          <w:rFonts w:ascii="Times New Roman" w:hAnsi="Times New Roman" w:hint="eastAsia"/>
          <w:sz w:val="28"/>
        </w:rPr>
        <w:t>Много</w:t>
      </w:r>
      <w:r w:rsidRPr="005516A1">
        <w:rPr>
          <w:rFonts w:ascii="Times New Roman" w:hAnsi="Times New Roman"/>
          <w:sz w:val="28"/>
        </w:rPr>
        <w:t xml:space="preserve"> </w:t>
      </w:r>
      <w:r w:rsidRPr="005516A1">
        <w:rPr>
          <w:rFonts w:ascii="Times New Roman" w:hAnsi="Times New Roman" w:hint="eastAsia"/>
          <w:sz w:val="28"/>
        </w:rPr>
        <w:t>приложения</w:t>
      </w:r>
      <w:r w:rsidRPr="005516A1">
        <w:rPr>
          <w:rFonts w:ascii="Times New Roman" w:hAnsi="Times New Roman"/>
          <w:sz w:val="28"/>
        </w:rPr>
        <w:t xml:space="preserve"> </w:t>
      </w:r>
      <w:r w:rsidRPr="005516A1">
        <w:rPr>
          <w:rFonts w:ascii="Times New Roman" w:hAnsi="Times New Roman" w:hint="eastAsia"/>
          <w:sz w:val="28"/>
        </w:rPr>
        <w:t>изискват</w:t>
      </w:r>
      <w:r w:rsidRPr="005516A1">
        <w:rPr>
          <w:rFonts w:ascii="Times New Roman" w:hAnsi="Times New Roman"/>
          <w:sz w:val="28"/>
        </w:rPr>
        <w:t xml:space="preserve"> </w:t>
      </w:r>
      <w:r w:rsidRPr="005516A1">
        <w:rPr>
          <w:rFonts w:ascii="Times New Roman" w:hAnsi="Times New Roman" w:hint="eastAsia"/>
          <w:sz w:val="28"/>
        </w:rPr>
        <w:t>множество</w:t>
      </w:r>
      <w:r w:rsidRPr="005516A1">
        <w:rPr>
          <w:rFonts w:ascii="Times New Roman" w:hAnsi="Times New Roman"/>
          <w:sz w:val="28"/>
        </w:rPr>
        <w:t xml:space="preserve"> </w:t>
      </w:r>
      <w:r w:rsidRPr="005516A1">
        <w:rPr>
          <w:rFonts w:ascii="Times New Roman" w:hAnsi="Times New Roman" w:hint="eastAsia"/>
          <w:sz w:val="28"/>
        </w:rPr>
        <w:t>връзки</w:t>
      </w:r>
      <w:r w:rsidRPr="005516A1">
        <w:rPr>
          <w:rFonts w:ascii="Times New Roman" w:hAnsi="Times New Roman"/>
          <w:sz w:val="28"/>
        </w:rPr>
        <w:t xml:space="preserve"> </w:t>
      </w:r>
      <w:r w:rsidRPr="005516A1">
        <w:rPr>
          <w:rFonts w:ascii="Times New Roman" w:hAnsi="Times New Roman" w:hint="eastAsia"/>
          <w:sz w:val="28"/>
        </w:rPr>
        <w:t>с</w:t>
      </w:r>
      <w:r w:rsidRPr="005516A1">
        <w:rPr>
          <w:rFonts w:ascii="Times New Roman" w:hAnsi="Times New Roman"/>
          <w:sz w:val="28"/>
        </w:rPr>
        <w:t xml:space="preserve"> </w:t>
      </w:r>
      <w:r w:rsidRPr="005516A1">
        <w:rPr>
          <w:rFonts w:ascii="Times New Roman" w:hAnsi="Times New Roman" w:hint="eastAsia"/>
          <w:sz w:val="28"/>
        </w:rPr>
        <w:t>базата</w:t>
      </w:r>
      <w:r w:rsidRPr="005516A1">
        <w:rPr>
          <w:rFonts w:ascii="Times New Roman" w:hAnsi="Times New Roman"/>
          <w:sz w:val="28"/>
        </w:rPr>
        <w:t xml:space="preserve"> </w:t>
      </w:r>
      <w:r w:rsidRPr="005516A1">
        <w:rPr>
          <w:rFonts w:ascii="Times New Roman" w:hAnsi="Times New Roman" w:hint="eastAsia"/>
          <w:sz w:val="28"/>
        </w:rPr>
        <w:t>данни</w:t>
      </w:r>
      <w:r w:rsidRPr="005516A1">
        <w:rPr>
          <w:rFonts w:ascii="Times New Roman" w:hAnsi="Times New Roman"/>
          <w:sz w:val="28"/>
        </w:rPr>
        <w:t xml:space="preserve"> </w:t>
      </w:r>
      <w:r w:rsidRPr="005516A1">
        <w:rPr>
          <w:rFonts w:ascii="Times New Roman" w:hAnsi="Times New Roman" w:hint="eastAsia"/>
          <w:sz w:val="28"/>
        </w:rPr>
        <w:t>повреме</w:t>
      </w:r>
      <w:r w:rsidRPr="005516A1">
        <w:rPr>
          <w:rFonts w:ascii="Times New Roman" w:hAnsi="Times New Roman"/>
          <w:sz w:val="28"/>
        </w:rPr>
        <w:t xml:space="preserve"> </w:t>
      </w:r>
      <w:r w:rsidRPr="005516A1">
        <w:rPr>
          <w:rFonts w:ascii="Times New Roman" w:hAnsi="Times New Roman" w:hint="eastAsia"/>
          <w:sz w:val="28"/>
        </w:rPr>
        <w:t>на</w:t>
      </w:r>
      <w:r w:rsidRPr="005516A1">
        <w:rPr>
          <w:rFonts w:ascii="Times New Roman" w:hAnsi="Times New Roman"/>
          <w:sz w:val="28"/>
        </w:rPr>
        <w:t xml:space="preserve"> </w:t>
      </w:r>
      <w:r w:rsidRPr="005516A1">
        <w:rPr>
          <w:rFonts w:ascii="Times New Roman" w:hAnsi="Times New Roman" w:hint="eastAsia"/>
          <w:sz w:val="28"/>
        </w:rPr>
        <w:t>техния</w:t>
      </w:r>
      <w:r w:rsidRPr="005516A1">
        <w:rPr>
          <w:rFonts w:ascii="Times New Roman" w:hAnsi="Times New Roman"/>
          <w:sz w:val="28"/>
        </w:rPr>
        <w:t xml:space="preserve"> </w:t>
      </w:r>
      <w:r w:rsidRPr="005516A1">
        <w:rPr>
          <w:rFonts w:ascii="Times New Roman" w:hAnsi="Times New Roman" w:hint="eastAsia"/>
          <w:sz w:val="28"/>
        </w:rPr>
        <w:t>жизнен</w:t>
      </w:r>
      <w:r w:rsidRPr="005516A1">
        <w:rPr>
          <w:rFonts w:ascii="Times New Roman" w:hAnsi="Times New Roman"/>
          <w:sz w:val="28"/>
        </w:rPr>
        <w:t xml:space="preserve"> </w:t>
      </w:r>
      <w:r w:rsidRPr="005516A1">
        <w:rPr>
          <w:rFonts w:ascii="Times New Roman" w:hAnsi="Times New Roman" w:hint="eastAsia"/>
          <w:sz w:val="28"/>
        </w:rPr>
        <w:t>цикъл</w:t>
      </w:r>
      <w:r w:rsidRPr="005516A1">
        <w:rPr>
          <w:rFonts w:ascii="Times New Roman" w:hAnsi="Times New Roman"/>
          <w:sz w:val="28"/>
        </w:rPr>
        <w:t xml:space="preserve">. </w:t>
      </w:r>
      <w:r w:rsidRPr="005516A1">
        <w:rPr>
          <w:rFonts w:ascii="Times New Roman" w:hAnsi="Times New Roman" w:hint="eastAsia"/>
          <w:sz w:val="28"/>
        </w:rPr>
        <w:t>Като</w:t>
      </w:r>
      <w:r w:rsidRPr="005516A1">
        <w:rPr>
          <w:rFonts w:ascii="Times New Roman" w:hAnsi="Times New Roman"/>
          <w:sz w:val="28"/>
        </w:rPr>
        <w:t xml:space="preserve"> </w:t>
      </w:r>
      <w:r w:rsidRPr="005516A1">
        <w:rPr>
          <w:rFonts w:ascii="Times New Roman" w:hAnsi="Times New Roman" w:hint="eastAsia"/>
          <w:sz w:val="28"/>
        </w:rPr>
        <w:t>пример</w:t>
      </w:r>
      <w:r w:rsidRPr="005516A1">
        <w:rPr>
          <w:rFonts w:ascii="Times New Roman" w:hAnsi="Times New Roman"/>
          <w:sz w:val="28"/>
        </w:rPr>
        <w:t xml:space="preserve">, </w:t>
      </w:r>
      <w:r w:rsidRPr="005516A1">
        <w:rPr>
          <w:rFonts w:ascii="Times New Roman" w:hAnsi="Times New Roman" w:hint="eastAsia"/>
          <w:sz w:val="28"/>
        </w:rPr>
        <w:t>в</w:t>
      </w:r>
      <w:r w:rsidRPr="005516A1">
        <w:rPr>
          <w:rFonts w:ascii="Times New Roman" w:hAnsi="Times New Roman"/>
          <w:sz w:val="28"/>
        </w:rPr>
        <w:t xml:space="preserve"> </w:t>
      </w:r>
      <w:r w:rsidRPr="005516A1">
        <w:rPr>
          <w:rFonts w:ascii="Times New Roman" w:hAnsi="Times New Roman" w:hint="eastAsia"/>
          <w:sz w:val="28"/>
        </w:rPr>
        <w:t>уеб</w:t>
      </w:r>
      <w:r w:rsidRPr="005516A1">
        <w:rPr>
          <w:rFonts w:ascii="Times New Roman" w:hAnsi="Times New Roman"/>
          <w:sz w:val="28"/>
        </w:rPr>
        <w:t xml:space="preserve"> </w:t>
      </w:r>
      <w:r w:rsidRPr="005516A1">
        <w:rPr>
          <w:rFonts w:ascii="Times New Roman" w:hAnsi="Times New Roman" w:hint="eastAsia"/>
          <w:sz w:val="28"/>
        </w:rPr>
        <w:t>приложение</w:t>
      </w:r>
      <w:r w:rsidRPr="005516A1">
        <w:rPr>
          <w:rFonts w:ascii="Times New Roman" w:hAnsi="Times New Roman"/>
          <w:sz w:val="28"/>
        </w:rPr>
        <w:t xml:space="preserve"> </w:t>
      </w:r>
      <w:r w:rsidRPr="005516A1">
        <w:rPr>
          <w:rFonts w:ascii="Times New Roman" w:hAnsi="Times New Roman" w:hint="eastAsia"/>
          <w:sz w:val="28"/>
        </w:rPr>
        <w:t>е</w:t>
      </w:r>
      <w:r w:rsidRPr="005516A1">
        <w:rPr>
          <w:rFonts w:ascii="Times New Roman" w:hAnsi="Times New Roman"/>
          <w:sz w:val="28"/>
        </w:rPr>
        <w:t xml:space="preserve"> </w:t>
      </w:r>
      <w:r w:rsidRPr="005516A1">
        <w:rPr>
          <w:rFonts w:ascii="Times New Roman" w:hAnsi="Times New Roman" w:hint="eastAsia"/>
          <w:sz w:val="28"/>
        </w:rPr>
        <w:t>обикновено</w:t>
      </w:r>
      <w:r w:rsidRPr="005516A1">
        <w:rPr>
          <w:rFonts w:ascii="Times New Roman" w:hAnsi="Times New Roman"/>
          <w:sz w:val="28"/>
        </w:rPr>
        <w:t xml:space="preserve"> </w:t>
      </w:r>
      <w:r w:rsidRPr="005516A1">
        <w:rPr>
          <w:rFonts w:ascii="Times New Roman" w:hAnsi="Times New Roman" w:hint="eastAsia"/>
          <w:sz w:val="28"/>
        </w:rPr>
        <w:t>да</w:t>
      </w:r>
      <w:r w:rsidRPr="005516A1">
        <w:rPr>
          <w:rFonts w:ascii="Times New Roman" w:hAnsi="Times New Roman"/>
          <w:sz w:val="28"/>
        </w:rPr>
        <w:t xml:space="preserve"> </w:t>
      </w:r>
      <w:r w:rsidRPr="005516A1">
        <w:rPr>
          <w:rFonts w:ascii="Times New Roman" w:hAnsi="Times New Roman" w:hint="eastAsia"/>
          <w:sz w:val="28"/>
        </w:rPr>
        <w:t>има</w:t>
      </w:r>
      <w:r w:rsidRPr="005516A1">
        <w:rPr>
          <w:rFonts w:ascii="Times New Roman" w:hAnsi="Times New Roman"/>
          <w:sz w:val="28"/>
        </w:rPr>
        <w:t xml:space="preserve"> </w:t>
      </w:r>
      <w:r w:rsidRPr="005516A1">
        <w:rPr>
          <w:rFonts w:ascii="Times New Roman" w:hAnsi="Times New Roman" w:hint="eastAsia"/>
          <w:sz w:val="28"/>
        </w:rPr>
        <w:t>разделени</w:t>
      </w:r>
      <w:r w:rsidRPr="005516A1">
        <w:rPr>
          <w:rFonts w:ascii="Times New Roman" w:hAnsi="Times New Roman"/>
          <w:sz w:val="28"/>
        </w:rPr>
        <w:t xml:space="preserve"> </w:t>
      </w:r>
      <w:r w:rsidRPr="005516A1">
        <w:rPr>
          <w:rFonts w:ascii="Times New Roman" w:hAnsi="Times New Roman" w:hint="eastAsia"/>
          <w:sz w:val="28"/>
        </w:rPr>
        <w:t>връзки</w:t>
      </w:r>
      <w:r w:rsidRPr="005516A1">
        <w:rPr>
          <w:rFonts w:ascii="Times New Roman" w:hAnsi="Times New Roman"/>
          <w:sz w:val="28"/>
        </w:rPr>
        <w:t xml:space="preserve"> </w:t>
      </w:r>
      <w:r w:rsidRPr="005516A1">
        <w:rPr>
          <w:rFonts w:ascii="Times New Roman" w:hAnsi="Times New Roman" w:hint="eastAsia"/>
          <w:sz w:val="28"/>
        </w:rPr>
        <w:t>с</w:t>
      </w:r>
      <w:r w:rsidRPr="005516A1">
        <w:rPr>
          <w:rFonts w:ascii="Times New Roman" w:hAnsi="Times New Roman"/>
          <w:sz w:val="28"/>
        </w:rPr>
        <w:t xml:space="preserve"> </w:t>
      </w:r>
      <w:r w:rsidRPr="005516A1">
        <w:rPr>
          <w:rFonts w:ascii="Times New Roman" w:hAnsi="Times New Roman" w:hint="eastAsia"/>
          <w:sz w:val="28"/>
        </w:rPr>
        <w:t>базата</w:t>
      </w:r>
      <w:r w:rsidRPr="005516A1">
        <w:rPr>
          <w:rFonts w:ascii="Times New Roman" w:hAnsi="Times New Roman"/>
          <w:sz w:val="28"/>
        </w:rPr>
        <w:t xml:space="preserve"> </w:t>
      </w:r>
      <w:r w:rsidRPr="005516A1">
        <w:rPr>
          <w:rFonts w:ascii="Times New Roman" w:hAnsi="Times New Roman" w:hint="eastAsia"/>
          <w:sz w:val="28"/>
        </w:rPr>
        <w:t>данни</w:t>
      </w:r>
      <w:r w:rsidRPr="005516A1">
        <w:rPr>
          <w:rFonts w:ascii="Times New Roman" w:hAnsi="Times New Roman"/>
          <w:sz w:val="28"/>
        </w:rPr>
        <w:t xml:space="preserve"> </w:t>
      </w:r>
      <w:r w:rsidRPr="005516A1">
        <w:rPr>
          <w:rFonts w:ascii="Times New Roman" w:hAnsi="Times New Roman" w:hint="eastAsia"/>
          <w:sz w:val="28"/>
        </w:rPr>
        <w:t>с</w:t>
      </w:r>
      <w:r w:rsidRPr="005516A1">
        <w:rPr>
          <w:rFonts w:ascii="Times New Roman" w:hAnsi="Times New Roman"/>
          <w:sz w:val="28"/>
        </w:rPr>
        <w:t xml:space="preserve"> </w:t>
      </w:r>
      <w:r w:rsidRPr="005516A1">
        <w:rPr>
          <w:rFonts w:ascii="Times New Roman" w:hAnsi="Times New Roman" w:hint="eastAsia"/>
          <w:sz w:val="28"/>
        </w:rPr>
        <w:t>различни</w:t>
      </w:r>
      <w:r w:rsidRPr="005516A1">
        <w:rPr>
          <w:rFonts w:ascii="Times New Roman" w:hAnsi="Times New Roman"/>
          <w:sz w:val="28"/>
        </w:rPr>
        <w:t xml:space="preserve">, </w:t>
      </w:r>
      <w:r w:rsidRPr="005516A1">
        <w:rPr>
          <w:rFonts w:ascii="Times New Roman" w:hAnsi="Times New Roman" w:hint="eastAsia"/>
          <w:sz w:val="28"/>
        </w:rPr>
        <w:t>несвързани</w:t>
      </w:r>
      <w:r w:rsidRPr="005516A1">
        <w:rPr>
          <w:rFonts w:ascii="Times New Roman" w:hAnsi="Times New Roman"/>
          <w:sz w:val="28"/>
        </w:rPr>
        <w:t xml:space="preserve"> EntityManager </w:t>
      </w:r>
      <w:r w:rsidRPr="005516A1">
        <w:rPr>
          <w:rFonts w:ascii="Times New Roman" w:hAnsi="Times New Roman" w:hint="eastAsia"/>
          <w:sz w:val="28"/>
        </w:rPr>
        <w:t>инстанции</w:t>
      </w:r>
      <w:r w:rsidRPr="005516A1">
        <w:rPr>
          <w:rFonts w:ascii="Times New Roman" w:hAnsi="Times New Roman"/>
          <w:sz w:val="28"/>
        </w:rPr>
        <w:t xml:space="preserve"> </w:t>
      </w:r>
      <w:r w:rsidRPr="005516A1">
        <w:rPr>
          <w:rFonts w:ascii="Times New Roman" w:hAnsi="Times New Roman" w:hint="eastAsia"/>
          <w:sz w:val="28"/>
        </w:rPr>
        <w:t>за</w:t>
      </w:r>
      <w:r w:rsidRPr="005516A1">
        <w:rPr>
          <w:rFonts w:ascii="Times New Roman" w:hAnsi="Times New Roman"/>
          <w:sz w:val="28"/>
        </w:rPr>
        <w:t xml:space="preserve"> </w:t>
      </w:r>
      <w:r w:rsidRPr="005516A1">
        <w:rPr>
          <w:rFonts w:ascii="Times New Roman" w:hAnsi="Times New Roman" w:hint="eastAsia"/>
          <w:sz w:val="28"/>
        </w:rPr>
        <w:t>всяка</w:t>
      </w:r>
      <w:r w:rsidRPr="005516A1">
        <w:rPr>
          <w:rFonts w:ascii="Times New Roman" w:hAnsi="Times New Roman"/>
          <w:sz w:val="28"/>
        </w:rPr>
        <w:t xml:space="preserve"> HTTP </w:t>
      </w:r>
      <w:r w:rsidR="003A76F3">
        <w:rPr>
          <w:rFonts w:ascii="Times New Roman" w:hAnsi="Times New Roman" w:hint="eastAsia"/>
          <w:sz w:val="28"/>
        </w:rPr>
        <w:t>заявка.</w:t>
      </w:r>
    </w:p>
    <w:p w:rsidR="005516A1" w:rsidRDefault="005516A1" w:rsidP="0064696A">
      <w:pPr>
        <w:spacing w:line="276" w:lineRule="auto"/>
        <w:rPr>
          <w:rFonts w:ascii="Times New Roman" w:hAnsi="Times New Roman"/>
          <w:sz w:val="28"/>
        </w:rPr>
      </w:pPr>
    </w:p>
    <w:p w:rsidR="008C4FE6" w:rsidRDefault="005516A1" w:rsidP="0064696A">
      <w:pPr>
        <w:spacing w:line="276" w:lineRule="auto"/>
        <w:rPr>
          <w:rFonts w:ascii="Times New Roman" w:hAnsi="Times New Roman"/>
          <w:sz w:val="28"/>
        </w:rPr>
      </w:pPr>
      <w:r w:rsidRPr="005516A1">
        <w:rPr>
          <w:rFonts w:ascii="Times New Roman" w:hAnsi="Times New Roman" w:hint="eastAsia"/>
          <w:sz w:val="28"/>
        </w:rPr>
        <w:t>Главната</w:t>
      </w:r>
      <w:r w:rsidRPr="005516A1">
        <w:rPr>
          <w:rFonts w:ascii="Times New Roman" w:hAnsi="Times New Roman"/>
          <w:sz w:val="28"/>
        </w:rPr>
        <w:t xml:space="preserve"> </w:t>
      </w:r>
      <w:r w:rsidRPr="005516A1">
        <w:rPr>
          <w:rFonts w:ascii="Times New Roman" w:hAnsi="Times New Roman" w:hint="eastAsia"/>
          <w:sz w:val="28"/>
        </w:rPr>
        <w:t>роля</w:t>
      </w:r>
      <w:r w:rsidRPr="005516A1">
        <w:rPr>
          <w:rFonts w:ascii="Times New Roman" w:hAnsi="Times New Roman"/>
          <w:sz w:val="28"/>
        </w:rPr>
        <w:t xml:space="preserve"> </w:t>
      </w:r>
      <w:r w:rsidRPr="005516A1">
        <w:rPr>
          <w:rFonts w:ascii="Times New Roman" w:hAnsi="Times New Roman" w:hint="eastAsia"/>
          <w:sz w:val="28"/>
        </w:rPr>
        <w:t>на</w:t>
      </w:r>
      <w:r w:rsidRPr="005516A1">
        <w:rPr>
          <w:rFonts w:ascii="Times New Roman" w:hAnsi="Times New Roman"/>
          <w:sz w:val="28"/>
        </w:rPr>
        <w:t xml:space="preserve"> </w:t>
      </w:r>
      <w:r w:rsidRPr="003A76F3">
        <w:rPr>
          <w:rFonts w:ascii="Times New Roman" w:hAnsi="Times New Roman"/>
          <w:b/>
          <w:sz w:val="28"/>
        </w:rPr>
        <w:t>EntityManagerFactory</w:t>
      </w:r>
      <w:r w:rsidRPr="005516A1">
        <w:rPr>
          <w:rFonts w:ascii="Times New Roman" w:hAnsi="Times New Roman"/>
          <w:sz w:val="28"/>
        </w:rPr>
        <w:t xml:space="preserve"> </w:t>
      </w:r>
      <w:r w:rsidRPr="005516A1">
        <w:rPr>
          <w:rFonts w:ascii="Times New Roman" w:hAnsi="Times New Roman" w:hint="eastAsia"/>
          <w:sz w:val="28"/>
        </w:rPr>
        <w:t>инстанцията</w:t>
      </w:r>
      <w:r w:rsidRPr="005516A1">
        <w:rPr>
          <w:rFonts w:ascii="Times New Roman" w:hAnsi="Times New Roman"/>
          <w:sz w:val="28"/>
        </w:rPr>
        <w:t xml:space="preserve">, </w:t>
      </w:r>
      <w:r w:rsidRPr="005516A1">
        <w:rPr>
          <w:rFonts w:ascii="Times New Roman" w:hAnsi="Times New Roman" w:hint="eastAsia"/>
          <w:sz w:val="28"/>
        </w:rPr>
        <w:t>която</w:t>
      </w:r>
      <w:r w:rsidRPr="005516A1">
        <w:rPr>
          <w:rFonts w:ascii="Times New Roman" w:hAnsi="Times New Roman"/>
          <w:sz w:val="28"/>
        </w:rPr>
        <w:t xml:space="preserve"> </w:t>
      </w:r>
      <w:r w:rsidRPr="005516A1">
        <w:rPr>
          <w:rFonts w:ascii="Times New Roman" w:hAnsi="Times New Roman" w:hint="eastAsia"/>
          <w:sz w:val="28"/>
        </w:rPr>
        <w:t>наследява</w:t>
      </w:r>
      <w:r w:rsidRPr="005516A1">
        <w:rPr>
          <w:rFonts w:ascii="Times New Roman" w:hAnsi="Times New Roman"/>
          <w:sz w:val="28"/>
        </w:rPr>
        <w:t xml:space="preserve"> EntityManager </w:t>
      </w:r>
      <w:r w:rsidRPr="005516A1">
        <w:rPr>
          <w:rFonts w:ascii="Times New Roman" w:hAnsi="Times New Roman" w:hint="eastAsia"/>
          <w:sz w:val="28"/>
        </w:rPr>
        <w:t>е</w:t>
      </w:r>
      <w:r w:rsidRPr="005516A1">
        <w:rPr>
          <w:rFonts w:ascii="Times New Roman" w:hAnsi="Times New Roman"/>
          <w:sz w:val="28"/>
        </w:rPr>
        <w:t xml:space="preserve"> </w:t>
      </w:r>
      <w:r w:rsidRPr="005516A1">
        <w:rPr>
          <w:rFonts w:ascii="Times New Roman" w:hAnsi="Times New Roman" w:hint="eastAsia"/>
          <w:sz w:val="28"/>
        </w:rPr>
        <w:t>да</w:t>
      </w:r>
      <w:r w:rsidRPr="005516A1">
        <w:rPr>
          <w:rFonts w:ascii="Times New Roman" w:hAnsi="Times New Roman"/>
          <w:sz w:val="28"/>
        </w:rPr>
        <w:t xml:space="preserve"> </w:t>
      </w:r>
      <w:r w:rsidRPr="005516A1">
        <w:rPr>
          <w:rFonts w:ascii="Times New Roman" w:hAnsi="Times New Roman" w:hint="eastAsia"/>
          <w:sz w:val="28"/>
        </w:rPr>
        <w:t>си</w:t>
      </w:r>
      <w:r w:rsidRPr="005516A1">
        <w:rPr>
          <w:rFonts w:ascii="Times New Roman" w:hAnsi="Times New Roman"/>
          <w:sz w:val="28"/>
        </w:rPr>
        <w:t xml:space="preserve"> </w:t>
      </w:r>
      <w:r w:rsidRPr="005516A1">
        <w:rPr>
          <w:rFonts w:ascii="Times New Roman" w:hAnsi="Times New Roman" w:hint="eastAsia"/>
          <w:sz w:val="28"/>
        </w:rPr>
        <w:t>комуникира</w:t>
      </w:r>
      <w:r w:rsidRPr="005516A1">
        <w:rPr>
          <w:rFonts w:ascii="Times New Roman" w:hAnsi="Times New Roman"/>
          <w:sz w:val="28"/>
        </w:rPr>
        <w:t xml:space="preserve"> </w:t>
      </w:r>
      <w:r w:rsidRPr="005516A1">
        <w:rPr>
          <w:rFonts w:ascii="Times New Roman" w:hAnsi="Times New Roman" w:hint="eastAsia"/>
          <w:sz w:val="28"/>
        </w:rPr>
        <w:t>само</w:t>
      </w:r>
      <w:r w:rsidRPr="005516A1">
        <w:rPr>
          <w:rFonts w:ascii="Times New Roman" w:hAnsi="Times New Roman"/>
          <w:sz w:val="28"/>
        </w:rPr>
        <w:t xml:space="preserve"> </w:t>
      </w:r>
      <w:r w:rsidRPr="005516A1">
        <w:rPr>
          <w:rFonts w:ascii="Times New Roman" w:hAnsi="Times New Roman" w:hint="eastAsia"/>
          <w:sz w:val="28"/>
        </w:rPr>
        <w:t>с</w:t>
      </w:r>
      <w:r w:rsidRPr="005516A1">
        <w:rPr>
          <w:rFonts w:ascii="Times New Roman" w:hAnsi="Times New Roman"/>
          <w:sz w:val="28"/>
        </w:rPr>
        <w:t xml:space="preserve"> </w:t>
      </w:r>
      <w:r w:rsidRPr="005516A1">
        <w:rPr>
          <w:rFonts w:ascii="Times New Roman" w:hAnsi="Times New Roman" w:hint="eastAsia"/>
          <w:sz w:val="28"/>
        </w:rPr>
        <w:t>една</w:t>
      </w:r>
      <w:r w:rsidRPr="005516A1">
        <w:rPr>
          <w:rFonts w:ascii="Times New Roman" w:hAnsi="Times New Roman"/>
          <w:sz w:val="28"/>
        </w:rPr>
        <w:t xml:space="preserve"> </w:t>
      </w:r>
      <w:r w:rsidRPr="005516A1">
        <w:rPr>
          <w:rFonts w:ascii="Times New Roman" w:hAnsi="Times New Roman" w:hint="eastAsia"/>
          <w:sz w:val="28"/>
        </w:rPr>
        <w:t>специфична</w:t>
      </w:r>
      <w:r w:rsidRPr="005516A1">
        <w:rPr>
          <w:rFonts w:ascii="Times New Roman" w:hAnsi="Times New Roman"/>
          <w:sz w:val="28"/>
        </w:rPr>
        <w:t xml:space="preserve"> </w:t>
      </w:r>
      <w:r w:rsidRPr="005516A1">
        <w:rPr>
          <w:rFonts w:ascii="Times New Roman" w:hAnsi="Times New Roman" w:hint="eastAsia"/>
          <w:sz w:val="28"/>
        </w:rPr>
        <w:t>база</w:t>
      </w:r>
      <w:r w:rsidRPr="005516A1">
        <w:rPr>
          <w:rFonts w:ascii="Times New Roman" w:hAnsi="Times New Roman"/>
          <w:sz w:val="28"/>
        </w:rPr>
        <w:t xml:space="preserve"> </w:t>
      </w:r>
      <w:r w:rsidRPr="005516A1">
        <w:rPr>
          <w:rFonts w:ascii="Times New Roman" w:hAnsi="Times New Roman" w:hint="eastAsia"/>
          <w:sz w:val="28"/>
        </w:rPr>
        <w:t>данни</w:t>
      </w:r>
      <w:r w:rsidRPr="005516A1">
        <w:rPr>
          <w:rFonts w:ascii="Times New Roman" w:hAnsi="Times New Roman"/>
          <w:sz w:val="28"/>
        </w:rPr>
        <w:t xml:space="preserve"> </w:t>
      </w:r>
      <w:r w:rsidRPr="005516A1">
        <w:rPr>
          <w:rFonts w:ascii="Times New Roman" w:hAnsi="Times New Roman" w:hint="eastAsia"/>
          <w:sz w:val="28"/>
        </w:rPr>
        <w:t>чрез</w:t>
      </w:r>
      <w:r w:rsidRPr="005516A1">
        <w:rPr>
          <w:rFonts w:ascii="Times New Roman" w:hAnsi="Times New Roman"/>
          <w:sz w:val="28"/>
        </w:rPr>
        <w:t xml:space="preserve"> </w:t>
      </w:r>
      <w:r w:rsidRPr="005516A1">
        <w:rPr>
          <w:rFonts w:ascii="Times New Roman" w:hAnsi="Times New Roman" w:hint="eastAsia"/>
          <w:sz w:val="28"/>
        </w:rPr>
        <w:t>менежирането</w:t>
      </w:r>
      <w:r w:rsidRPr="005516A1">
        <w:rPr>
          <w:rFonts w:ascii="Times New Roman" w:hAnsi="Times New Roman"/>
          <w:sz w:val="28"/>
        </w:rPr>
        <w:t xml:space="preserve"> </w:t>
      </w:r>
      <w:r w:rsidRPr="005516A1">
        <w:rPr>
          <w:rFonts w:ascii="Times New Roman" w:hAnsi="Times New Roman" w:hint="eastAsia"/>
          <w:sz w:val="28"/>
        </w:rPr>
        <w:t>на</w:t>
      </w:r>
      <w:r w:rsidRPr="005516A1">
        <w:rPr>
          <w:rFonts w:ascii="Times New Roman" w:hAnsi="Times New Roman"/>
          <w:sz w:val="28"/>
        </w:rPr>
        <w:t xml:space="preserve"> </w:t>
      </w:r>
      <w:r w:rsidRPr="005516A1">
        <w:rPr>
          <w:rFonts w:ascii="Times New Roman" w:hAnsi="Times New Roman" w:hint="eastAsia"/>
          <w:sz w:val="28"/>
        </w:rPr>
        <w:t>информацията</w:t>
      </w:r>
      <w:r w:rsidRPr="005516A1">
        <w:rPr>
          <w:rFonts w:ascii="Times New Roman" w:hAnsi="Times New Roman"/>
          <w:sz w:val="28"/>
        </w:rPr>
        <w:t xml:space="preserve"> </w:t>
      </w:r>
      <w:r w:rsidRPr="005516A1">
        <w:rPr>
          <w:rFonts w:ascii="Times New Roman" w:hAnsi="Times New Roman" w:hint="eastAsia"/>
          <w:sz w:val="28"/>
        </w:rPr>
        <w:t>ефикасно</w:t>
      </w:r>
      <w:r w:rsidRPr="005516A1">
        <w:rPr>
          <w:rFonts w:ascii="Times New Roman" w:hAnsi="Times New Roman"/>
          <w:sz w:val="28"/>
        </w:rPr>
        <w:t xml:space="preserve"> </w:t>
      </w:r>
      <w:r w:rsidRPr="005516A1">
        <w:rPr>
          <w:rFonts w:ascii="Times New Roman" w:hAnsi="Times New Roman" w:hint="eastAsia"/>
          <w:sz w:val="28"/>
        </w:rPr>
        <w:t>тоест</w:t>
      </w:r>
      <w:r w:rsidRPr="005516A1">
        <w:rPr>
          <w:rFonts w:ascii="Times New Roman" w:hAnsi="Times New Roman"/>
          <w:sz w:val="28"/>
        </w:rPr>
        <w:t xml:space="preserve"> </w:t>
      </w:r>
      <w:r w:rsidRPr="005516A1">
        <w:rPr>
          <w:rFonts w:ascii="Times New Roman" w:hAnsi="Times New Roman" w:hint="eastAsia"/>
          <w:sz w:val="28"/>
        </w:rPr>
        <w:t>примерно</w:t>
      </w:r>
      <w:r w:rsidRPr="005516A1">
        <w:rPr>
          <w:rFonts w:ascii="Times New Roman" w:hAnsi="Times New Roman"/>
          <w:sz w:val="28"/>
        </w:rPr>
        <w:t xml:space="preserve"> </w:t>
      </w:r>
      <w:r w:rsidRPr="005516A1">
        <w:rPr>
          <w:rFonts w:ascii="Times New Roman" w:hAnsi="Times New Roman" w:hint="eastAsia"/>
          <w:sz w:val="28"/>
        </w:rPr>
        <w:t>при</w:t>
      </w:r>
      <w:r w:rsidRPr="005516A1">
        <w:rPr>
          <w:rFonts w:ascii="Times New Roman" w:hAnsi="Times New Roman"/>
          <w:sz w:val="28"/>
        </w:rPr>
        <w:t xml:space="preserve"> (pool of sockets).</w:t>
      </w:r>
    </w:p>
    <w:p w:rsidR="008C4FE6" w:rsidRDefault="008C4FE6" w:rsidP="0064696A">
      <w:pPr>
        <w:spacing w:line="276" w:lineRule="auto"/>
        <w:rPr>
          <w:rFonts w:ascii="Times New Roman" w:hAnsi="Times New Roman"/>
          <w:sz w:val="28"/>
        </w:rPr>
      </w:pPr>
    </w:p>
    <w:p w:rsidR="003A76F3" w:rsidRDefault="005516A1" w:rsidP="0064696A">
      <w:pPr>
        <w:spacing w:line="276" w:lineRule="auto"/>
        <w:rPr>
          <w:rFonts w:ascii="Times New Roman" w:hAnsi="Times New Roman"/>
          <w:sz w:val="28"/>
        </w:rPr>
      </w:pPr>
      <w:r w:rsidRPr="005516A1">
        <w:rPr>
          <w:rFonts w:ascii="Times New Roman" w:hAnsi="Times New Roman" w:hint="eastAsia"/>
          <w:sz w:val="28"/>
        </w:rPr>
        <w:lastRenderedPageBreak/>
        <w:t>Това</w:t>
      </w:r>
      <w:r w:rsidRPr="005516A1">
        <w:rPr>
          <w:rFonts w:ascii="Times New Roman" w:hAnsi="Times New Roman"/>
          <w:sz w:val="28"/>
        </w:rPr>
        <w:t xml:space="preserve"> </w:t>
      </w:r>
      <w:r w:rsidRPr="005516A1">
        <w:rPr>
          <w:rFonts w:ascii="Times New Roman" w:hAnsi="Times New Roman" w:hint="eastAsia"/>
          <w:sz w:val="28"/>
        </w:rPr>
        <w:t>позволява</w:t>
      </w:r>
      <w:r w:rsidRPr="005516A1">
        <w:rPr>
          <w:rFonts w:ascii="Times New Roman" w:hAnsi="Times New Roman"/>
          <w:sz w:val="28"/>
        </w:rPr>
        <w:t xml:space="preserve"> </w:t>
      </w:r>
      <w:r w:rsidRPr="005516A1">
        <w:rPr>
          <w:rFonts w:ascii="Times New Roman" w:hAnsi="Times New Roman" w:hint="eastAsia"/>
          <w:sz w:val="28"/>
        </w:rPr>
        <w:t>ефикасен</w:t>
      </w:r>
      <w:r w:rsidRPr="005516A1">
        <w:rPr>
          <w:rFonts w:ascii="Times New Roman" w:hAnsi="Times New Roman"/>
          <w:sz w:val="28"/>
        </w:rPr>
        <w:t xml:space="preserve"> </w:t>
      </w:r>
      <w:r w:rsidRPr="005516A1">
        <w:rPr>
          <w:rFonts w:ascii="Times New Roman" w:hAnsi="Times New Roman" w:hint="eastAsia"/>
          <w:sz w:val="28"/>
        </w:rPr>
        <w:t>метод</w:t>
      </w:r>
      <w:r w:rsidRPr="005516A1">
        <w:rPr>
          <w:rFonts w:ascii="Times New Roman" w:hAnsi="Times New Roman"/>
          <w:sz w:val="28"/>
        </w:rPr>
        <w:t xml:space="preserve"> </w:t>
      </w:r>
      <w:r w:rsidRPr="005516A1">
        <w:rPr>
          <w:rFonts w:ascii="Times New Roman" w:hAnsi="Times New Roman" w:hint="eastAsia"/>
          <w:sz w:val="28"/>
        </w:rPr>
        <w:t>да</w:t>
      </w:r>
      <w:r w:rsidRPr="005516A1">
        <w:rPr>
          <w:rFonts w:ascii="Times New Roman" w:hAnsi="Times New Roman"/>
          <w:sz w:val="28"/>
        </w:rPr>
        <w:t xml:space="preserve"> </w:t>
      </w:r>
      <w:r w:rsidRPr="005516A1">
        <w:rPr>
          <w:rFonts w:ascii="Times New Roman" w:hAnsi="Times New Roman" w:hint="eastAsia"/>
          <w:sz w:val="28"/>
        </w:rPr>
        <w:t>се</w:t>
      </w:r>
      <w:r w:rsidRPr="005516A1">
        <w:rPr>
          <w:rFonts w:ascii="Times New Roman" w:hAnsi="Times New Roman"/>
          <w:sz w:val="28"/>
        </w:rPr>
        <w:t xml:space="preserve"> </w:t>
      </w:r>
      <w:r w:rsidRPr="005516A1">
        <w:rPr>
          <w:rFonts w:ascii="Times New Roman" w:hAnsi="Times New Roman" w:hint="eastAsia"/>
          <w:sz w:val="28"/>
        </w:rPr>
        <w:t>създават</w:t>
      </w:r>
      <w:r w:rsidRPr="005516A1">
        <w:rPr>
          <w:rFonts w:ascii="Times New Roman" w:hAnsi="Times New Roman"/>
          <w:sz w:val="28"/>
        </w:rPr>
        <w:t xml:space="preserve"> </w:t>
      </w:r>
      <w:r w:rsidRPr="005516A1">
        <w:rPr>
          <w:rFonts w:ascii="Times New Roman" w:hAnsi="Times New Roman" w:hint="eastAsia"/>
          <w:sz w:val="28"/>
        </w:rPr>
        <w:t>множество</w:t>
      </w:r>
      <w:r w:rsidRPr="005516A1">
        <w:rPr>
          <w:rFonts w:ascii="Times New Roman" w:hAnsi="Times New Roman"/>
          <w:sz w:val="28"/>
        </w:rPr>
        <w:t xml:space="preserve"> </w:t>
      </w:r>
      <w:r w:rsidRPr="005516A1">
        <w:rPr>
          <w:rFonts w:ascii="Times New Roman" w:hAnsi="Times New Roman" w:hint="eastAsia"/>
          <w:sz w:val="28"/>
        </w:rPr>
        <w:t>Е</w:t>
      </w:r>
      <w:r w:rsidRPr="005516A1">
        <w:rPr>
          <w:rFonts w:ascii="Times New Roman" w:hAnsi="Times New Roman"/>
          <w:sz w:val="28"/>
        </w:rPr>
        <w:t xml:space="preserve">ntityManager </w:t>
      </w:r>
      <w:r w:rsidRPr="005516A1">
        <w:rPr>
          <w:rFonts w:ascii="Times New Roman" w:hAnsi="Times New Roman" w:hint="eastAsia"/>
          <w:sz w:val="28"/>
        </w:rPr>
        <w:t>инстации</w:t>
      </w:r>
      <w:r w:rsidRPr="005516A1">
        <w:rPr>
          <w:rFonts w:ascii="Times New Roman" w:hAnsi="Times New Roman"/>
          <w:sz w:val="28"/>
        </w:rPr>
        <w:t xml:space="preserve"> </w:t>
      </w:r>
      <w:r w:rsidRPr="005516A1">
        <w:rPr>
          <w:rFonts w:ascii="Times New Roman" w:hAnsi="Times New Roman" w:hint="eastAsia"/>
          <w:sz w:val="28"/>
        </w:rPr>
        <w:t>или</w:t>
      </w:r>
      <w:r w:rsidRPr="005516A1">
        <w:rPr>
          <w:rFonts w:ascii="Times New Roman" w:hAnsi="Times New Roman"/>
          <w:sz w:val="28"/>
        </w:rPr>
        <w:t xml:space="preserve"> </w:t>
      </w:r>
      <w:r w:rsidRPr="005516A1">
        <w:rPr>
          <w:rFonts w:ascii="Times New Roman" w:hAnsi="Times New Roman" w:hint="eastAsia"/>
          <w:sz w:val="28"/>
        </w:rPr>
        <w:t>множество</w:t>
      </w:r>
      <w:r w:rsidRPr="005516A1">
        <w:rPr>
          <w:rFonts w:ascii="Times New Roman" w:hAnsi="Times New Roman"/>
          <w:sz w:val="28"/>
        </w:rPr>
        <w:t xml:space="preserve"> </w:t>
      </w:r>
      <w:r w:rsidRPr="005516A1">
        <w:rPr>
          <w:rFonts w:ascii="Times New Roman" w:hAnsi="Times New Roman" w:hint="eastAsia"/>
          <w:sz w:val="28"/>
        </w:rPr>
        <w:t>връзки</w:t>
      </w:r>
      <w:r w:rsidRPr="005516A1">
        <w:rPr>
          <w:rFonts w:ascii="Times New Roman" w:hAnsi="Times New Roman"/>
          <w:sz w:val="28"/>
        </w:rPr>
        <w:t xml:space="preserve"> </w:t>
      </w:r>
      <w:r w:rsidRPr="005516A1">
        <w:rPr>
          <w:rFonts w:ascii="Times New Roman" w:hAnsi="Times New Roman" w:hint="eastAsia"/>
          <w:sz w:val="28"/>
        </w:rPr>
        <w:t>с</w:t>
      </w:r>
      <w:r w:rsidRPr="005516A1">
        <w:rPr>
          <w:rFonts w:ascii="Times New Roman" w:hAnsi="Times New Roman"/>
          <w:sz w:val="28"/>
        </w:rPr>
        <w:t xml:space="preserve"> </w:t>
      </w:r>
      <w:r w:rsidRPr="005516A1">
        <w:rPr>
          <w:rFonts w:ascii="Times New Roman" w:hAnsi="Times New Roman" w:hint="eastAsia"/>
          <w:sz w:val="28"/>
        </w:rPr>
        <w:t>базата</w:t>
      </w:r>
      <w:r w:rsidRPr="005516A1">
        <w:rPr>
          <w:rFonts w:ascii="Times New Roman" w:hAnsi="Times New Roman"/>
          <w:sz w:val="28"/>
        </w:rPr>
        <w:t xml:space="preserve"> </w:t>
      </w:r>
      <w:r w:rsidRPr="005516A1">
        <w:rPr>
          <w:rFonts w:ascii="Times New Roman" w:hAnsi="Times New Roman" w:hint="eastAsia"/>
          <w:sz w:val="28"/>
        </w:rPr>
        <w:t>данни</w:t>
      </w:r>
      <w:r w:rsidRPr="005516A1">
        <w:rPr>
          <w:rFonts w:ascii="Times New Roman" w:hAnsi="Times New Roman"/>
          <w:sz w:val="28"/>
        </w:rPr>
        <w:t xml:space="preserve">. </w:t>
      </w:r>
      <w:r w:rsidRPr="005516A1">
        <w:rPr>
          <w:rFonts w:ascii="Times New Roman" w:hAnsi="Times New Roman" w:hint="eastAsia"/>
          <w:sz w:val="28"/>
        </w:rPr>
        <w:t>Тоест</w:t>
      </w:r>
      <w:r w:rsidRPr="005516A1">
        <w:rPr>
          <w:rFonts w:ascii="Times New Roman" w:hAnsi="Times New Roman"/>
          <w:sz w:val="28"/>
        </w:rPr>
        <w:t xml:space="preserve"> </w:t>
      </w:r>
      <w:r w:rsidRPr="005516A1">
        <w:rPr>
          <w:rFonts w:ascii="Times New Roman" w:hAnsi="Times New Roman" w:hint="eastAsia"/>
          <w:sz w:val="28"/>
        </w:rPr>
        <w:t>при</w:t>
      </w:r>
      <w:r w:rsidRPr="005516A1">
        <w:rPr>
          <w:rFonts w:ascii="Times New Roman" w:hAnsi="Times New Roman"/>
          <w:sz w:val="28"/>
        </w:rPr>
        <w:t xml:space="preserve"> </w:t>
      </w:r>
      <w:r w:rsidRPr="005516A1">
        <w:rPr>
          <w:rFonts w:ascii="Times New Roman" w:hAnsi="Times New Roman" w:hint="eastAsia"/>
          <w:sz w:val="28"/>
        </w:rPr>
        <w:t>смяна</w:t>
      </w:r>
      <w:r w:rsidRPr="005516A1">
        <w:rPr>
          <w:rFonts w:ascii="Times New Roman" w:hAnsi="Times New Roman"/>
          <w:sz w:val="28"/>
        </w:rPr>
        <w:t xml:space="preserve"> </w:t>
      </w:r>
      <w:r w:rsidRPr="005516A1">
        <w:rPr>
          <w:rFonts w:ascii="Times New Roman" w:hAnsi="Times New Roman" w:hint="eastAsia"/>
          <w:sz w:val="28"/>
        </w:rPr>
        <w:t>на</w:t>
      </w:r>
      <w:r w:rsidRPr="005516A1">
        <w:rPr>
          <w:rFonts w:ascii="Times New Roman" w:hAnsi="Times New Roman"/>
          <w:sz w:val="28"/>
        </w:rPr>
        <w:t xml:space="preserve"> </w:t>
      </w:r>
      <w:r w:rsidRPr="005516A1">
        <w:rPr>
          <w:rFonts w:ascii="Times New Roman" w:hAnsi="Times New Roman" w:hint="eastAsia"/>
          <w:sz w:val="28"/>
        </w:rPr>
        <w:t>базата</w:t>
      </w:r>
      <w:r w:rsidRPr="005516A1">
        <w:rPr>
          <w:rFonts w:ascii="Times New Roman" w:hAnsi="Times New Roman"/>
          <w:sz w:val="28"/>
        </w:rPr>
        <w:t xml:space="preserve"> </w:t>
      </w:r>
      <w:r w:rsidRPr="005516A1">
        <w:rPr>
          <w:rFonts w:ascii="Times New Roman" w:hAnsi="Times New Roman" w:hint="eastAsia"/>
          <w:sz w:val="28"/>
        </w:rPr>
        <w:t>данни</w:t>
      </w:r>
      <w:r w:rsidRPr="005516A1">
        <w:rPr>
          <w:rFonts w:ascii="Times New Roman" w:hAnsi="Times New Roman"/>
          <w:sz w:val="28"/>
        </w:rPr>
        <w:t xml:space="preserve"> </w:t>
      </w:r>
      <w:r w:rsidRPr="005516A1">
        <w:rPr>
          <w:rFonts w:ascii="Times New Roman" w:hAnsi="Times New Roman" w:hint="eastAsia"/>
          <w:sz w:val="28"/>
        </w:rPr>
        <w:t>не</w:t>
      </w:r>
      <w:r w:rsidRPr="005516A1">
        <w:rPr>
          <w:rFonts w:ascii="Times New Roman" w:hAnsi="Times New Roman"/>
          <w:sz w:val="28"/>
        </w:rPr>
        <w:t xml:space="preserve"> </w:t>
      </w:r>
      <w:r w:rsidRPr="005516A1">
        <w:rPr>
          <w:rFonts w:ascii="Times New Roman" w:hAnsi="Times New Roman" w:hint="eastAsia"/>
          <w:sz w:val="28"/>
        </w:rPr>
        <w:t>е</w:t>
      </w:r>
      <w:r w:rsidRPr="005516A1">
        <w:rPr>
          <w:rFonts w:ascii="Times New Roman" w:hAnsi="Times New Roman"/>
          <w:sz w:val="28"/>
        </w:rPr>
        <w:t xml:space="preserve"> </w:t>
      </w:r>
      <w:r w:rsidRPr="005516A1">
        <w:rPr>
          <w:rFonts w:ascii="Times New Roman" w:hAnsi="Times New Roman" w:hint="eastAsia"/>
          <w:sz w:val="28"/>
        </w:rPr>
        <w:t>нужно</w:t>
      </w:r>
      <w:r w:rsidRPr="005516A1">
        <w:rPr>
          <w:rFonts w:ascii="Times New Roman" w:hAnsi="Times New Roman"/>
          <w:sz w:val="28"/>
        </w:rPr>
        <w:t xml:space="preserve"> </w:t>
      </w:r>
      <w:r w:rsidRPr="005516A1">
        <w:rPr>
          <w:rFonts w:ascii="Times New Roman" w:hAnsi="Times New Roman" w:hint="eastAsia"/>
          <w:sz w:val="28"/>
        </w:rPr>
        <w:t>да</w:t>
      </w:r>
      <w:r w:rsidRPr="005516A1">
        <w:rPr>
          <w:rFonts w:ascii="Times New Roman" w:hAnsi="Times New Roman"/>
          <w:sz w:val="28"/>
        </w:rPr>
        <w:t xml:space="preserve"> </w:t>
      </w:r>
      <w:r w:rsidRPr="005516A1">
        <w:rPr>
          <w:rFonts w:ascii="Times New Roman" w:hAnsi="Times New Roman" w:hint="eastAsia"/>
          <w:sz w:val="28"/>
        </w:rPr>
        <w:t>се</w:t>
      </w:r>
      <w:r w:rsidRPr="005516A1">
        <w:rPr>
          <w:rFonts w:ascii="Times New Roman" w:hAnsi="Times New Roman"/>
          <w:sz w:val="28"/>
        </w:rPr>
        <w:t xml:space="preserve"> </w:t>
      </w:r>
      <w:r w:rsidRPr="005516A1">
        <w:rPr>
          <w:rFonts w:ascii="Times New Roman" w:hAnsi="Times New Roman" w:hint="eastAsia"/>
          <w:sz w:val="28"/>
        </w:rPr>
        <w:t>преработва</w:t>
      </w:r>
      <w:r w:rsidRPr="005516A1">
        <w:rPr>
          <w:rFonts w:ascii="Times New Roman" w:hAnsi="Times New Roman"/>
          <w:sz w:val="28"/>
        </w:rPr>
        <w:t xml:space="preserve"> </w:t>
      </w:r>
      <w:r w:rsidRPr="005516A1">
        <w:rPr>
          <w:rFonts w:ascii="Times New Roman" w:hAnsi="Times New Roman" w:hint="eastAsia"/>
          <w:sz w:val="28"/>
        </w:rPr>
        <w:t>цялостно</w:t>
      </w:r>
      <w:r w:rsidRPr="005516A1">
        <w:rPr>
          <w:rFonts w:ascii="Times New Roman" w:hAnsi="Times New Roman"/>
          <w:sz w:val="28"/>
        </w:rPr>
        <w:t xml:space="preserve"> </w:t>
      </w:r>
      <w:r w:rsidRPr="005516A1">
        <w:rPr>
          <w:rFonts w:ascii="Times New Roman" w:hAnsi="Times New Roman" w:hint="eastAsia"/>
          <w:sz w:val="28"/>
        </w:rPr>
        <w:t>кода</w:t>
      </w:r>
      <w:r w:rsidRPr="005516A1">
        <w:rPr>
          <w:rFonts w:ascii="Times New Roman" w:hAnsi="Times New Roman"/>
          <w:sz w:val="28"/>
        </w:rPr>
        <w:t xml:space="preserve"> </w:t>
      </w:r>
      <w:r w:rsidRPr="005516A1">
        <w:rPr>
          <w:rFonts w:ascii="Times New Roman" w:hAnsi="Times New Roman" w:hint="eastAsia"/>
          <w:sz w:val="28"/>
        </w:rPr>
        <w:t>на</w:t>
      </w:r>
      <w:r w:rsidRPr="005516A1">
        <w:rPr>
          <w:rFonts w:ascii="Times New Roman" w:hAnsi="Times New Roman"/>
          <w:sz w:val="28"/>
        </w:rPr>
        <w:t xml:space="preserve"> </w:t>
      </w:r>
      <w:r w:rsidRPr="005516A1">
        <w:rPr>
          <w:rFonts w:ascii="Times New Roman" w:hAnsi="Times New Roman" w:hint="eastAsia"/>
          <w:sz w:val="28"/>
        </w:rPr>
        <w:t>приложението</w:t>
      </w:r>
      <w:r w:rsidRPr="005516A1">
        <w:rPr>
          <w:rFonts w:ascii="Times New Roman" w:hAnsi="Times New Roman"/>
          <w:sz w:val="28"/>
        </w:rPr>
        <w:t xml:space="preserve"> </w:t>
      </w:r>
      <w:r w:rsidRPr="005516A1">
        <w:rPr>
          <w:rFonts w:ascii="Times New Roman" w:hAnsi="Times New Roman" w:hint="eastAsia"/>
          <w:sz w:val="28"/>
        </w:rPr>
        <w:t>а</w:t>
      </w:r>
      <w:r w:rsidRPr="005516A1">
        <w:rPr>
          <w:rFonts w:ascii="Times New Roman" w:hAnsi="Times New Roman"/>
          <w:sz w:val="28"/>
        </w:rPr>
        <w:t xml:space="preserve"> </w:t>
      </w:r>
      <w:r w:rsidRPr="005516A1">
        <w:rPr>
          <w:rFonts w:ascii="Times New Roman" w:hAnsi="Times New Roman" w:hint="eastAsia"/>
          <w:sz w:val="28"/>
        </w:rPr>
        <w:t>само</w:t>
      </w:r>
      <w:r w:rsidRPr="005516A1">
        <w:rPr>
          <w:rFonts w:ascii="Times New Roman" w:hAnsi="Times New Roman"/>
          <w:sz w:val="28"/>
        </w:rPr>
        <w:t xml:space="preserve"> </w:t>
      </w:r>
      <w:r w:rsidRPr="005516A1">
        <w:rPr>
          <w:rFonts w:ascii="Times New Roman" w:hAnsi="Times New Roman" w:hint="eastAsia"/>
          <w:sz w:val="28"/>
        </w:rPr>
        <w:t>да</w:t>
      </w:r>
      <w:r w:rsidRPr="005516A1">
        <w:rPr>
          <w:rFonts w:ascii="Times New Roman" w:hAnsi="Times New Roman"/>
          <w:sz w:val="28"/>
        </w:rPr>
        <w:t xml:space="preserve"> </w:t>
      </w:r>
      <w:r w:rsidRPr="005516A1">
        <w:rPr>
          <w:rFonts w:ascii="Times New Roman" w:hAnsi="Times New Roman" w:hint="eastAsia"/>
          <w:sz w:val="28"/>
        </w:rPr>
        <w:t>се</w:t>
      </w:r>
      <w:r w:rsidRPr="005516A1">
        <w:rPr>
          <w:rFonts w:ascii="Times New Roman" w:hAnsi="Times New Roman"/>
          <w:sz w:val="28"/>
        </w:rPr>
        <w:t xml:space="preserve"> </w:t>
      </w:r>
      <w:r w:rsidRPr="005516A1">
        <w:rPr>
          <w:rFonts w:ascii="Times New Roman" w:hAnsi="Times New Roman" w:hint="eastAsia"/>
          <w:sz w:val="28"/>
        </w:rPr>
        <w:t>добави</w:t>
      </w:r>
      <w:r w:rsidRPr="005516A1">
        <w:rPr>
          <w:rFonts w:ascii="Times New Roman" w:hAnsi="Times New Roman"/>
          <w:sz w:val="28"/>
        </w:rPr>
        <w:t xml:space="preserve"> </w:t>
      </w:r>
      <w:r w:rsidRPr="005516A1">
        <w:rPr>
          <w:rFonts w:ascii="Times New Roman" w:hAnsi="Times New Roman" w:hint="eastAsia"/>
          <w:sz w:val="28"/>
        </w:rPr>
        <w:t>нов</w:t>
      </w:r>
      <w:r w:rsidRPr="005516A1">
        <w:rPr>
          <w:rFonts w:ascii="Times New Roman" w:hAnsi="Times New Roman"/>
          <w:sz w:val="28"/>
        </w:rPr>
        <w:t xml:space="preserve"> EntityManagerFactory </w:t>
      </w:r>
      <w:r w:rsidRPr="005516A1">
        <w:rPr>
          <w:rFonts w:ascii="Times New Roman" w:hAnsi="Times New Roman" w:hint="eastAsia"/>
          <w:sz w:val="28"/>
        </w:rPr>
        <w:t>клас</w:t>
      </w:r>
      <w:r w:rsidRPr="005516A1">
        <w:rPr>
          <w:rFonts w:ascii="Times New Roman" w:hAnsi="Times New Roman"/>
          <w:sz w:val="28"/>
        </w:rPr>
        <w:t xml:space="preserve">. </w:t>
      </w:r>
    </w:p>
    <w:p w:rsidR="003A76F3" w:rsidRDefault="003A76F3" w:rsidP="0064696A">
      <w:pPr>
        <w:spacing w:line="276" w:lineRule="auto"/>
        <w:rPr>
          <w:rFonts w:ascii="Times New Roman" w:hAnsi="Times New Roman"/>
          <w:sz w:val="28"/>
        </w:rPr>
      </w:pPr>
    </w:p>
    <w:p w:rsidR="008C4FE6" w:rsidRDefault="005516A1" w:rsidP="0064696A">
      <w:pPr>
        <w:spacing w:line="276" w:lineRule="auto"/>
        <w:rPr>
          <w:rFonts w:ascii="Times New Roman" w:hAnsi="Times New Roman"/>
          <w:sz w:val="28"/>
        </w:rPr>
      </w:pPr>
      <w:r w:rsidRPr="005516A1">
        <w:rPr>
          <w:rFonts w:ascii="Times New Roman" w:hAnsi="Times New Roman" w:hint="eastAsia"/>
          <w:sz w:val="28"/>
        </w:rPr>
        <w:t>Операциите</w:t>
      </w:r>
      <w:r w:rsidRPr="005516A1">
        <w:rPr>
          <w:rFonts w:ascii="Times New Roman" w:hAnsi="Times New Roman"/>
          <w:sz w:val="28"/>
        </w:rPr>
        <w:t xml:space="preserve">, </w:t>
      </w:r>
      <w:r w:rsidRPr="005516A1">
        <w:rPr>
          <w:rFonts w:ascii="Times New Roman" w:hAnsi="Times New Roman" w:hint="eastAsia"/>
          <w:sz w:val="28"/>
        </w:rPr>
        <w:t>които</w:t>
      </w:r>
      <w:r w:rsidRPr="005516A1">
        <w:rPr>
          <w:rFonts w:ascii="Times New Roman" w:hAnsi="Times New Roman"/>
          <w:sz w:val="28"/>
        </w:rPr>
        <w:t xml:space="preserve"> </w:t>
      </w:r>
      <w:r w:rsidRPr="005516A1">
        <w:rPr>
          <w:rFonts w:ascii="Times New Roman" w:hAnsi="Times New Roman" w:hint="eastAsia"/>
          <w:sz w:val="28"/>
        </w:rPr>
        <w:t>модифицират</w:t>
      </w:r>
      <w:r w:rsidRPr="005516A1">
        <w:rPr>
          <w:rFonts w:ascii="Times New Roman" w:hAnsi="Times New Roman"/>
          <w:sz w:val="28"/>
        </w:rPr>
        <w:t xml:space="preserve"> </w:t>
      </w:r>
      <w:r w:rsidRPr="005516A1">
        <w:rPr>
          <w:rFonts w:ascii="Times New Roman" w:hAnsi="Times New Roman" w:hint="eastAsia"/>
          <w:sz w:val="28"/>
        </w:rPr>
        <w:t>информацията</w:t>
      </w:r>
      <w:r w:rsidRPr="005516A1">
        <w:rPr>
          <w:rFonts w:ascii="Times New Roman" w:hAnsi="Times New Roman"/>
          <w:sz w:val="28"/>
        </w:rPr>
        <w:t xml:space="preserve"> </w:t>
      </w:r>
      <w:r w:rsidRPr="005516A1">
        <w:rPr>
          <w:rFonts w:ascii="Times New Roman" w:hAnsi="Times New Roman" w:hint="eastAsia"/>
          <w:sz w:val="28"/>
        </w:rPr>
        <w:t>в</w:t>
      </w:r>
      <w:r w:rsidRPr="005516A1">
        <w:rPr>
          <w:rFonts w:ascii="Times New Roman" w:hAnsi="Times New Roman"/>
          <w:sz w:val="28"/>
        </w:rPr>
        <w:t xml:space="preserve"> </w:t>
      </w:r>
      <w:r w:rsidRPr="005516A1">
        <w:rPr>
          <w:rFonts w:ascii="Times New Roman" w:hAnsi="Times New Roman" w:hint="eastAsia"/>
          <w:sz w:val="28"/>
        </w:rPr>
        <w:t>базата</w:t>
      </w:r>
      <w:r w:rsidRPr="005516A1">
        <w:rPr>
          <w:rFonts w:ascii="Times New Roman" w:hAnsi="Times New Roman"/>
          <w:sz w:val="28"/>
        </w:rPr>
        <w:t xml:space="preserve"> </w:t>
      </w:r>
      <w:r w:rsidRPr="005516A1">
        <w:rPr>
          <w:rFonts w:ascii="Times New Roman" w:hAnsi="Times New Roman" w:hint="eastAsia"/>
          <w:sz w:val="28"/>
        </w:rPr>
        <w:t>данни</w:t>
      </w:r>
      <w:r w:rsidRPr="005516A1">
        <w:rPr>
          <w:rFonts w:ascii="Times New Roman" w:hAnsi="Times New Roman"/>
          <w:sz w:val="28"/>
        </w:rPr>
        <w:t xml:space="preserve"> </w:t>
      </w:r>
      <w:r w:rsidRPr="005516A1">
        <w:rPr>
          <w:rFonts w:ascii="Times New Roman" w:hAnsi="Times New Roman" w:hint="eastAsia"/>
          <w:sz w:val="28"/>
        </w:rPr>
        <w:t>изисква</w:t>
      </w:r>
      <w:r w:rsidRPr="005516A1">
        <w:rPr>
          <w:rFonts w:ascii="Times New Roman" w:hAnsi="Times New Roman"/>
          <w:sz w:val="28"/>
        </w:rPr>
        <w:t xml:space="preserve"> </w:t>
      </w:r>
      <w:r w:rsidRPr="005516A1">
        <w:rPr>
          <w:rFonts w:ascii="Times New Roman" w:hAnsi="Times New Roman" w:hint="eastAsia"/>
          <w:sz w:val="28"/>
        </w:rPr>
        <w:t>активни</w:t>
      </w:r>
      <w:r w:rsidRPr="005516A1">
        <w:rPr>
          <w:rFonts w:ascii="Times New Roman" w:hAnsi="Times New Roman"/>
          <w:sz w:val="28"/>
        </w:rPr>
        <w:t xml:space="preserve"> </w:t>
      </w:r>
      <w:r w:rsidRPr="005516A1">
        <w:rPr>
          <w:rFonts w:ascii="Times New Roman" w:hAnsi="Times New Roman" w:hint="eastAsia"/>
          <w:sz w:val="28"/>
        </w:rPr>
        <w:t>транзакции</w:t>
      </w:r>
      <w:r w:rsidRPr="005516A1">
        <w:rPr>
          <w:rFonts w:ascii="Times New Roman" w:hAnsi="Times New Roman"/>
          <w:sz w:val="28"/>
        </w:rPr>
        <w:t xml:space="preserve">. </w:t>
      </w:r>
      <w:r w:rsidRPr="005516A1">
        <w:rPr>
          <w:rFonts w:ascii="Times New Roman" w:hAnsi="Times New Roman" w:hint="eastAsia"/>
          <w:sz w:val="28"/>
        </w:rPr>
        <w:t>Тези</w:t>
      </w:r>
      <w:r w:rsidRPr="005516A1">
        <w:rPr>
          <w:rFonts w:ascii="Times New Roman" w:hAnsi="Times New Roman"/>
          <w:sz w:val="28"/>
        </w:rPr>
        <w:t xml:space="preserve"> </w:t>
      </w:r>
      <w:r w:rsidRPr="005516A1">
        <w:rPr>
          <w:rFonts w:ascii="Times New Roman" w:hAnsi="Times New Roman" w:hint="eastAsia"/>
          <w:sz w:val="28"/>
        </w:rPr>
        <w:t>транзакции</w:t>
      </w:r>
      <w:r w:rsidRPr="005516A1">
        <w:rPr>
          <w:rFonts w:ascii="Times New Roman" w:hAnsi="Times New Roman"/>
          <w:sz w:val="28"/>
        </w:rPr>
        <w:t xml:space="preserve"> </w:t>
      </w:r>
      <w:r w:rsidRPr="005516A1">
        <w:rPr>
          <w:rFonts w:ascii="Times New Roman" w:hAnsi="Times New Roman" w:hint="eastAsia"/>
          <w:sz w:val="28"/>
        </w:rPr>
        <w:t>се</w:t>
      </w:r>
      <w:r w:rsidRPr="005516A1">
        <w:rPr>
          <w:rFonts w:ascii="Times New Roman" w:hAnsi="Times New Roman"/>
          <w:sz w:val="28"/>
        </w:rPr>
        <w:t xml:space="preserve"> </w:t>
      </w:r>
      <w:r w:rsidRPr="005516A1">
        <w:rPr>
          <w:rFonts w:ascii="Times New Roman" w:hAnsi="Times New Roman" w:hint="eastAsia"/>
          <w:sz w:val="28"/>
        </w:rPr>
        <w:t>обработват</w:t>
      </w:r>
      <w:r w:rsidRPr="005516A1">
        <w:rPr>
          <w:rFonts w:ascii="Times New Roman" w:hAnsi="Times New Roman"/>
          <w:sz w:val="28"/>
        </w:rPr>
        <w:t xml:space="preserve"> </w:t>
      </w:r>
      <w:r w:rsidRPr="005516A1">
        <w:rPr>
          <w:rFonts w:ascii="Times New Roman" w:hAnsi="Times New Roman" w:hint="eastAsia"/>
          <w:sz w:val="28"/>
        </w:rPr>
        <w:t>от</w:t>
      </w:r>
      <w:r w:rsidRPr="005516A1">
        <w:rPr>
          <w:rFonts w:ascii="Times New Roman" w:hAnsi="Times New Roman"/>
          <w:sz w:val="28"/>
        </w:rPr>
        <w:t xml:space="preserve"> EntityTransaction </w:t>
      </w:r>
      <w:r w:rsidRPr="005516A1">
        <w:rPr>
          <w:rFonts w:ascii="Times New Roman" w:hAnsi="Times New Roman" w:hint="eastAsia"/>
          <w:sz w:val="28"/>
        </w:rPr>
        <w:t>инстанция</w:t>
      </w:r>
      <w:r w:rsidRPr="005516A1">
        <w:rPr>
          <w:rFonts w:ascii="Times New Roman" w:hAnsi="Times New Roman"/>
          <w:sz w:val="28"/>
        </w:rPr>
        <w:t xml:space="preserve"> </w:t>
      </w:r>
      <w:r w:rsidRPr="005516A1">
        <w:rPr>
          <w:rFonts w:ascii="Times New Roman" w:hAnsi="Times New Roman" w:hint="eastAsia"/>
          <w:sz w:val="28"/>
        </w:rPr>
        <w:t>на</w:t>
      </w:r>
      <w:r w:rsidRPr="005516A1">
        <w:rPr>
          <w:rFonts w:ascii="Times New Roman" w:hAnsi="Times New Roman"/>
          <w:sz w:val="28"/>
        </w:rPr>
        <w:t xml:space="preserve"> EntityManager </w:t>
      </w:r>
      <w:r w:rsidRPr="005516A1">
        <w:rPr>
          <w:rFonts w:ascii="Times New Roman" w:hAnsi="Times New Roman" w:hint="eastAsia"/>
          <w:sz w:val="28"/>
        </w:rPr>
        <w:t>класа</w:t>
      </w:r>
      <w:r w:rsidRPr="005516A1">
        <w:rPr>
          <w:rFonts w:ascii="Times New Roman" w:hAnsi="Times New Roman"/>
          <w:sz w:val="28"/>
        </w:rPr>
        <w:t>.</w:t>
      </w:r>
    </w:p>
    <w:p w:rsidR="008C4FE6" w:rsidRDefault="008C4FE6" w:rsidP="0064696A">
      <w:pPr>
        <w:spacing w:line="276" w:lineRule="auto"/>
        <w:rPr>
          <w:rFonts w:ascii="Times New Roman" w:hAnsi="Times New Roman"/>
          <w:sz w:val="28"/>
        </w:rPr>
      </w:pPr>
    </w:p>
    <w:p w:rsidR="005516A1" w:rsidRDefault="005516A1" w:rsidP="0064696A">
      <w:pPr>
        <w:spacing w:line="276" w:lineRule="auto"/>
        <w:rPr>
          <w:rFonts w:ascii="Times New Roman" w:hAnsi="Times New Roman"/>
          <w:sz w:val="28"/>
        </w:rPr>
      </w:pPr>
      <w:r w:rsidRPr="005516A1">
        <w:rPr>
          <w:rFonts w:ascii="Times New Roman" w:hAnsi="Times New Roman" w:hint="eastAsia"/>
          <w:sz w:val="28"/>
        </w:rPr>
        <w:t>За</w:t>
      </w:r>
      <w:r w:rsidRPr="005516A1">
        <w:rPr>
          <w:rFonts w:ascii="Times New Roman" w:hAnsi="Times New Roman"/>
          <w:sz w:val="28"/>
        </w:rPr>
        <w:t xml:space="preserve"> </w:t>
      </w:r>
      <w:r w:rsidRPr="005516A1">
        <w:rPr>
          <w:rFonts w:ascii="Times New Roman" w:hAnsi="Times New Roman" w:hint="eastAsia"/>
          <w:sz w:val="28"/>
        </w:rPr>
        <w:t>използването</w:t>
      </w:r>
      <w:r w:rsidRPr="005516A1">
        <w:rPr>
          <w:rFonts w:ascii="Times New Roman" w:hAnsi="Times New Roman"/>
          <w:sz w:val="28"/>
        </w:rPr>
        <w:t xml:space="preserve"> </w:t>
      </w:r>
      <w:r w:rsidRPr="005516A1">
        <w:rPr>
          <w:rFonts w:ascii="Times New Roman" w:hAnsi="Times New Roman" w:hint="eastAsia"/>
          <w:sz w:val="28"/>
        </w:rPr>
        <w:t>на</w:t>
      </w:r>
      <w:r w:rsidRPr="005516A1">
        <w:rPr>
          <w:rFonts w:ascii="Times New Roman" w:hAnsi="Times New Roman"/>
          <w:sz w:val="28"/>
        </w:rPr>
        <w:t xml:space="preserve"> </w:t>
      </w:r>
      <w:r w:rsidRPr="005516A1">
        <w:rPr>
          <w:rFonts w:ascii="Times New Roman" w:hAnsi="Times New Roman" w:hint="eastAsia"/>
          <w:sz w:val="28"/>
        </w:rPr>
        <w:t>куерита</w:t>
      </w:r>
      <w:r w:rsidRPr="005516A1">
        <w:rPr>
          <w:rFonts w:ascii="Times New Roman" w:hAnsi="Times New Roman"/>
          <w:sz w:val="28"/>
        </w:rPr>
        <w:t xml:space="preserve"> </w:t>
      </w:r>
      <w:r w:rsidRPr="005516A1">
        <w:rPr>
          <w:rFonts w:ascii="Times New Roman" w:hAnsi="Times New Roman" w:hint="eastAsia"/>
          <w:sz w:val="28"/>
        </w:rPr>
        <w:t>към</w:t>
      </w:r>
      <w:r w:rsidRPr="005516A1">
        <w:rPr>
          <w:rFonts w:ascii="Times New Roman" w:hAnsi="Times New Roman"/>
          <w:sz w:val="28"/>
        </w:rPr>
        <w:t xml:space="preserve"> </w:t>
      </w:r>
      <w:r w:rsidRPr="005516A1">
        <w:rPr>
          <w:rFonts w:ascii="Times New Roman" w:hAnsi="Times New Roman" w:hint="eastAsia"/>
          <w:sz w:val="28"/>
        </w:rPr>
        <w:t>базата</w:t>
      </w:r>
      <w:r w:rsidRPr="005516A1">
        <w:rPr>
          <w:rFonts w:ascii="Times New Roman" w:hAnsi="Times New Roman"/>
          <w:sz w:val="28"/>
        </w:rPr>
        <w:t xml:space="preserve"> </w:t>
      </w:r>
      <w:r w:rsidRPr="005516A1">
        <w:rPr>
          <w:rFonts w:ascii="Times New Roman" w:hAnsi="Times New Roman" w:hint="eastAsia"/>
          <w:sz w:val="28"/>
        </w:rPr>
        <w:t>данни</w:t>
      </w:r>
      <w:r w:rsidRPr="005516A1">
        <w:rPr>
          <w:rFonts w:ascii="Times New Roman" w:hAnsi="Times New Roman"/>
          <w:sz w:val="28"/>
        </w:rPr>
        <w:t xml:space="preserve"> </w:t>
      </w:r>
      <w:r w:rsidRPr="005516A1">
        <w:rPr>
          <w:rFonts w:ascii="Times New Roman" w:hAnsi="Times New Roman" w:hint="eastAsia"/>
          <w:sz w:val="28"/>
        </w:rPr>
        <w:t>се</w:t>
      </w:r>
      <w:r w:rsidRPr="005516A1">
        <w:rPr>
          <w:rFonts w:ascii="Times New Roman" w:hAnsi="Times New Roman"/>
          <w:sz w:val="28"/>
        </w:rPr>
        <w:t xml:space="preserve"> </w:t>
      </w:r>
      <w:r w:rsidRPr="005516A1">
        <w:rPr>
          <w:rFonts w:ascii="Times New Roman" w:hAnsi="Times New Roman" w:hint="eastAsia"/>
          <w:sz w:val="28"/>
        </w:rPr>
        <w:t>използва</w:t>
      </w:r>
      <w:r w:rsidRPr="005516A1">
        <w:rPr>
          <w:rFonts w:ascii="Times New Roman" w:hAnsi="Times New Roman"/>
          <w:sz w:val="28"/>
        </w:rPr>
        <w:t xml:space="preserve"> </w:t>
      </w:r>
      <w:r w:rsidRPr="005516A1">
        <w:rPr>
          <w:rFonts w:ascii="Times New Roman" w:hAnsi="Times New Roman" w:hint="eastAsia"/>
          <w:sz w:val="28"/>
        </w:rPr>
        <w:t>така</w:t>
      </w:r>
      <w:r w:rsidRPr="005516A1">
        <w:rPr>
          <w:rFonts w:ascii="Times New Roman" w:hAnsi="Times New Roman"/>
          <w:sz w:val="28"/>
        </w:rPr>
        <w:t xml:space="preserve"> </w:t>
      </w:r>
      <w:r w:rsidRPr="005516A1">
        <w:rPr>
          <w:rFonts w:ascii="Times New Roman" w:hAnsi="Times New Roman" w:hint="eastAsia"/>
          <w:sz w:val="28"/>
        </w:rPr>
        <w:t>наречения</w:t>
      </w:r>
      <w:r w:rsidRPr="005516A1">
        <w:rPr>
          <w:rFonts w:ascii="Times New Roman" w:hAnsi="Times New Roman"/>
          <w:sz w:val="28"/>
        </w:rPr>
        <w:t xml:space="preserve"> Query </w:t>
      </w:r>
      <w:r w:rsidRPr="005516A1">
        <w:rPr>
          <w:rFonts w:ascii="Times New Roman" w:hAnsi="Times New Roman" w:hint="eastAsia"/>
          <w:sz w:val="28"/>
        </w:rPr>
        <w:t>класа</w:t>
      </w:r>
      <w:r w:rsidRPr="005516A1">
        <w:rPr>
          <w:rFonts w:ascii="Times New Roman" w:hAnsi="Times New Roman"/>
          <w:sz w:val="28"/>
        </w:rPr>
        <w:t xml:space="preserve">, </w:t>
      </w:r>
      <w:r w:rsidRPr="005516A1">
        <w:rPr>
          <w:rFonts w:ascii="Times New Roman" w:hAnsi="Times New Roman" w:hint="eastAsia"/>
          <w:sz w:val="28"/>
        </w:rPr>
        <w:t>което</w:t>
      </w:r>
      <w:r w:rsidRPr="005516A1">
        <w:rPr>
          <w:rFonts w:ascii="Times New Roman" w:hAnsi="Times New Roman"/>
          <w:sz w:val="28"/>
        </w:rPr>
        <w:t xml:space="preserve"> </w:t>
      </w:r>
      <w:r w:rsidRPr="005516A1">
        <w:rPr>
          <w:rFonts w:ascii="Times New Roman" w:hAnsi="Times New Roman" w:hint="eastAsia"/>
          <w:sz w:val="28"/>
        </w:rPr>
        <w:t>е</w:t>
      </w:r>
      <w:r w:rsidRPr="005516A1">
        <w:rPr>
          <w:rFonts w:ascii="Times New Roman" w:hAnsi="Times New Roman"/>
          <w:sz w:val="28"/>
        </w:rPr>
        <w:t xml:space="preserve"> </w:t>
      </w:r>
      <w:r w:rsidRPr="005516A1">
        <w:rPr>
          <w:rFonts w:ascii="Times New Roman" w:hAnsi="Times New Roman" w:hint="eastAsia"/>
          <w:sz w:val="28"/>
        </w:rPr>
        <w:t>инстанция</w:t>
      </w:r>
      <w:r w:rsidRPr="005516A1">
        <w:rPr>
          <w:rFonts w:ascii="Times New Roman" w:hAnsi="Times New Roman"/>
          <w:sz w:val="28"/>
        </w:rPr>
        <w:t xml:space="preserve"> </w:t>
      </w:r>
      <w:r w:rsidRPr="005516A1">
        <w:rPr>
          <w:rFonts w:ascii="Times New Roman" w:hAnsi="Times New Roman" w:hint="eastAsia"/>
          <w:sz w:val="28"/>
        </w:rPr>
        <w:t>също</w:t>
      </w:r>
      <w:r w:rsidRPr="005516A1">
        <w:rPr>
          <w:rFonts w:ascii="Times New Roman" w:hAnsi="Times New Roman"/>
          <w:sz w:val="28"/>
        </w:rPr>
        <w:t xml:space="preserve"> </w:t>
      </w:r>
      <w:r w:rsidRPr="005516A1">
        <w:rPr>
          <w:rFonts w:ascii="Times New Roman" w:hAnsi="Times New Roman" w:hint="eastAsia"/>
          <w:sz w:val="28"/>
        </w:rPr>
        <w:t>на</w:t>
      </w:r>
      <w:r w:rsidRPr="005516A1">
        <w:rPr>
          <w:rFonts w:ascii="Times New Roman" w:hAnsi="Times New Roman"/>
          <w:sz w:val="28"/>
        </w:rPr>
        <w:t xml:space="preserve"> EntityManager.</w:t>
      </w:r>
    </w:p>
    <w:p w:rsidR="008C4FE6" w:rsidRDefault="008C4FE6" w:rsidP="005A0B5F">
      <w:pPr>
        <w:rPr>
          <w:rFonts w:ascii="Times New Roman" w:hAnsi="Times New Roman"/>
          <w:sz w:val="28"/>
        </w:rPr>
      </w:pPr>
    </w:p>
    <w:p w:rsidR="008C4FE6" w:rsidRDefault="008C4FE6" w:rsidP="005A0B5F">
      <w:pPr>
        <w:rPr>
          <w:rFonts w:ascii="Times New Roman" w:hAnsi="Times New Roman"/>
          <w:sz w:val="28"/>
        </w:rPr>
      </w:pPr>
    </w:p>
    <w:p w:rsidR="0064696A" w:rsidRDefault="008C4FE6" w:rsidP="0064696A">
      <w:pPr>
        <w:keepNext/>
        <w:jc w:val="center"/>
      </w:pPr>
      <w:r w:rsidRPr="00627ADC">
        <w:rPr>
          <w:noProof/>
          <w:szCs w:val="24"/>
          <w:lang w:eastAsia="en-US"/>
        </w:rPr>
        <w:drawing>
          <wp:inline distT="0" distB="0" distL="0" distR="0" wp14:anchorId="1B850B73" wp14:editId="5A150315">
            <wp:extent cx="4069080" cy="354879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5934" cy="3554774"/>
                    </a:xfrm>
                    <a:prstGeom prst="rect">
                      <a:avLst/>
                    </a:prstGeom>
                  </pic:spPr>
                </pic:pic>
              </a:graphicData>
            </a:graphic>
          </wp:inline>
        </w:drawing>
      </w:r>
    </w:p>
    <w:p w:rsidR="008C4FE6" w:rsidRDefault="0064696A" w:rsidP="0064696A">
      <w:pPr>
        <w:pStyle w:val="Caption"/>
        <w:jc w:val="center"/>
      </w:pPr>
      <w:r>
        <w:rPr>
          <w:rFonts w:hint="eastAsia"/>
        </w:rPr>
        <w:t>Фигура</w:t>
      </w:r>
      <w:r>
        <w:t xml:space="preserve"> </w:t>
      </w:r>
      <w:ins w:id="227" w:author="Peter Mihaylov" w:date="2019-03-14T10:31:00Z">
        <w:r w:rsidR="006236F8">
          <w:fldChar w:fldCharType="begin"/>
        </w:r>
        <w:r w:rsidR="006236F8">
          <w:instrText xml:space="preserve"> STYLEREF 2 \s </w:instrText>
        </w:r>
      </w:ins>
      <w:r w:rsidR="006236F8">
        <w:fldChar w:fldCharType="separate"/>
      </w:r>
      <w:r w:rsidR="006236F8">
        <w:rPr>
          <w:noProof/>
        </w:rPr>
        <w:t>2.4.4</w:t>
      </w:r>
      <w:ins w:id="228"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229" w:author="Peter Mihaylov" w:date="2019-03-14T10:31:00Z">
        <w:r w:rsidR="006236F8">
          <w:rPr>
            <w:noProof/>
          </w:rPr>
          <w:t>1</w:t>
        </w:r>
        <w:r w:rsidR="006236F8">
          <w:fldChar w:fldCharType="end"/>
        </w:r>
      </w:ins>
      <w:del w:id="230"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2.4.4</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1</w:delText>
        </w:r>
        <w:r w:rsidR="006F7A0D" w:rsidDel="006236F8">
          <w:fldChar w:fldCharType="end"/>
        </w:r>
      </w:del>
    </w:p>
    <w:p w:rsidR="002F6DB9" w:rsidRDefault="002F6DB9" w:rsidP="0064696A">
      <w:pPr>
        <w:pStyle w:val="Caption"/>
        <w:jc w:val="center"/>
      </w:pPr>
    </w:p>
    <w:p w:rsidR="002F6DB9" w:rsidRDefault="002F6DB9" w:rsidP="0064696A">
      <w:pPr>
        <w:pStyle w:val="Caption"/>
        <w:jc w:val="center"/>
      </w:pPr>
    </w:p>
    <w:p w:rsidR="002F6DB9" w:rsidRDefault="002F6DB9" w:rsidP="0064696A">
      <w:pPr>
        <w:pStyle w:val="Caption"/>
        <w:jc w:val="center"/>
        <w:rPr>
          <w:rFonts w:ascii="Times New Roman" w:hAnsi="Times New Roman"/>
          <w:sz w:val="28"/>
        </w:rPr>
      </w:pPr>
    </w:p>
    <w:p w:rsidR="005516A1" w:rsidRPr="003A76F3" w:rsidRDefault="005516A1" w:rsidP="003A76F3">
      <w:pPr>
        <w:pStyle w:val="BodyTextIndent"/>
        <w:spacing w:before="120"/>
        <w:ind w:left="709"/>
        <w:rPr>
          <w:rFonts w:ascii="Arial" w:hAnsi="Arial" w:cs="Arial"/>
          <w:color w:val="666666"/>
          <w:sz w:val="24"/>
          <w:szCs w:val="24"/>
          <w:shd w:val="clear" w:color="auto" w:fill="FFFFFF"/>
          <w:lang w:val="en-US"/>
        </w:rPr>
      </w:pPr>
    </w:p>
    <w:p w:rsidR="005516A1" w:rsidRDefault="008C4FE6" w:rsidP="000A0792">
      <w:pPr>
        <w:pStyle w:val="Heading2"/>
        <w:numPr>
          <w:ilvl w:val="1"/>
          <w:numId w:val="12"/>
        </w:numPr>
        <w:jc w:val="both"/>
        <w:rPr>
          <w:b/>
          <w:i w:val="0"/>
        </w:rPr>
      </w:pPr>
      <w:bookmarkStart w:id="231" w:name="_Toc3452613"/>
      <w:r w:rsidRPr="0064696A">
        <w:rPr>
          <w:b/>
          <w:i w:val="0"/>
        </w:rPr>
        <w:lastRenderedPageBreak/>
        <w:t>Структура на базата данни</w:t>
      </w:r>
      <w:bookmarkEnd w:id="231"/>
    </w:p>
    <w:p w:rsidR="0064696A" w:rsidRPr="0064696A" w:rsidRDefault="0064696A" w:rsidP="0064696A">
      <w:pPr>
        <w:rPr>
          <w:rFonts w:asciiTheme="minorHAnsi" w:hAnsiTheme="minorHAnsi"/>
          <w:lang w:val="bg-BG"/>
        </w:rPr>
      </w:pPr>
    </w:p>
    <w:p w:rsidR="008C4FE6" w:rsidRPr="0064696A" w:rsidRDefault="008C4FE6" w:rsidP="000A0792">
      <w:pPr>
        <w:pStyle w:val="Heading2"/>
        <w:numPr>
          <w:ilvl w:val="2"/>
          <w:numId w:val="12"/>
        </w:numPr>
        <w:rPr>
          <w:b/>
          <w:i w:val="0"/>
        </w:rPr>
      </w:pPr>
      <w:bookmarkStart w:id="232" w:name="_Toc3452614"/>
      <w:r w:rsidRPr="0064696A">
        <w:rPr>
          <w:b/>
          <w:i w:val="0"/>
        </w:rPr>
        <w:t>Таблица Users</w:t>
      </w:r>
      <w:bookmarkEnd w:id="232"/>
    </w:p>
    <w:p w:rsidR="00472B75" w:rsidRPr="00472B75" w:rsidRDefault="00472B75" w:rsidP="00472B75">
      <w:pPr>
        <w:pStyle w:val="ListParagraph"/>
        <w:ind w:left="1224"/>
        <w:rPr>
          <w:rFonts w:ascii="Times New Roman" w:hAnsi="Times New Roman"/>
          <w:sz w:val="28"/>
          <w:lang w:val="bg-BG"/>
        </w:rPr>
      </w:pPr>
      <w:r>
        <w:rPr>
          <w:rFonts w:ascii="Times New Roman" w:hAnsi="Times New Roman"/>
          <w:sz w:val="28"/>
          <w:lang w:val="bg-BG"/>
        </w:rPr>
        <w:t>Таблица, описваща как изглежда един потребител в базата данни.</w:t>
      </w:r>
    </w:p>
    <w:p w:rsidR="00472B75" w:rsidRPr="008C4FE6" w:rsidRDefault="00472B75" w:rsidP="00472B75">
      <w:pPr>
        <w:pStyle w:val="ListParagraph"/>
        <w:ind w:left="1224"/>
        <w:rPr>
          <w:rFonts w:ascii="Times New Roman" w:hAnsi="Times New Roman"/>
          <w:sz w:val="28"/>
          <w:lang w:val="bg-BG"/>
        </w:rPr>
      </w:pPr>
    </w:p>
    <w:tbl>
      <w:tblPr>
        <w:tblW w:w="5760" w:type="dxa"/>
        <w:jc w:val="center"/>
        <w:tblLook w:val="04A0" w:firstRow="1" w:lastRow="0" w:firstColumn="1" w:lastColumn="0" w:noHBand="0" w:noVBand="1"/>
      </w:tblPr>
      <w:tblGrid>
        <w:gridCol w:w="2921"/>
        <w:gridCol w:w="2839"/>
      </w:tblGrid>
      <w:tr w:rsidR="00472B75" w:rsidRPr="00472B75" w:rsidTr="00472B75">
        <w:trPr>
          <w:trHeight w:val="312"/>
          <w:jc w:val="center"/>
        </w:trPr>
        <w:tc>
          <w:tcPr>
            <w:tcW w:w="5760" w:type="dxa"/>
            <w:gridSpan w:val="2"/>
            <w:tcBorders>
              <w:top w:val="single" w:sz="8" w:space="0" w:color="auto"/>
              <w:left w:val="single" w:sz="8" w:space="0" w:color="auto"/>
              <w:bottom w:val="nil"/>
              <w:right w:val="single" w:sz="8" w:space="0" w:color="000000"/>
            </w:tcBorders>
            <w:shd w:val="clear" w:color="000000" w:fill="C6EFCE"/>
            <w:noWrap/>
            <w:vAlign w:val="bottom"/>
            <w:hideMark/>
          </w:tcPr>
          <w:p w:rsidR="00472B75" w:rsidRPr="00472B75" w:rsidRDefault="00472B75" w:rsidP="00472B75">
            <w:pPr>
              <w:suppressAutoHyphens w:val="0"/>
              <w:overflowPunct/>
              <w:autoSpaceDE/>
              <w:jc w:val="center"/>
              <w:textAlignment w:val="auto"/>
              <w:rPr>
                <w:rFonts w:ascii="Calibri" w:hAnsi="Calibri"/>
                <w:color w:val="006100"/>
                <w:szCs w:val="24"/>
                <w:lang w:eastAsia="en-US"/>
              </w:rPr>
            </w:pPr>
            <w:r w:rsidRPr="00472B75">
              <w:rPr>
                <w:rFonts w:ascii="Calibri" w:hAnsi="Calibri"/>
                <w:color w:val="006100"/>
                <w:szCs w:val="24"/>
                <w:lang w:eastAsia="en-US"/>
              </w:rPr>
              <w:t>users</w:t>
            </w:r>
          </w:p>
        </w:tc>
      </w:tr>
      <w:tr w:rsidR="00472B75" w:rsidRPr="00472B75" w:rsidTr="00472B75">
        <w:trPr>
          <w:trHeight w:val="432"/>
          <w:jc w:val="center"/>
        </w:trPr>
        <w:tc>
          <w:tcPr>
            <w:tcW w:w="2921" w:type="dxa"/>
            <w:tcBorders>
              <w:top w:val="single" w:sz="8" w:space="0" w:color="auto"/>
              <w:left w:val="single" w:sz="8" w:space="0" w:color="auto"/>
              <w:bottom w:val="single" w:sz="8" w:space="0" w:color="auto"/>
              <w:right w:val="single" w:sz="4" w:space="0" w:color="auto"/>
            </w:tcBorders>
            <w:shd w:val="clear" w:color="000000" w:fill="9BC2E6"/>
            <w:noWrap/>
            <w:vAlign w:val="center"/>
            <w:hideMark/>
          </w:tcPr>
          <w:p w:rsidR="00472B75" w:rsidRPr="00472B75" w:rsidRDefault="00472B75" w:rsidP="00472B75">
            <w:pPr>
              <w:suppressAutoHyphens w:val="0"/>
              <w:overflowPunct/>
              <w:autoSpaceDE/>
              <w:jc w:val="center"/>
              <w:textAlignment w:val="auto"/>
              <w:rPr>
                <w:rFonts w:ascii="Calibri" w:hAnsi="Calibri"/>
                <w:color w:val="FFFFFF"/>
                <w:sz w:val="22"/>
                <w:szCs w:val="22"/>
                <w:lang w:eastAsia="en-US"/>
              </w:rPr>
            </w:pPr>
            <w:r w:rsidRPr="00472B75">
              <w:rPr>
                <w:rFonts w:ascii="Calibri" w:hAnsi="Calibri"/>
                <w:color w:val="FFFFFF"/>
                <w:sz w:val="22"/>
                <w:szCs w:val="22"/>
                <w:lang w:eastAsia="en-US"/>
              </w:rPr>
              <w:t>Поле</w:t>
            </w:r>
          </w:p>
        </w:tc>
        <w:tc>
          <w:tcPr>
            <w:tcW w:w="2839" w:type="dxa"/>
            <w:tcBorders>
              <w:top w:val="single" w:sz="8" w:space="0" w:color="auto"/>
              <w:left w:val="nil"/>
              <w:bottom w:val="single" w:sz="8" w:space="0" w:color="auto"/>
              <w:right w:val="single" w:sz="8" w:space="0" w:color="000000"/>
            </w:tcBorders>
            <w:shd w:val="clear" w:color="000000" w:fill="9BC2E6"/>
            <w:noWrap/>
            <w:vAlign w:val="center"/>
            <w:hideMark/>
          </w:tcPr>
          <w:p w:rsidR="00472B75" w:rsidRPr="00472B75" w:rsidRDefault="00472B75" w:rsidP="00472B75">
            <w:pPr>
              <w:suppressAutoHyphens w:val="0"/>
              <w:overflowPunct/>
              <w:autoSpaceDE/>
              <w:jc w:val="center"/>
              <w:textAlignment w:val="auto"/>
              <w:rPr>
                <w:rFonts w:ascii="Calibri" w:hAnsi="Calibri"/>
                <w:color w:val="FFFFFF"/>
                <w:sz w:val="22"/>
                <w:szCs w:val="22"/>
                <w:lang w:eastAsia="en-US"/>
              </w:rPr>
            </w:pPr>
            <w:r w:rsidRPr="00472B75">
              <w:rPr>
                <w:rFonts w:ascii="Calibri" w:hAnsi="Calibri"/>
                <w:color w:val="FFFFFF"/>
                <w:sz w:val="22"/>
                <w:szCs w:val="22"/>
                <w:lang w:eastAsia="en-US"/>
              </w:rPr>
              <w:t>Описание</w:t>
            </w:r>
          </w:p>
        </w:tc>
      </w:tr>
      <w:tr w:rsidR="00472B75" w:rsidRPr="00472B75" w:rsidTr="00472B75">
        <w:trPr>
          <w:trHeight w:val="288"/>
          <w:jc w:val="center"/>
        </w:trPr>
        <w:tc>
          <w:tcPr>
            <w:tcW w:w="2921" w:type="dxa"/>
            <w:tcBorders>
              <w:top w:val="single" w:sz="8" w:space="0" w:color="auto"/>
              <w:left w:val="single" w:sz="8" w:space="0" w:color="auto"/>
              <w:bottom w:val="single" w:sz="4" w:space="0" w:color="auto"/>
              <w:right w:val="single" w:sz="4" w:space="0" w:color="auto"/>
            </w:tcBorders>
            <w:shd w:val="clear" w:color="000000" w:fill="DDEBF7"/>
            <w:noWrap/>
            <w:vAlign w:val="bottom"/>
            <w:hideMark/>
          </w:tcPr>
          <w:p w:rsidR="00472B75" w:rsidRPr="00472B75" w:rsidRDefault="00472B75" w:rsidP="00472B75">
            <w:pPr>
              <w:suppressAutoHyphens w:val="0"/>
              <w:overflowPunct/>
              <w:autoSpaceDE/>
              <w:jc w:val="center"/>
              <w:textAlignment w:val="auto"/>
              <w:rPr>
                <w:rFonts w:ascii="Calibri" w:hAnsi="Calibri"/>
                <w:color w:val="000000"/>
                <w:sz w:val="22"/>
                <w:szCs w:val="22"/>
                <w:lang w:eastAsia="en-US"/>
              </w:rPr>
            </w:pPr>
            <w:r w:rsidRPr="00472B75">
              <w:rPr>
                <w:rFonts w:ascii="Calibri" w:hAnsi="Calibri"/>
                <w:b/>
                <w:bCs/>
                <w:color w:val="000000"/>
                <w:sz w:val="22"/>
                <w:szCs w:val="22"/>
                <w:lang w:eastAsia="en-US"/>
              </w:rPr>
              <w:t>id</w:t>
            </w:r>
            <w:r w:rsidRPr="00472B75">
              <w:rPr>
                <w:rFonts w:ascii="Calibri" w:hAnsi="Calibri"/>
                <w:color w:val="000000"/>
                <w:sz w:val="22"/>
                <w:szCs w:val="22"/>
                <w:lang w:eastAsia="en-US"/>
              </w:rPr>
              <w:t xml:space="preserve"> BIGINT(20) PRIMARY KEY</w:t>
            </w:r>
          </w:p>
        </w:tc>
        <w:tc>
          <w:tcPr>
            <w:tcW w:w="2839" w:type="dxa"/>
            <w:tcBorders>
              <w:top w:val="single" w:sz="8" w:space="0" w:color="auto"/>
              <w:left w:val="nil"/>
              <w:bottom w:val="single" w:sz="4" w:space="0" w:color="auto"/>
              <w:right w:val="single" w:sz="8" w:space="0" w:color="000000"/>
            </w:tcBorders>
            <w:shd w:val="clear" w:color="000000" w:fill="DDEBF7"/>
            <w:noWrap/>
            <w:vAlign w:val="bottom"/>
            <w:hideMark/>
          </w:tcPr>
          <w:p w:rsidR="00472B75" w:rsidRPr="00472B75" w:rsidRDefault="00472B75" w:rsidP="00472B75">
            <w:pPr>
              <w:suppressAutoHyphens w:val="0"/>
              <w:overflowPunct/>
              <w:autoSpaceDE/>
              <w:jc w:val="center"/>
              <w:textAlignment w:val="auto"/>
              <w:rPr>
                <w:rFonts w:ascii="Calibri" w:hAnsi="Calibri"/>
                <w:color w:val="000000"/>
                <w:sz w:val="22"/>
                <w:szCs w:val="22"/>
                <w:lang w:eastAsia="en-US"/>
              </w:rPr>
            </w:pPr>
            <w:r w:rsidRPr="00472B75">
              <w:rPr>
                <w:rFonts w:ascii="Calibri" w:hAnsi="Calibri"/>
                <w:color w:val="000000"/>
                <w:sz w:val="22"/>
                <w:szCs w:val="22"/>
                <w:lang w:eastAsia="en-US"/>
              </w:rPr>
              <w:t>уникален идентификатор</w:t>
            </w:r>
          </w:p>
        </w:tc>
      </w:tr>
      <w:tr w:rsidR="00472B75" w:rsidRPr="00472B75" w:rsidTr="00472B75">
        <w:trPr>
          <w:trHeight w:val="288"/>
          <w:jc w:val="center"/>
        </w:trPr>
        <w:tc>
          <w:tcPr>
            <w:tcW w:w="2921" w:type="dxa"/>
            <w:tcBorders>
              <w:top w:val="single" w:sz="4" w:space="0" w:color="auto"/>
              <w:left w:val="single" w:sz="8" w:space="0" w:color="auto"/>
              <w:bottom w:val="single" w:sz="4" w:space="0" w:color="auto"/>
              <w:right w:val="single" w:sz="4" w:space="0" w:color="auto"/>
            </w:tcBorders>
            <w:shd w:val="clear" w:color="000000" w:fill="DDEBF7"/>
            <w:noWrap/>
            <w:vAlign w:val="bottom"/>
            <w:hideMark/>
          </w:tcPr>
          <w:p w:rsidR="00472B75" w:rsidRPr="00472B75" w:rsidRDefault="00472B75" w:rsidP="00472B75">
            <w:pPr>
              <w:suppressAutoHyphens w:val="0"/>
              <w:overflowPunct/>
              <w:autoSpaceDE/>
              <w:jc w:val="center"/>
              <w:textAlignment w:val="auto"/>
              <w:rPr>
                <w:rFonts w:ascii="Calibri" w:hAnsi="Calibri"/>
                <w:color w:val="000000"/>
                <w:sz w:val="22"/>
                <w:szCs w:val="22"/>
                <w:lang w:eastAsia="en-US"/>
              </w:rPr>
            </w:pPr>
            <w:r w:rsidRPr="00472B75">
              <w:rPr>
                <w:rFonts w:ascii="Calibri" w:hAnsi="Calibri"/>
                <w:b/>
                <w:bCs/>
                <w:color w:val="000000"/>
                <w:sz w:val="22"/>
                <w:szCs w:val="22"/>
                <w:lang w:eastAsia="en-US"/>
              </w:rPr>
              <w:t xml:space="preserve">email </w:t>
            </w:r>
            <w:r w:rsidRPr="00472B75">
              <w:rPr>
                <w:rFonts w:ascii="Calibri" w:hAnsi="Calibri"/>
                <w:color w:val="000000"/>
                <w:sz w:val="22"/>
                <w:szCs w:val="22"/>
                <w:lang w:eastAsia="en-US"/>
              </w:rPr>
              <w:t>VARCHAR(255)</w:t>
            </w:r>
          </w:p>
        </w:tc>
        <w:tc>
          <w:tcPr>
            <w:tcW w:w="2839" w:type="dxa"/>
            <w:tcBorders>
              <w:top w:val="single" w:sz="4" w:space="0" w:color="auto"/>
              <w:left w:val="nil"/>
              <w:bottom w:val="single" w:sz="4" w:space="0" w:color="auto"/>
              <w:right w:val="single" w:sz="8" w:space="0" w:color="000000"/>
            </w:tcBorders>
            <w:shd w:val="clear" w:color="000000" w:fill="DDEBF7"/>
            <w:noWrap/>
            <w:vAlign w:val="bottom"/>
            <w:hideMark/>
          </w:tcPr>
          <w:p w:rsidR="00472B75" w:rsidRPr="00472B75" w:rsidRDefault="00472B75" w:rsidP="00472B75">
            <w:pPr>
              <w:suppressAutoHyphens w:val="0"/>
              <w:overflowPunct/>
              <w:autoSpaceDE/>
              <w:jc w:val="center"/>
              <w:textAlignment w:val="auto"/>
              <w:rPr>
                <w:rFonts w:ascii="Calibri" w:hAnsi="Calibri"/>
                <w:color w:val="000000"/>
                <w:sz w:val="22"/>
                <w:szCs w:val="22"/>
                <w:lang w:eastAsia="en-US"/>
              </w:rPr>
            </w:pPr>
            <w:r w:rsidRPr="00472B75">
              <w:rPr>
                <w:rFonts w:ascii="Calibri" w:hAnsi="Calibri"/>
                <w:color w:val="000000"/>
                <w:sz w:val="22"/>
                <w:szCs w:val="22"/>
                <w:lang w:eastAsia="en-US"/>
              </w:rPr>
              <w:t>имейл</w:t>
            </w:r>
          </w:p>
        </w:tc>
      </w:tr>
      <w:tr w:rsidR="00472B75" w:rsidRPr="00472B75" w:rsidTr="00472B75">
        <w:trPr>
          <w:trHeight w:val="288"/>
          <w:jc w:val="center"/>
        </w:trPr>
        <w:tc>
          <w:tcPr>
            <w:tcW w:w="2921" w:type="dxa"/>
            <w:tcBorders>
              <w:top w:val="single" w:sz="4" w:space="0" w:color="auto"/>
              <w:left w:val="single" w:sz="8" w:space="0" w:color="auto"/>
              <w:bottom w:val="single" w:sz="4" w:space="0" w:color="auto"/>
              <w:right w:val="single" w:sz="4" w:space="0" w:color="auto"/>
            </w:tcBorders>
            <w:shd w:val="clear" w:color="000000" w:fill="DDEBF7"/>
            <w:noWrap/>
            <w:vAlign w:val="bottom"/>
            <w:hideMark/>
          </w:tcPr>
          <w:p w:rsidR="00472B75" w:rsidRPr="00472B75" w:rsidRDefault="00472B75" w:rsidP="00472B75">
            <w:pPr>
              <w:suppressAutoHyphens w:val="0"/>
              <w:overflowPunct/>
              <w:autoSpaceDE/>
              <w:jc w:val="center"/>
              <w:textAlignment w:val="auto"/>
              <w:rPr>
                <w:rFonts w:ascii="Calibri" w:hAnsi="Calibri"/>
                <w:color w:val="000000"/>
                <w:sz w:val="22"/>
                <w:szCs w:val="22"/>
                <w:lang w:eastAsia="en-US"/>
              </w:rPr>
            </w:pPr>
            <w:r w:rsidRPr="00472B75">
              <w:rPr>
                <w:rFonts w:ascii="Calibri" w:hAnsi="Calibri"/>
                <w:b/>
                <w:bCs/>
                <w:color w:val="000000"/>
                <w:sz w:val="22"/>
                <w:szCs w:val="22"/>
                <w:lang w:eastAsia="en-US"/>
              </w:rPr>
              <w:t>first_name</w:t>
            </w:r>
            <w:r w:rsidRPr="00472B75">
              <w:rPr>
                <w:rFonts w:ascii="Calibri" w:hAnsi="Calibri"/>
                <w:color w:val="000000"/>
                <w:sz w:val="22"/>
                <w:szCs w:val="22"/>
                <w:lang w:eastAsia="en-US"/>
              </w:rPr>
              <w:t xml:space="preserve"> VARCHAR(255)</w:t>
            </w:r>
          </w:p>
        </w:tc>
        <w:tc>
          <w:tcPr>
            <w:tcW w:w="2839" w:type="dxa"/>
            <w:tcBorders>
              <w:top w:val="single" w:sz="4" w:space="0" w:color="auto"/>
              <w:left w:val="nil"/>
              <w:bottom w:val="single" w:sz="4" w:space="0" w:color="auto"/>
              <w:right w:val="single" w:sz="8" w:space="0" w:color="000000"/>
            </w:tcBorders>
            <w:shd w:val="clear" w:color="000000" w:fill="DDEBF7"/>
            <w:noWrap/>
            <w:vAlign w:val="bottom"/>
            <w:hideMark/>
          </w:tcPr>
          <w:p w:rsidR="00472B75" w:rsidRPr="00472B75" w:rsidRDefault="00472B75" w:rsidP="00472B75">
            <w:pPr>
              <w:suppressAutoHyphens w:val="0"/>
              <w:overflowPunct/>
              <w:autoSpaceDE/>
              <w:jc w:val="center"/>
              <w:textAlignment w:val="auto"/>
              <w:rPr>
                <w:rFonts w:ascii="Calibri" w:hAnsi="Calibri"/>
                <w:color w:val="000000"/>
                <w:sz w:val="22"/>
                <w:szCs w:val="22"/>
                <w:lang w:eastAsia="en-US"/>
              </w:rPr>
            </w:pPr>
            <w:r w:rsidRPr="00472B75">
              <w:rPr>
                <w:rFonts w:ascii="Calibri" w:hAnsi="Calibri"/>
                <w:color w:val="000000"/>
                <w:sz w:val="22"/>
                <w:szCs w:val="22"/>
                <w:lang w:eastAsia="en-US"/>
              </w:rPr>
              <w:t>собствено име</w:t>
            </w:r>
          </w:p>
        </w:tc>
      </w:tr>
      <w:tr w:rsidR="00472B75" w:rsidRPr="00472B75" w:rsidTr="00472B75">
        <w:trPr>
          <w:trHeight w:val="288"/>
          <w:jc w:val="center"/>
        </w:trPr>
        <w:tc>
          <w:tcPr>
            <w:tcW w:w="2921" w:type="dxa"/>
            <w:tcBorders>
              <w:top w:val="single" w:sz="4" w:space="0" w:color="auto"/>
              <w:left w:val="single" w:sz="8" w:space="0" w:color="auto"/>
              <w:bottom w:val="single" w:sz="4" w:space="0" w:color="auto"/>
              <w:right w:val="single" w:sz="4" w:space="0" w:color="auto"/>
            </w:tcBorders>
            <w:shd w:val="clear" w:color="000000" w:fill="DDEBF7"/>
            <w:noWrap/>
            <w:vAlign w:val="bottom"/>
            <w:hideMark/>
          </w:tcPr>
          <w:p w:rsidR="00472B75" w:rsidRPr="00472B75" w:rsidRDefault="00472B75" w:rsidP="00472B75">
            <w:pPr>
              <w:suppressAutoHyphens w:val="0"/>
              <w:overflowPunct/>
              <w:autoSpaceDE/>
              <w:jc w:val="center"/>
              <w:textAlignment w:val="auto"/>
              <w:rPr>
                <w:rFonts w:ascii="Calibri" w:hAnsi="Calibri"/>
                <w:color w:val="000000"/>
                <w:sz w:val="22"/>
                <w:szCs w:val="22"/>
                <w:lang w:eastAsia="en-US"/>
              </w:rPr>
            </w:pPr>
            <w:r w:rsidRPr="00472B75">
              <w:rPr>
                <w:rFonts w:ascii="Calibri" w:hAnsi="Calibri"/>
                <w:b/>
                <w:bCs/>
                <w:color w:val="000000"/>
                <w:sz w:val="22"/>
                <w:szCs w:val="22"/>
                <w:lang w:eastAsia="en-US"/>
              </w:rPr>
              <w:t xml:space="preserve">last_name </w:t>
            </w:r>
            <w:r w:rsidRPr="00472B75">
              <w:rPr>
                <w:rFonts w:ascii="Calibri" w:hAnsi="Calibri"/>
                <w:color w:val="000000"/>
                <w:sz w:val="22"/>
                <w:szCs w:val="22"/>
                <w:lang w:eastAsia="en-US"/>
              </w:rPr>
              <w:t>VARCHAR(255)</w:t>
            </w:r>
          </w:p>
        </w:tc>
        <w:tc>
          <w:tcPr>
            <w:tcW w:w="2839" w:type="dxa"/>
            <w:tcBorders>
              <w:top w:val="single" w:sz="4" w:space="0" w:color="auto"/>
              <w:left w:val="nil"/>
              <w:bottom w:val="single" w:sz="4" w:space="0" w:color="auto"/>
              <w:right w:val="single" w:sz="8" w:space="0" w:color="000000"/>
            </w:tcBorders>
            <w:shd w:val="clear" w:color="000000" w:fill="DDEBF7"/>
            <w:noWrap/>
            <w:vAlign w:val="bottom"/>
            <w:hideMark/>
          </w:tcPr>
          <w:p w:rsidR="00472B75" w:rsidRPr="00472B75" w:rsidRDefault="00472B75" w:rsidP="00472B75">
            <w:pPr>
              <w:suppressAutoHyphens w:val="0"/>
              <w:overflowPunct/>
              <w:autoSpaceDE/>
              <w:jc w:val="center"/>
              <w:textAlignment w:val="auto"/>
              <w:rPr>
                <w:rFonts w:ascii="Calibri" w:hAnsi="Calibri"/>
                <w:color w:val="000000"/>
                <w:sz w:val="22"/>
                <w:szCs w:val="22"/>
                <w:lang w:eastAsia="en-US"/>
              </w:rPr>
            </w:pPr>
            <w:r w:rsidRPr="00472B75">
              <w:rPr>
                <w:rFonts w:ascii="Calibri" w:hAnsi="Calibri"/>
                <w:color w:val="000000"/>
                <w:sz w:val="22"/>
                <w:szCs w:val="22"/>
                <w:lang w:eastAsia="en-US"/>
              </w:rPr>
              <w:t>фамилно име</w:t>
            </w:r>
          </w:p>
        </w:tc>
      </w:tr>
      <w:tr w:rsidR="00472B75" w:rsidRPr="00472B75" w:rsidTr="00472B75">
        <w:trPr>
          <w:trHeight w:val="288"/>
          <w:jc w:val="center"/>
        </w:trPr>
        <w:tc>
          <w:tcPr>
            <w:tcW w:w="2921" w:type="dxa"/>
            <w:tcBorders>
              <w:top w:val="single" w:sz="4" w:space="0" w:color="auto"/>
              <w:left w:val="single" w:sz="8" w:space="0" w:color="auto"/>
              <w:bottom w:val="single" w:sz="4" w:space="0" w:color="auto"/>
              <w:right w:val="single" w:sz="4" w:space="0" w:color="auto"/>
            </w:tcBorders>
            <w:shd w:val="clear" w:color="000000" w:fill="DDEBF7"/>
            <w:noWrap/>
            <w:vAlign w:val="bottom"/>
            <w:hideMark/>
          </w:tcPr>
          <w:p w:rsidR="00472B75" w:rsidRPr="00472B75" w:rsidRDefault="00472B75" w:rsidP="00472B75">
            <w:pPr>
              <w:suppressAutoHyphens w:val="0"/>
              <w:overflowPunct/>
              <w:autoSpaceDE/>
              <w:jc w:val="center"/>
              <w:textAlignment w:val="auto"/>
              <w:rPr>
                <w:rFonts w:ascii="Calibri" w:hAnsi="Calibri"/>
                <w:color w:val="000000"/>
                <w:sz w:val="22"/>
                <w:szCs w:val="22"/>
                <w:lang w:eastAsia="en-US"/>
              </w:rPr>
            </w:pPr>
            <w:r w:rsidRPr="00472B75">
              <w:rPr>
                <w:rFonts w:ascii="Calibri" w:hAnsi="Calibri"/>
                <w:b/>
                <w:bCs/>
                <w:color w:val="000000"/>
                <w:sz w:val="22"/>
                <w:szCs w:val="22"/>
                <w:lang w:eastAsia="en-US"/>
              </w:rPr>
              <w:t>password</w:t>
            </w:r>
            <w:r w:rsidRPr="00472B75">
              <w:rPr>
                <w:rFonts w:ascii="Calibri" w:hAnsi="Calibri"/>
                <w:color w:val="000000"/>
                <w:sz w:val="22"/>
                <w:szCs w:val="22"/>
                <w:lang w:eastAsia="en-US"/>
              </w:rPr>
              <w:t xml:space="preserve"> VARCHAR(255)</w:t>
            </w:r>
          </w:p>
        </w:tc>
        <w:tc>
          <w:tcPr>
            <w:tcW w:w="2839" w:type="dxa"/>
            <w:tcBorders>
              <w:top w:val="single" w:sz="4" w:space="0" w:color="auto"/>
              <w:left w:val="nil"/>
              <w:bottom w:val="single" w:sz="4" w:space="0" w:color="auto"/>
              <w:right w:val="single" w:sz="8" w:space="0" w:color="000000"/>
            </w:tcBorders>
            <w:shd w:val="clear" w:color="000000" w:fill="DDEBF7"/>
            <w:noWrap/>
            <w:vAlign w:val="bottom"/>
            <w:hideMark/>
          </w:tcPr>
          <w:p w:rsidR="00472B75" w:rsidRPr="00472B75" w:rsidRDefault="00472B75" w:rsidP="00472B75">
            <w:pPr>
              <w:suppressAutoHyphens w:val="0"/>
              <w:overflowPunct/>
              <w:autoSpaceDE/>
              <w:jc w:val="center"/>
              <w:textAlignment w:val="auto"/>
              <w:rPr>
                <w:rFonts w:ascii="Calibri" w:hAnsi="Calibri"/>
                <w:color w:val="000000"/>
                <w:sz w:val="22"/>
                <w:szCs w:val="22"/>
                <w:lang w:eastAsia="en-US"/>
              </w:rPr>
            </w:pPr>
            <w:r w:rsidRPr="00472B75">
              <w:rPr>
                <w:rFonts w:ascii="Calibri" w:hAnsi="Calibri"/>
                <w:color w:val="000000"/>
                <w:sz w:val="22"/>
                <w:szCs w:val="22"/>
                <w:lang w:eastAsia="en-US"/>
              </w:rPr>
              <w:t>парола</w:t>
            </w:r>
          </w:p>
        </w:tc>
      </w:tr>
      <w:tr w:rsidR="00472B75" w:rsidRPr="00472B75" w:rsidTr="00472B75">
        <w:trPr>
          <w:trHeight w:val="300"/>
          <w:jc w:val="center"/>
        </w:trPr>
        <w:tc>
          <w:tcPr>
            <w:tcW w:w="2921" w:type="dxa"/>
            <w:tcBorders>
              <w:top w:val="single" w:sz="4" w:space="0" w:color="auto"/>
              <w:left w:val="single" w:sz="8" w:space="0" w:color="auto"/>
              <w:bottom w:val="single" w:sz="8" w:space="0" w:color="auto"/>
              <w:right w:val="single" w:sz="4" w:space="0" w:color="auto"/>
            </w:tcBorders>
            <w:shd w:val="clear" w:color="000000" w:fill="DDEBF7"/>
            <w:noWrap/>
            <w:vAlign w:val="bottom"/>
            <w:hideMark/>
          </w:tcPr>
          <w:p w:rsidR="00472B75" w:rsidRPr="00472B75" w:rsidRDefault="00472B75" w:rsidP="00472B75">
            <w:pPr>
              <w:suppressAutoHyphens w:val="0"/>
              <w:overflowPunct/>
              <w:autoSpaceDE/>
              <w:jc w:val="center"/>
              <w:textAlignment w:val="auto"/>
              <w:rPr>
                <w:rFonts w:ascii="Calibri" w:hAnsi="Calibri"/>
                <w:color w:val="000000"/>
                <w:sz w:val="22"/>
                <w:szCs w:val="22"/>
                <w:lang w:eastAsia="en-US"/>
              </w:rPr>
            </w:pPr>
            <w:r w:rsidRPr="00472B75">
              <w:rPr>
                <w:rFonts w:ascii="Calibri" w:hAnsi="Calibri"/>
                <w:b/>
                <w:bCs/>
                <w:color w:val="000000"/>
                <w:sz w:val="22"/>
                <w:szCs w:val="22"/>
                <w:lang w:eastAsia="en-US"/>
              </w:rPr>
              <w:t>username</w:t>
            </w:r>
            <w:r w:rsidRPr="00472B75">
              <w:rPr>
                <w:rFonts w:ascii="Calibri" w:hAnsi="Calibri"/>
                <w:color w:val="000000"/>
                <w:sz w:val="22"/>
                <w:szCs w:val="22"/>
                <w:lang w:eastAsia="en-US"/>
              </w:rPr>
              <w:t xml:space="preserve"> VARCHAR(255)</w:t>
            </w:r>
          </w:p>
        </w:tc>
        <w:tc>
          <w:tcPr>
            <w:tcW w:w="2839" w:type="dxa"/>
            <w:tcBorders>
              <w:top w:val="single" w:sz="4" w:space="0" w:color="auto"/>
              <w:left w:val="nil"/>
              <w:bottom w:val="single" w:sz="8" w:space="0" w:color="auto"/>
              <w:right w:val="single" w:sz="8" w:space="0" w:color="000000"/>
            </w:tcBorders>
            <w:shd w:val="clear" w:color="000000" w:fill="DDEBF7"/>
            <w:noWrap/>
            <w:vAlign w:val="bottom"/>
            <w:hideMark/>
          </w:tcPr>
          <w:p w:rsidR="00472B75" w:rsidRPr="00472B75" w:rsidRDefault="00472B75" w:rsidP="00472B75">
            <w:pPr>
              <w:suppressAutoHyphens w:val="0"/>
              <w:overflowPunct/>
              <w:autoSpaceDE/>
              <w:jc w:val="center"/>
              <w:textAlignment w:val="auto"/>
              <w:rPr>
                <w:rFonts w:ascii="Calibri" w:hAnsi="Calibri"/>
                <w:color w:val="000000"/>
                <w:sz w:val="22"/>
                <w:szCs w:val="22"/>
                <w:lang w:eastAsia="en-US"/>
              </w:rPr>
            </w:pPr>
            <w:r w:rsidRPr="00472B75">
              <w:rPr>
                <w:rFonts w:ascii="Calibri" w:hAnsi="Calibri"/>
                <w:color w:val="000000"/>
                <w:sz w:val="22"/>
                <w:szCs w:val="22"/>
                <w:lang w:eastAsia="en-US"/>
              </w:rPr>
              <w:t>титулувано име</w:t>
            </w:r>
          </w:p>
        </w:tc>
      </w:tr>
    </w:tbl>
    <w:p w:rsidR="0064696A" w:rsidRDefault="0064696A" w:rsidP="0064696A">
      <w:pPr>
        <w:rPr>
          <w:rFonts w:ascii="Times New Roman" w:hAnsi="Times New Roman"/>
          <w:sz w:val="28"/>
          <w:lang w:val="bg-BG"/>
        </w:rPr>
      </w:pPr>
    </w:p>
    <w:p w:rsidR="008C4FE6" w:rsidRPr="0064696A" w:rsidRDefault="00472B75" w:rsidP="000A0792">
      <w:pPr>
        <w:pStyle w:val="Heading2"/>
        <w:numPr>
          <w:ilvl w:val="2"/>
          <w:numId w:val="12"/>
        </w:numPr>
        <w:rPr>
          <w:b/>
          <w:i w:val="0"/>
        </w:rPr>
      </w:pPr>
      <w:bookmarkStart w:id="233" w:name="_Toc3452615"/>
      <w:r w:rsidRPr="0064696A">
        <w:rPr>
          <w:b/>
          <w:i w:val="0"/>
        </w:rPr>
        <w:t>Таблица Role</w:t>
      </w:r>
      <w:bookmarkEnd w:id="233"/>
    </w:p>
    <w:p w:rsidR="00472B75" w:rsidRDefault="00472B75" w:rsidP="0064696A">
      <w:pPr>
        <w:pStyle w:val="ListParagraph"/>
        <w:ind w:left="1224"/>
        <w:rPr>
          <w:rFonts w:ascii="Times New Roman" w:hAnsi="Times New Roman"/>
          <w:sz w:val="28"/>
          <w:lang w:val="bg-BG"/>
        </w:rPr>
      </w:pPr>
      <w:r>
        <w:rPr>
          <w:rFonts w:ascii="Times New Roman" w:hAnsi="Times New Roman"/>
          <w:sz w:val="28"/>
          <w:lang w:val="bg-BG"/>
        </w:rPr>
        <w:t>Таблица, която показва как изглежда една роля в базата данни.</w:t>
      </w:r>
    </w:p>
    <w:p w:rsidR="00472B75" w:rsidRPr="00472B75" w:rsidRDefault="00472B75" w:rsidP="00472B75">
      <w:pPr>
        <w:pStyle w:val="ListParagraph"/>
        <w:ind w:left="1224"/>
        <w:rPr>
          <w:rFonts w:ascii="Times New Roman" w:hAnsi="Times New Roman"/>
          <w:sz w:val="28"/>
          <w:lang w:val="bg-BG"/>
        </w:rPr>
      </w:pPr>
    </w:p>
    <w:tbl>
      <w:tblPr>
        <w:tblW w:w="5760" w:type="dxa"/>
        <w:jc w:val="center"/>
        <w:tblLook w:val="04A0" w:firstRow="1" w:lastRow="0" w:firstColumn="1" w:lastColumn="0" w:noHBand="0" w:noVBand="1"/>
      </w:tblPr>
      <w:tblGrid>
        <w:gridCol w:w="2866"/>
        <w:gridCol w:w="2894"/>
      </w:tblGrid>
      <w:tr w:rsidR="00472B75" w:rsidRPr="00472B75" w:rsidTr="00472B75">
        <w:trPr>
          <w:trHeight w:val="312"/>
          <w:jc w:val="center"/>
        </w:trPr>
        <w:tc>
          <w:tcPr>
            <w:tcW w:w="5760" w:type="dxa"/>
            <w:gridSpan w:val="2"/>
            <w:tcBorders>
              <w:top w:val="single" w:sz="8" w:space="0" w:color="auto"/>
              <w:left w:val="single" w:sz="8" w:space="0" w:color="auto"/>
              <w:bottom w:val="nil"/>
              <w:right w:val="single" w:sz="8" w:space="0" w:color="000000"/>
            </w:tcBorders>
            <w:shd w:val="clear" w:color="000000" w:fill="C6EFCE"/>
            <w:noWrap/>
            <w:vAlign w:val="bottom"/>
            <w:hideMark/>
          </w:tcPr>
          <w:p w:rsidR="00472B75" w:rsidRPr="00472B75" w:rsidRDefault="00472B75" w:rsidP="00472B75">
            <w:pPr>
              <w:suppressAutoHyphens w:val="0"/>
              <w:overflowPunct/>
              <w:autoSpaceDE/>
              <w:jc w:val="center"/>
              <w:textAlignment w:val="auto"/>
              <w:rPr>
                <w:rFonts w:ascii="Calibri" w:hAnsi="Calibri"/>
                <w:color w:val="006100"/>
                <w:szCs w:val="24"/>
                <w:lang w:eastAsia="en-US"/>
              </w:rPr>
            </w:pPr>
            <w:r w:rsidRPr="00472B75">
              <w:rPr>
                <w:rFonts w:ascii="Calibri" w:hAnsi="Calibri"/>
                <w:color w:val="006100"/>
                <w:szCs w:val="24"/>
                <w:lang w:eastAsia="en-US"/>
              </w:rPr>
              <w:t>Role</w:t>
            </w:r>
          </w:p>
        </w:tc>
      </w:tr>
      <w:tr w:rsidR="00472B75" w:rsidRPr="00472B75" w:rsidTr="00472B75">
        <w:trPr>
          <w:trHeight w:val="432"/>
          <w:jc w:val="center"/>
        </w:trPr>
        <w:tc>
          <w:tcPr>
            <w:tcW w:w="2866" w:type="dxa"/>
            <w:tcBorders>
              <w:top w:val="single" w:sz="8" w:space="0" w:color="auto"/>
              <w:left w:val="single" w:sz="8" w:space="0" w:color="auto"/>
              <w:bottom w:val="single" w:sz="8" w:space="0" w:color="auto"/>
              <w:right w:val="single" w:sz="4" w:space="0" w:color="auto"/>
            </w:tcBorders>
            <w:shd w:val="clear" w:color="000000" w:fill="9BC2E6"/>
            <w:noWrap/>
            <w:vAlign w:val="center"/>
            <w:hideMark/>
          </w:tcPr>
          <w:p w:rsidR="00472B75" w:rsidRPr="00472B75" w:rsidRDefault="00472B75" w:rsidP="00472B75">
            <w:pPr>
              <w:suppressAutoHyphens w:val="0"/>
              <w:overflowPunct/>
              <w:autoSpaceDE/>
              <w:jc w:val="center"/>
              <w:textAlignment w:val="auto"/>
              <w:rPr>
                <w:rFonts w:ascii="Calibri" w:hAnsi="Calibri"/>
                <w:color w:val="FFFFFF"/>
                <w:sz w:val="22"/>
                <w:szCs w:val="22"/>
                <w:lang w:eastAsia="en-US"/>
              </w:rPr>
            </w:pPr>
            <w:r w:rsidRPr="00472B75">
              <w:rPr>
                <w:rFonts w:ascii="Calibri" w:hAnsi="Calibri"/>
                <w:color w:val="FFFFFF"/>
                <w:sz w:val="22"/>
                <w:szCs w:val="22"/>
                <w:lang w:eastAsia="en-US"/>
              </w:rPr>
              <w:t>Поле</w:t>
            </w:r>
          </w:p>
        </w:tc>
        <w:tc>
          <w:tcPr>
            <w:tcW w:w="2894" w:type="dxa"/>
            <w:tcBorders>
              <w:top w:val="single" w:sz="8" w:space="0" w:color="auto"/>
              <w:left w:val="nil"/>
              <w:bottom w:val="single" w:sz="8" w:space="0" w:color="auto"/>
              <w:right w:val="single" w:sz="8" w:space="0" w:color="000000"/>
            </w:tcBorders>
            <w:shd w:val="clear" w:color="000000" w:fill="9BC2E6"/>
            <w:noWrap/>
            <w:vAlign w:val="center"/>
            <w:hideMark/>
          </w:tcPr>
          <w:p w:rsidR="00472B75" w:rsidRPr="00472B75" w:rsidRDefault="00472B75" w:rsidP="00472B75">
            <w:pPr>
              <w:suppressAutoHyphens w:val="0"/>
              <w:overflowPunct/>
              <w:autoSpaceDE/>
              <w:jc w:val="center"/>
              <w:textAlignment w:val="auto"/>
              <w:rPr>
                <w:rFonts w:ascii="Calibri" w:hAnsi="Calibri"/>
                <w:color w:val="FFFFFF"/>
                <w:sz w:val="22"/>
                <w:szCs w:val="22"/>
                <w:lang w:eastAsia="en-US"/>
              </w:rPr>
            </w:pPr>
            <w:r w:rsidRPr="00472B75">
              <w:rPr>
                <w:rFonts w:ascii="Calibri" w:hAnsi="Calibri"/>
                <w:color w:val="FFFFFF"/>
                <w:sz w:val="22"/>
                <w:szCs w:val="22"/>
                <w:lang w:eastAsia="en-US"/>
              </w:rPr>
              <w:t>Описание</w:t>
            </w:r>
          </w:p>
        </w:tc>
      </w:tr>
      <w:tr w:rsidR="00472B75" w:rsidRPr="00472B75" w:rsidTr="00472B75">
        <w:trPr>
          <w:trHeight w:val="288"/>
          <w:jc w:val="center"/>
        </w:trPr>
        <w:tc>
          <w:tcPr>
            <w:tcW w:w="2866" w:type="dxa"/>
            <w:tcBorders>
              <w:top w:val="single" w:sz="8" w:space="0" w:color="auto"/>
              <w:left w:val="single" w:sz="8" w:space="0" w:color="auto"/>
              <w:bottom w:val="single" w:sz="4" w:space="0" w:color="auto"/>
              <w:right w:val="single" w:sz="4" w:space="0" w:color="auto"/>
            </w:tcBorders>
            <w:shd w:val="clear" w:color="000000" w:fill="DDEBF7"/>
            <w:noWrap/>
            <w:vAlign w:val="bottom"/>
            <w:hideMark/>
          </w:tcPr>
          <w:p w:rsidR="00472B75" w:rsidRPr="00472B75" w:rsidRDefault="00472B75" w:rsidP="00472B75">
            <w:pPr>
              <w:suppressAutoHyphens w:val="0"/>
              <w:overflowPunct/>
              <w:autoSpaceDE/>
              <w:jc w:val="center"/>
              <w:textAlignment w:val="auto"/>
              <w:rPr>
                <w:rFonts w:ascii="Calibri" w:hAnsi="Calibri"/>
                <w:color w:val="000000"/>
                <w:sz w:val="22"/>
                <w:szCs w:val="22"/>
                <w:lang w:eastAsia="en-US"/>
              </w:rPr>
            </w:pPr>
            <w:r w:rsidRPr="00472B75">
              <w:rPr>
                <w:rFonts w:ascii="Calibri" w:hAnsi="Calibri"/>
                <w:b/>
                <w:bCs/>
                <w:color w:val="000000"/>
                <w:sz w:val="22"/>
                <w:szCs w:val="22"/>
                <w:lang w:eastAsia="en-US"/>
              </w:rPr>
              <w:t>id</w:t>
            </w:r>
            <w:r w:rsidRPr="00472B75">
              <w:rPr>
                <w:rFonts w:ascii="Calibri" w:hAnsi="Calibri"/>
                <w:color w:val="000000"/>
                <w:sz w:val="22"/>
                <w:szCs w:val="22"/>
                <w:lang w:eastAsia="en-US"/>
              </w:rPr>
              <w:t xml:space="preserve"> BIGINT(20) PRIMARY KEY</w:t>
            </w:r>
          </w:p>
        </w:tc>
        <w:tc>
          <w:tcPr>
            <w:tcW w:w="2894" w:type="dxa"/>
            <w:tcBorders>
              <w:top w:val="single" w:sz="8" w:space="0" w:color="auto"/>
              <w:left w:val="nil"/>
              <w:bottom w:val="single" w:sz="4" w:space="0" w:color="auto"/>
              <w:right w:val="single" w:sz="8" w:space="0" w:color="000000"/>
            </w:tcBorders>
            <w:shd w:val="clear" w:color="000000" w:fill="DDEBF7"/>
            <w:noWrap/>
            <w:vAlign w:val="bottom"/>
            <w:hideMark/>
          </w:tcPr>
          <w:p w:rsidR="00472B75" w:rsidRPr="00472B75" w:rsidRDefault="00472B75" w:rsidP="00472B75">
            <w:pPr>
              <w:suppressAutoHyphens w:val="0"/>
              <w:overflowPunct/>
              <w:autoSpaceDE/>
              <w:jc w:val="center"/>
              <w:textAlignment w:val="auto"/>
              <w:rPr>
                <w:rFonts w:ascii="Calibri" w:hAnsi="Calibri"/>
                <w:color w:val="000000"/>
                <w:sz w:val="22"/>
                <w:szCs w:val="22"/>
                <w:lang w:eastAsia="en-US"/>
              </w:rPr>
            </w:pPr>
            <w:r w:rsidRPr="00472B75">
              <w:rPr>
                <w:rFonts w:ascii="Calibri" w:hAnsi="Calibri"/>
                <w:color w:val="000000"/>
                <w:sz w:val="22"/>
                <w:szCs w:val="22"/>
                <w:lang w:eastAsia="en-US"/>
              </w:rPr>
              <w:t>уникален идентификатор</w:t>
            </w:r>
          </w:p>
        </w:tc>
      </w:tr>
      <w:tr w:rsidR="00472B75" w:rsidRPr="00472B75" w:rsidTr="00472B75">
        <w:trPr>
          <w:trHeight w:val="300"/>
          <w:jc w:val="center"/>
        </w:trPr>
        <w:tc>
          <w:tcPr>
            <w:tcW w:w="2866" w:type="dxa"/>
            <w:tcBorders>
              <w:top w:val="single" w:sz="4" w:space="0" w:color="auto"/>
              <w:left w:val="single" w:sz="8" w:space="0" w:color="auto"/>
              <w:bottom w:val="single" w:sz="8" w:space="0" w:color="auto"/>
              <w:right w:val="single" w:sz="4" w:space="0" w:color="auto"/>
            </w:tcBorders>
            <w:shd w:val="clear" w:color="000000" w:fill="DDEBF7"/>
            <w:noWrap/>
            <w:vAlign w:val="bottom"/>
            <w:hideMark/>
          </w:tcPr>
          <w:p w:rsidR="00472B75" w:rsidRPr="00472B75" w:rsidRDefault="00472B75" w:rsidP="00472B75">
            <w:pPr>
              <w:suppressAutoHyphens w:val="0"/>
              <w:overflowPunct/>
              <w:autoSpaceDE/>
              <w:jc w:val="center"/>
              <w:textAlignment w:val="auto"/>
              <w:rPr>
                <w:rFonts w:ascii="Calibri" w:hAnsi="Calibri"/>
                <w:color w:val="000000"/>
                <w:sz w:val="22"/>
                <w:szCs w:val="22"/>
                <w:lang w:eastAsia="en-US"/>
              </w:rPr>
            </w:pPr>
            <w:r w:rsidRPr="00472B75">
              <w:rPr>
                <w:rFonts w:ascii="Calibri" w:hAnsi="Calibri"/>
                <w:b/>
                <w:bCs/>
                <w:color w:val="000000"/>
                <w:sz w:val="22"/>
                <w:szCs w:val="22"/>
                <w:lang w:eastAsia="en-US"/>
              </w:rPr>
              <w:t>name</w:t>
            </w:r>
            <w:r w:rsidRPr="00472B75">
              <w:rPr>
                <w:rFonts w:ascii="Calibri" w:hAnsi="Calibri"/>
                <w:color w:val="000000"/>
                <w:sz w:val="22"/>
                <w:szCs w:val="22"/>
                <w:lang w:eastAsia="en-US"/>
              </w:rPr>
              <w:t xml:space="preserve"> VARCHAR(255)</w:t>
            </w:r>
          </w:p>
        </w:tc>
        <w:tc>
          <w:tcPr>
            <w:tcW w:w="2894" w:type="dxa"/>
            <w:tcBorders>
              <w:top w:val="single" w:sz="4" w:space="0" w:color="auto"/>
              <w:left w:val="nil"/>
              <w:bottom w:val="single" w:sz="8" w:space="0" w:color="auto"/>
              <w:right w:val="single" w:sz="8" w:space="0" w:color="000000"/>
            </w:tcBorders>
            <w:shd w:val="clear" w:color="000000" w:fill="DDEBF7"/>
            <w:noWrap/>
            <w:vAlign w:val="bottom"/>
            <w:hideMark/>
          </w:tcPr>
          <w:p w:rsidR="00472B75" w:rsidRPr="00472B75" w:rsidRDefault="00472B75" w:rsidP="00472B75">
            <w:pPr>
              <w:suppressAutoHyphens w:val="0"/>
              <w:overflowPunct/>
              <w:autoSpaceDE/>
              <w:jc w:val="center"/>
              <w:textAlignment w:val="auto"/>
              <w:rPr>
                <w:rFonts w:ascii="Calibri" w:hAnsi="Calibri"/>
                <w:color w:val="000000"/>
                <w:sz w:val="22"/>
                <w:szCs w:val="22"/>
                <w:lang w:eastAsia="en-US"/>
              </w:rPr>
            </w:pPr>
            <w:r w:rsidRPr="00472B75">
              <w:rPr>
                <w:rFonts w:ascii="Calibri" w:hAnsi="Calibri"/>
                <w:color w:val="000000"/>
                <w:sz w:val="22"/>
                <w:szCs w:val="22"/>
                <w:lang w:eastAsia="en-US"/>
              </w:rPr>
              <w:t>име обозначаващо ролята</w:t>
            </w:r>
          </w:p>
        </w:tc>
      </w:tr>
    </w:tbl>
    <w:p w:rsidR="0064696A" w:rsidRPr="0064696A" w:rsidRDefault="0064696A" w:rsidP="0064696A">
      <w:pPr>
        <w:rPr>
          <w:rFonts w:ascii="Times New Roman" w:hAnsi="Times New Roman"/>
          <w:b/>
          <w:sz w:val="28"/>
        </w:rPr>
      </w:pPr>
    </w:p>
    <w:p w:rsidR="00472B75" w:rsidRPr="0064696A" w:rsidRDefault="00472B75" w:rsidP="000A0792">
      <w:pPr>
        <w:pStyle w:val="Heading2"/>
        <w:numPr>
          <w:ilvl w:val="2"/>
          <w:numId w:val="12"/>
        </w:numPr>
        <w:rPr>
          <w:b/>
          <w:i w:val="0"/>
        </w:rPr>
      </w:pPr>
      <w:bookmarkStart w:id="234" w:name="_Toc3452616"/>
      <w:r w:rsidRPr="0064696A">
        <w:rPr>
          <w:b/>
          <w:i w:val="0"/>
        </w:rPr>
        <w:t>Таблица Users_Roles</w:t>
      </w:r>
      <w:bookmarkEnd w:id="234"/>
    </w:p>
    <w:p w:rsidR="00491596" w:rsidRPr="00491596" w:rsidRDefault="00491596" w:rsidP="0064696A">
      <w:pPr>
        <w:ind w:left="504" w:firstLine="720"/>
        <w:jc w:val="both"/>
        <w:rPr>
          <w:rFonts w:ascii="Times New Roman" w:hAnsi="Times New Roman"/>
          <w:sz w:val="28"/>
          <w:lang w:val="bg-BG"/>
        </w:rPr>
      </w:pPr>
      <w:r w:rsidRPr="00491596">
        <w:rPr>
          <w:rFonts w:ascii="Times New Roman" w:hAnsi="Times New Roman"/>
          <w:sz w:val="28"/>
          <w:lang w:val="bg-BG"/>
        </w:rPr>
        <w:t>Таблица, която показва как изглежда</w:t>
      </w:r>
      <w:r>
        <w:rPr>
          <w:rFonts w:ascii="Times New Roman" w:hAnsi="Times New Roman"/>
          <w:sz w:val="28"/>
          <w:lang w:val="bg-BG"/>
        </w:rPr>
        <w:t xml:space="preserve"> връзката между</w:t>
      </w:r>
      <w:r w:rsidRPr="00491596">
        <w:rPr>
          <w:rFonts w:ascii="Times New Roman" w:hAnsi="Times New Roman"/>
          <w:sz w:val="28"/>
          <w:lang w:val="bg-BG"/>
        </w:rPr>
        <w:t xml:space="preserve"> роля</w:t>
      </w:r>
      <w:r>
        <w:rPr>
          <w:rFonts w:ascii="Times New Roman" w:hAnsi="Times New Roman"/>
          <w:sz w:val="28"/>
          <w:lang w:val="bg-BG"/>
        </w:rPr>
        <w:t xml:space="preserve"> и потребител</w:t>
      </w:r>
      <w:r w:rsidRPr="00491596">
        <w:rPr>
          <w:rFonts w:ascii="Times New Roman" w:hAnsi="Times New Roman"/>
          <w:sz w:val="28"/>
          <w:lang w:val="bg-BG"/>
        </w:rPr>
        <w:t xml:space="preserve"> в базата данни.</w:t>
      </w:r>
    </w:p>
    <w:p w:rsidR="005516A1" w:rsidRDefault="005516A1" w:rsidP="00491596">
      <w:pPr>
        <w:ind w:left="1224"/>
        <w:rPr>
          <w:rFonts w:ascii="Times New Roman" w:hAnsi="Times New Roman"/>
          <w:sz w:val="28"/>
        </w:rPr>
      </w:pPr>
    </w:p>
    <w:tbl>
      <w:tblPr>
        <w:tblW w:w="5760" w:type="dxa"/>
        <w:jc w:val="center"/>
        <w:tblLook w:val="04A0" w:firstRow="1" w:lastRow="0" w:firstColumn="1" w:lastColumn="0" w:noHBand="0" w:noVBand="1"/>
      </w:tblPr>
      <w:tblGrid>
        <w:gridCol w:w="3176"/>
        <w:gridCol w:w="2584"/>
      </w:tblGrid>
      <w:tr w:rsidR="00472B75" w:rsidRPr="00472B75" w:rsidTr="00491596">
        <w:trPr>
          <w:trHeight w:val="324"/>
          <w:jc w:val="center"/>
        </w:trPr>
        <w:tc>
          <w:tcPr>
            <w:tcW w:w="5760" w:type="dxa"/>
            <w:gridSpan w:val="2"/>
            <w:tcBorders>
              <w:top w:val="single" w:sz="8" w:space="0" w:color="auto"/>
              <w:left w:val="single" w:sz="8" w:space="0" w:color="auto"/>
              <w:bottom w:val="nil"/>
              <w:right w:val="single" w:sz="8" w:space="0" w:color="000000"/>
            </w:tcBorders>
            <w:shd w:val="clear" w:color="000000" w:fill="C6EFCE"/>
            <w:noWrap/>
            <w:vAlign w:val="bottom"/>
            <w:hideMark/>
          </w:tcPr>
          <w:p w:rsidR="00472B75" w:rsidRPr="00472B75" w:rsidRDefault="00472B75" w:rsidP="00472B75">
            <w:pPr>
              <w:suppressAutoHyphens w:val="0"/>
              <w:overflowPunct/>
              <w:autoSpaceDE/>
              <w:jc w:val="center"/>
              <w:textAlignment w:val="auto"/>
              <w:rPr>
                <w:rFonts w:ascii="Calibri" w:hAnsi="Calibri"/>
                <w:color w:val="006100"/>
                <w:szCs w:val="24"/>
                <w:lang w:eastAsia="en-US"/>
              </w:rPr>
            </w:pPr>
            <w:r w:rsidRPr="00472B75">
              <w:rPr>
                <w:rFonts w:ascii="Calibri" w:hAnsi="Calibri"/>
                <w:color w:val="006100"/>
                <w:szCs w:val="24"/>
                <w:lang w:eastAsia="en-US"/>
              </w:rPr>
              <w:t>users_roles</w:t>
            </w:r>
          </w:p>
        </w:tc>
      </w:tr>
      <w:tr w:rsidR="00472B75" w:rsidRPr="00472B75" w:rsidTr="00491596">
        <w:trPr>
          <w:trHeight w:val="300"/>
          <w:jc w:val="center"/>
        </w:trPr>
        <w:tc>
          <w:tcPr>
            <w:tcW w:w="3176" w:type="dxa"/>
            <w:tcBorders>
              <w:top w:val="single" w:sz="8" w:space="0" w:color="auto"/>
              <w:left w:val="single" w:sz="8" w:space="0" w:color="auto"/>
              <w:bottom w:val="single" w:sz="8" w:space="0" w:color="auto"/>
              <w:right w:val="single" w:sz="4" w:space="0" w:color="auto"/>
            </w:tcBorders>
            <w:shd w:val="clear" w:color="000000" w:fill="9BC2E6"/>
            <w:noWrap/>
            <w:vAlign w:val="center"/>
            <w:hideMark/>
          </w:tcPr>
          <w:p w:rsidR="00472B75" w:rsidRPr="00472B75" w:rsidRDefault="00472B75" w:rsidP="00472B75">
            <w:pPr>
              <w:suppressAutoHyphens w:val="0"/>
              <w:overflowPunct/>
              <w:autoSpaceDE/>
              <w:jc w:val="center"/>
              <w:textAlignment w:val="auto"/>
              <w:rPr>
                <w:rFonts w:ascii="Calibri" w:hAnsi="Calibri"/>
                <w:color w:val="FFFFFF"/>
                <w:sz w:val="22"/>
                <w:szCs w:val="22"/>
                <w:lang w:eastAsia="en-US"/>
              </w:rPr>
            </w:pPr>
            <w:r w:rsidRPr="00472B75">
              <w:rPr>
                <w:rFonts w:ascii="Calibri" w:hAnsi="Calibri"/>
                <w:color w:val="FFFFFF"/>
                <w:sz w:val="22"/>
                <w:szCs w:val="22"/>
                <w:lang w:eastAsia="en-US"/>
              </w:rPr>
              <w:t>Поле</w:t>
            </w:r>
          </w:p>
        </w:tc>
        <w:tc>
          <w:tcPr>
            <w:tcW w:w="2584" w:type="dxa"/>
            <w:tcBorders>
              <w:top w:val="single" w:sz="8" w:space="0" w:color="auto"/>
              <w:left w:val="nil"/>
              <w:bottom w:val="single" w:sz="8" w:space="0" w:color="auto"/>
              <w:right w:val="single" w:sz="8" w:space="0" w:color="000000"/>
            </w:tcBorders>
            <w:shd w:val="clear" w:color="000000" w:fill="9BC2E6"/>
            <w:noWrap/>
            <w:vAlign w:val="center"/>
            <w:hideMark/>
          </w:tcPr>
          <w:p w:rsidR="00472B75" w:rsidRPr="00472B75" w:rsidRDefault="00472B75" w:rsidP="00472B75">
            <w:pPr>
              <w:suppressAutoHyphens w:val="0"/>
              <w:overflowPunct/>
              <w:autoSpaceDE/>
              <w:jc w:val="center"/>
              <w:textAlignment w:val="auto"/>
              <w:rPr>
                <w:rFonts w:ascii="Calibri" w:hAnsi="Calibri"/>
                <w:color w:val="FFFFFF"/>
                <w:sz w:val="22"/>
                <w:szCs w:val="22"/>
                <w:lang w:eastAsia="en-US"/>
              </w:rPr>
            </w:pPr>
            <w:r w:rsidRPr="00472B75">
              <w:rPr>
                <w:rFonts w:ascii="Calibri" w:hAnsi="Calibri"/>
                <w:color w:val="FFFFFF"/>
                <w:sz w:val="22"/>
                <w:szCs w:val="22"/>
                <w:lang w:eastAsia="en-US"/>
              </w:rPr>
              <w:t>Описание</w:t>
            </w:r>
          </w:p>
        </w:tc>
      </w:tr>
      <w:tr w:rsidR="00472B75" w:rsidRPr="00472B75" w:rsidTr="00491596">
        <w:trPr>
          <w:trHeight w:val="288"/>
          <w:jc w:val="center"/>
        </w:trPr>
        <w:tc>
          <w:tcPr>
            <w:tcW w:w="3176" w:type="dxa"/>
            <w:tcBorders>
              <w:top w:val="single" w:sz="8" w:space="0" w:color="auto"/>
              <w:left w:val="single" w:sz="8" w:space="0" w:color="auto"/>
              <w:bottom w:val="single" w:sz="4" w:space="0" w:color="auto"/>
              <w:right w:val="single" w:sz="4" w:space="0" w:color="auto"/>
            </w:tcBorders>
            <w:shd w:val="clear" w:color="000000" w:fill="DDEBF7"/>
            <w:noWrap/>
            <w:vAlign w:val="bottom"/>
            <w:hideMark/>
          </w:tcPr>
          <w:p w:rsidR="00472B75" w:rsidRPr="00472B75" w:rsidRDefault="00472B75" w:rsidP="00472B75">
            <w:pPr>
              <w:suppressAutoHyphens w:val="0"/>
              <w:overflowPunct/>
              <w:autoSpaceDE/>
              <w:jc w:val="center"/>
              <w:textAlignment w:val="auto"/>
              <w:rPr>
                <w:rFonts w:ascii="Calibri" w:hAnsi="Calibri"/>
                <w:color w:val="000000"/>
                <w:sz w:val="22"/>
                <w:szCs w:val="22"/>
                <w:lang w:eastAsia="en-US"/>
              </w:rPr>
            </w:pPr>
            <w:r w:rsidRPr="00472B75">
              <w:rPr>
                <w:rFonts w:ascii="Calibri" w:hAnsi="Calibri"/>
                <w:b/>
                <w:bCs/>
                <w:color w:val="000000"/>
                <w:sz w:val="22"/>
                <w:szCs w:val="22"/>
                <w:lang w:eastAsia="en-US"/>
              </w:rPr>
              <w:t>user_id</w:t>
            </w:r>
            <w:r w:rsidRPr="00472B75">
              <w:rPr>
                <w:rFonts w:ascii="Calibri" w:hAnsi="Calibri"/>
                <w:color w:val="000000"/>
                <w:sz w:val="22"/>
                <w:szCs w:val="22"/>
                <w:lang w:eastAsia="en-US"/>
              </w:rPr>
              <w:t xml:space="preserve"> BIGINT(20) FOREIGN KEY</w:t>
            </w:r>
          </w:p>
        </w:tc>
        <w:tc>
          <w:tcPr>
            <w:tcW w:w="2584" w:type="dxa"/>
            <w:tcBorders>
              <w:top w:val="single" w:sz="8" w:space="0" w:color="auto"/>
              <w:left w:val="nil"/>
              <w:bottom w:val="single" w:sz="4" w:space="0" w:color="auto"/>
              <w:right w:val="single" w:sz="8" w:space="0" w:color="000000"/>
            </w:tcBorders>
            <w:shd w:val="clear" w:color="000000" w:fill="DDEBF7"/>
            <w:noWrap/>
            <w:vAlign w:val="bottom"/>
            <w:hideMark/>
          </w:tcPr>
          <w:p w:rsidR="00472B75" w:rsidRPr="00472B75" w:rsidRDefault="00472B75" w:rsidP="00472B75">
            <w:pPr>
              <w:suppressAutoHyphens w:val="0"/>
              <w:overflowPunct/>
              <w:autoSpaceDE/>
              <w:jc w:val="center"/>
              <w:textAlignment w:val="auto"/>
              <w:rPr>
                <w:rFonts w:ascii="Calibri" w:hAnsi="Calibri"/>
                <w:color w:val="000000"/>
                <w:sz w:val="22"/>
                <w:szCs w:val="22"/>
                <w:lang w:eastAsia="en-US"/>
              </w:rPr>
            </w:pPr>
            <w:r w:rsidRPr="00472B75">
              <w:rPr>
                <w:rFonts w:ascii="Calibri" w:hAnsi="Calibri"/>
                <w:color w:val="000000"/>
                <w:sz w:val="22"/>
                <w:szCs w:val="22"/>
                <w:lang w:eastAsia="en-US"/>
              </w:rPr>
              <w:t>уникален идентификатор</w:t>
            </w:r>
          </w:p>
        </w:tc>
      </w:tr>
      <w:tr w:rsidR="00472B75" w:rsidRPr="00472B75" w:rsidTr="00491596">
        <w:trPr>
          <w:trHeight w:val="300"/>
          <w:jc w:val="center"/>
        </w:trPr>
        <w:tc>
          <w:tcPr>
            <w:tcW w:w="3176" w:type="dxa"/>
            <w:tcBorders>
              <w:top w:val="single" w:sz="4" w:space="0" w:color="auto"/>
              <w:left w:val="single" w:sz="8" w:space="0" w:color="auto"/>
              <w:bottom w:val="single" w:sz="8" w:space="0" w:color="auto"/>
              <w:right w:val="single" w:sz="4" w:space="0" w:color="auto"/>
            </w:tcBorders>
            <w:shd w:val="clear" w:color="000000" w:fill="DDEBF7"/>
            <w:noWrap/>
            <w:vAlign w:val="bottom"/>
            <w:hideMark/>
          </w:tcPr>
          <w:p w:rsidR="00472B75" w:rsidRPr="00472B75" w:rsidRDefault="00472B75" w:rsidP="00472B75">
            <w:pPr>
              <w:suppressAutoHyphens w:val="0"/>
              <w:overflowPunct/>
              <w:autoSpaceDE/>
              <w:jc w:val="center"/>
              <w:textAlignment w:val="auto"/>
              <w:rPr>
                <w:rFonts w:ascii="Calibri" w:hAnsi="Calibri"/>
                <w:b/>
                <w:bCs/>
                <w:color w:val="000000"/>
                <w:sz w:val="22"/>
                <w:szCs w:val="22"/>
                <w:lang w:eastAsia="en-US"/>
              </w:rPr>
            </w:pPr>
            <w:r w:rsidRPr="00472B75">
              <w:rPr>
                <w:rFonts w:ascii="Calibri" w:hAnsi="Calibri"/>
                <w:b/>
                <w:bCs/>
                <w:color w:val="000000"/>
                <w:sz w:val="22"/>
                <w:szCs w:val="22"/>
                <w:lang w:eastAsia="en-US"/>
              </w:rPr>
              <w:t>role_id</w:t>
            </w:r>
            <w:r w:rsidRPr="00472B75">
              <w:rPr>
                <w:rFonts w:ascii="Calibri" w:hAnsi="Calibri"/>
                <w:color w:val="000000"/>
                <w:sz w:val="22"/>
                <w:szCs w:val="22"/>
                <w:lang w:eastAsia="en-US"/>
              </w:rPr>
              <w:t xml:space="preserve"> BIGINT(20) FOREIGN KEY</w:t>
            </w:r>
          </w:p>
        </w:tc>
        <w:tc>
          <w:tcPr>
            <w:tcW w:w="2584" w:type="dxa"/>
            <w:tcBorders>
              <w:top w:val="single" w:sz="4" w:space="0" w:color="auto"/>
              <w:left w:val="nil"/>
              <w:bottom w:val="single" w:sz="8" w:space="0" w:color="auto"/>
              <w:right w:val="single" w:sz="8" w:space="0" w:color="000000"/>
            </w:tcBorders>
            <w:shd w:val="clear" w:color="000000" w:fill="DDEBF7"/>
            <w:noWrap/>
            <w:vAlign w:val="bottom"/>
            <w:hideMark/>
          </w:tcPr>
          <w:p w:rsidR="00472B75" w:rsidRPr="00472B75" w:rsidRDefault="00472B75" w:rsidP="00472B75">
            <w:pPr>
              <w:suppressAutoHyphens w:val="0"/>
              <w:overflowPunct/>
              <w:autoSpaceDE/>
              <w:jc w:val="center"/>
              <w:textAlignment w:val="auto"/>
              <w:rPr>
                <w:rFonts w:ascii="Calibri" w:hAnsi="Calibri"/>
                <w:color w:val="000000"/>
                <w:sz w:val="22"/>
                <w:szCs w:val="22"/>
                <w:lang w:eastAsia="en-US"/>
              </w:rPr>
            </w:pPr>
            <w:r w:rsidRPr="00472B75">
              <w:rPr>
                <w:rFonts w:ascii="Calibri" w:hAnsi="Calibri"/>
                <w:color w:val="000000"/>
                <w:sz w:val="22"/>
                <w:szCs w:val="22"/>
                <w:lang w:eastAsia="en-US"/>
              </w:rPr>
              <w:t>уникален идентификатор</w:t>
            </w:r>
          </w:p>
        </w:tc>
      </w:tr>
    </w:tbl>
    <w:p w:rsidR="0064696A" w:rsidRDefault="00491596" w:rsidP="0064696A">
      <w:pPr>
        <w:rPr>
          <w:rFonts w:ascii="Times New Roman" w:hAnsi="Times New Roman"/>
          <w:sz w:val="28"/>
        </w:rPr>
      </w:pPr>
      <w:r>
        <w:rPr>
          <w:rFonts w:ascii="Times New Roman" w:hAnsi="Times New Roman"/>
          <w:sz w:val="28"/>
        </w:rPr>
        <w:tab/>
      </w:r>
    </w:p>
    <w:p w:rsidR="00491596" w:rsidRPr="0064696A" w:rsidRDefault="00491596" w:rsidP="000A0792">
      <w:pPr>
        <w:pStyle w:val="Heading2"/>
        <w:numPr>
          <w:ilvl w:val="2"/>
          <w:numId w:val="12"/>
        </w:numPr>
        <w:rPr>
          <w:b/>
          <w:i w:val="0"/>
        </w:rPr>
      </w:pPr>
      <w:bookmarkStart w:id="235" w:name="_Toc3452617"/>
      <w:r w:rsidRPr="0064696A">
        <w:rPr>
          <w:b/>
          <w:i w:val="0"/>
        </w:rPr>
        <w:t xml:space="preserve">Таблица </w:t>
      </w:r>
      <w:r w:rsidR="0064696A" w:rsidRPr="0064696A">
        <w:rPr>
          <w:b/>
          <w:i w:val="0"/>
        </w:rPr>
        <w:t>File_М</w:t>
      </w:r>
      <w:r w:rsidRPr="0064696A">
        <w:rPr>
          <w:b/>
          <w:i w:val="0"/>
        </w:rPr>
        <w:t>odel</w:t>
      </w:r>
      <w:bookmarkEnd w:id="235"/>
    </w:p>
    <w:p w:rsidR="00C56E09" w:rsidRPr="0064696A" w:rsidRDefault="00C56E09" w:rsidP="0064696A">
      <w:pPr>
        <w:ind w:left="720" w:firstLine="504"/>
        <w:rPr>
          <w:rFonts w:ascii="Times New Roman" w:hAnsi="Times New Roman"/>
          <w:sz w:val="28"/>
          <w:lang w:val="bg-BG"/>
        </w:rPr>
      </w:pPr>
      <w:r w:rsidRPr="0064696A">
        <w:rPr>
          <w:rFonts w:ascii="Times New Roman" w:hAnsi="Times New Roman"/>
          <w:sz w:val="28"/>
          <w:lang w:val="bg-BG"/>
        </w:rPr>
        <w:t>Таблицата, която показва как изглежда модела на един файл.</w:t>
      </w:r>
    </w:p>
    <w:p w:rsidR="00C56E09" w:rsidRDefault="00C56E09" w:rsidP="00C56E09">
      <w:pPr>
        <w:pStyle w:val="ListParagraph"/>
        <w:ind w:left="1224"/>
        <w:rPr>
          <w:rFonts w:ascii="Times New Roman" w:hAnsi="Times New Roman"/>
          <w:sz w:val="28"/>
          <w:lang w:val="bg-BG"/>
        </w:rPr>
      </w:pPr>
    </w:p>
    <w:tbl>
      <w:tblPr>
        <w:tblW w:w="5760" w:type="dxa"/>
        <w:jc w:val="center"/>
        <w:tblLook w:val="04A0" w:firstRow="1" w:lastRow="0" w:firstColumn="1" w:lastColumn="0" w:noHBand="0" w:noVBand="1"/>
      </w:tblPr>
      <w:tblGrid>
        <w:gridCol w:w="2760"/>
        <w:gridCol w:w="3000"/>
      </w:tblGrid>
      <w:tr w:rsidR="00C56E09" w:rsidRPr="00C56E09" w:rsidTr="00C56E09">
        <w:trPr>
          <w:trHeight w:val="312"/>
          <w:jc w:val="center"/>
        </w:trPr>
        <w:tc>
          <w:tcPr>
            <w:tcW w:w="5760" w:type="dxa"/>
            <w:gridSpan w:val="2"/>
            <w:tcBorders>
              <w:top w:val="single" w:sz="8" w:space="0" w:color="auto"/>
              <w:left w:val="single" w:sz="8" w:space="0" w:color="auto"/>
              <w:bottom w:val="nil"/>
              <w:right w:val="single" w:sz="8" w:space="0" w:color="000000"/>
            </w:tcBorders>
            <w:shd w:val="clear" w:color="000000" w:fill="C6EFCE"/>
            <w:noWrap/>
            <w:vAlign w:val="bottom"/>
            <w:hideMark/>
          </w:tcPr>
          <w:p w:rsidR="00C56E09" w:rsidRPr="00C56E09" w:rsidRDefault="00C56E09" w:rsidP="00C56E09">
            <w:pPr>
              <w:suppressAutoHyphens w:val="0"/>
              <w:overflowPunct/>
              <w:autoSpaceDE/>
              <w:jc w:val="center"/>
              <w:textAlignment w:val="auto"/>
              <w:rPr>
                <w:rFonts w:ascii="Calibri" w:hAnsi="Calibri"/>
                <w:color w:val="006100"/>
                <w:szCs w:val="24"/>
                <w:lang w:eastAsia="en-US"/>
              </w:rPr>
            </w:pPr>
            <w:r w:rsidRPr="00C56E09">
              <w:rPr>
                <w:rFonts w:ascii="Calibri" w:hAnsi="Calibri"/>
                <w:color w:val="006100"/>
                <w:szCs w:val="24"/>
                <w:lang w:eastAsia="en-US"/>
              </w:rPr>
              <w:t>file_model</w:t>
            </w:r>
          </w:p>
        </w:tc>
      </w:tr>
      <w:tr w:rsidR="00C56E09" w:rsidRPr="00C56E09" w:rsidTr="00C56E09">
        <w:trPr>
          <w:trHeight w:val="432"/>
          <w:jc w:val="center"/>
        </w:trPr>
        <w:tc>
          <w:tcPr>
            <w:tcW w:w="2760" w:type="dxa"/>
            <w:tcBorders>
              <w:top w:val="single" w:sz="8" w:space="0" w:color="auto"/>
              <w:left w:val="single" w:sz="8" w:space="0" w:color="auto"/>
              <w:bottom w:val="single" w:sz="8" w:space="0" w:color="auto"/>
              <w:right w:val="single" w:sz="4" w:space="0" w:color="auto"/>
            </w:tcBorders>
            <w:shd w:val="clear" w:color="000000" w:fill="9BC2E6"/>
            <w:noWrap/>
            <w:vAlign w:val="center"/>
            <w:hideMark/>
          </w:tcPr>
          <w:p w:rsidR="00C56E09" w:rsidRPr="00C56E09" w:rsidRDefault="00C56E09" w:rsidP="00C56E09">
            <w:pPr>
              <w:suppressAutoHyphens w:val="0"/>
              <w:overflowPunct/>
              <w:autoSpaceDE/>
              <w:jc w:val="center"/>
              <w:textAlignment w:val="auto"/>
              <w:rPr>
                <w:rFonts w:ascii="Calibri" w:hAnsi="Calibri"/>
                <w:color w:val="FFFFFF"/>
                <w:sz w:val="22"/>
                <w:szCs w:val="22"/>
                <w:lang w:eastAsia="en-US"/>
              </w:rPr>
            </w:pPr>
            <w:r w:rsidRPr="00C56E09">
              <w:rPr>
                <w:rFonts w:ascii="Calibri" w:hAnsi="Calibri"/>
                <w:color w:val="FFFFFF"/>
                <w:sz w:val="22"/>
                <w:szCs w:val="22"/>
                <w:lang w:eastAsia="en-US"/>
              </w:rPr>
              <w:t>Поле</w:t>
            </w:r>
          </w:p>
        </w:tc>
        <w:tc>
          <w:tcPr>
            <w:tcW w:w="3000" w:type="dxa"/>
            <w:tcBorders>
              <w:top w:val="single" w:sz="8" w:space="0" w:color="auto"/>
              <w:left w:val="nil"/>
              <w:bottom w:val="single" w:sz="8" w:space="0" w:color="auto"/>
              <w:right w:val="single" w:sz="8" w:space="0" w:color="000000"/>
            </w:tcBorders>
            <w:shd w:val="clear" w:color="000000" w:fill="9BC2E6"/>
            <w:noWrap/>
            <w:vAlign w:val="center"/>
            <w:hideMark/>
          </w:tcPr>
          <w:p w:rsidR="00C56E09" w:rsidRPr="00C56E09" w:rsidRDefault="00C56E09" w:rsidP="00C56E09">
            <w:pPr>
              <w:suppressAutoHyphens w:val="0"/>
              <w:overflowPunct/>
              <w:autoSpaceDE/>
              <w:jc w:val="center"/>
              <w:textAlignment w:val="auto"/>
              <w:rPr>
                <w:rFonts w:ascii="Calibri" w:hAnsi="Calibri"/>
                <w:color w:val="FFFFFF"/>
                <w:sz w:val="22"/>
                <w:szCs w:val="22"/>
                <w:lang w:eastAsia="en-US"/>
              </w:rPr>
            </w:pPr>
            <w:r w:rsidRPr="00C56E09">
              <w:rPr>
                <w:rFonts w:ascii="Calibri" w:hAnsi="Calibri"/>
                <w:color w:val="FFFFFF"/>
                <w:sz w:val="22"/>
                <w:szCs w:val="22"/>
                <w:lang w:eastAsia="en-US"/>
              </w:rPr>
              <w:t>Описание</w:t>
            </w:r>
          </w:p>
        </w:tc>
      </w:tr>
      <w:tr w:rsidR="00C56E09" w:rsidRPr="00C56E09" w:rsidTr="00C56E09">
        <w:trPr>
          <w:trHeight w:val="288"/>
          <w:jc w:val="center"/>
        </w:trPr>
        <w:tc>
          <w:tcPr>
            <w:tcW w:w="2760" w:type="dxa"/>
            <w:tcBorders>
              <w:top w:val="single" w:sz="8" w:space="0" w:color="auto"/>
              <w:left w:val="single" w:sz="8" w:space="0" w:color="auto"/>
              <w:bottom w:val="single" w:sz="4" w:space="0" w:color="auto"/>
              <w:right w:val="single" w:sz="4" w:space="0" w:color="auto"/>
            </w:tcBorders>
            <w:shd w:val="clear" w:color="000000" w:fill="DDEBF7"/>
            <w:noWrap/>
            <w:vAlign w:val="bottom"/>
            <w:hideMark/>
          </w:tcPr>
          <w:p w:rsidR="00C56E09" w:rsidRPr="00C56E09" w:rsidRDefault="00C56E09" w:rsidP="00C56E09">
            <w:pPr>
              <w:suppressAutoHyphens w:val="0"/>
              <w:overflowPunct/>
              <w:autoSpaceDE/>
              <w:jc w:val="center"/>
              <w:textAlignment w:val="auto"/>
              <w:rPr>
                <w:rFonts w:ascii="Calibri" w:hAnsi="Calibri"/>
                <w:color w:val="000000"/>
                <w:sz w:val="22"/>
                <w:szCs w:val="22"/>
                <w:lang w:eastAsia="en-US"/>
              </w:rPr>
            </w:pPr>
            <w:r w:rsidRPr="00C56E09">
              <w:rPr>
                <w:rFonts w:ascii="Calibri" w:hAnsi="Calibri"/>
                <w:b/>
                <w:bCs/>
                <w:color w:val="000000"/>
                <w:sz w:val="22"/>
                <w:szCs w:val="22"/>
                <w:lang w:eastAsia="en-US"/>
              </w:rPr>
              <w:t>id</w:t>
            </w:r>
            <w:r w:rsidRPr="00C56E09">
              <w:rPr>
                <w:rFonts w:ascii="Calibri" w:hAnsi="Calibri"/>
                <w:color w:val="000000"/>
                <w:sz w:val="22"/>
                <w:szCs w:val="22"/>
                <w:lang w:eastAsia="en-US"/>
              </w:rPr>
              <w:t xml:space="preserve"> BIGINT(20) PRIMARY KEY</w:t>
            </w:r>
          </w:p>
        </w:tc>
        <w:tc>
          <w:tcPr>
            <w:tcW w:w="3000" w:type="dxa"/>
            <w:tcBorders>
              <w:top w:val="single" w:sz="8" w:space="0" w:color="auto"/>
              <w:left w:val="nil"/>
              <w:bottom w:val="single" w:sz="4" w:space="0" w:color="auto"/>
              <w:right w:val="single" w:sz="8" w:space="0" w:color="000000"/>
            </w:tcBorders>
            <w:shd w:val="clear" w:color="000000" w:fill="DDEBF7"/>
            <w:noWrap/>
            <w:vAlign w:val="bottom"/>
            <w:hideMark/>
          </w:tcPr>
          <w:p w:rsidR="00C56E09" w:rsidRPr="00C56E09" w:rsidRDefault="00C56E09" w:rsidP="00C56E09">
            <w:pPr>
              <w:suppressAutoHyphens w:val="0"/>
              <w:overflowPunct/>
              <w:autoSpaceDE/>
              <w:jc w:val="center"/>
              <w:textAlignment w:val="auto"/>
              <w:rPr>
                <w:rFonts w:ascii="Calibri" w:hAnsi="Calibri"/>
                <w:color w:val="000000"/>
                <w:sz w:val="22"/>
                <w:szCs w:val="22"/>
                <w:lang w:eastAsia="en-US"/>
              </w:rPr>
            </w:pPr>
            <w:r w:rsidRPr="00C56E09">
              <w:rPr>
                <w:rFonts w:ascii="Calibri" w:hAnsi="Calibri"/>
                <w:color w:val="000000"/>
                <w:sz w:val="22"/>
                <w:szCs w:val="22"/>
                <w:lang w:eastAsia="en-US"/>
              </w:rPr>
              <w:t>уникален идентификатор</w:t>
            </w:r>
          </w:p>
        </w:tc>
      </w:tr>
      <w:tr w:rsidR="00C56E09" w:rsidRPr="00C56E09" w:rsidTr="00C56E09">
        <w:trPr>
          <w:trHeight w:val="300"/>
          <w:jc w:val="center"/>
        </w:trPr>
        <w:tc>
          <w:tcPr>
            <w:tcW w:w="2760" w:type="dxa"/>
            <w:tcBorders>
              <w:top w:val="single" w:sz="4" w:space="0" w:color="auto"/>
              <w:left w:val="single" w:sz="8" w:space="0" w:color="auto"/>
              <w:bottom w:val="single" w:sz="4" w:space="0" w:color="auto"/>
              <w:right w:val="single" w:sz="4" w:space="0" w:color="auto"/>
            </w:tcBorders>
            <w:shd w:val="clear" w:color="000000" w:fill="DDEBF7"/>
            <w:noWrap/>
            <w:vAlign w:val="bottom"/>
            <w:hideMark/>
          </w:tcPr>
          <w:p w:rsidR="00C56E09" w:rsidRPr="00C56E09" w:rsidRDefault="00C56E09" w:rsidP="00C56E09">
            <w:pPr>
              <w:suppressAutoHyphens w:val="0"/>
              <w:overflowPunct/>
              <w:autoSpaceDE/>
              <w:jc w:val="center"/>
              <w:textAlignment w:val="auto"/>
              <w:rPr>
                <w:rFonts w:ascii="Calibri" w:hAnsi="Calibri"/>
                <w:color w:val="000000"/>
                <w:sz w:val="22"/>
                <w:szCs w:val="22"/>
                <w:lang w:eastAsia="en-US"/>
              </w:rPr>
            </w:pPr>
            <w:r w:rsidRPr="00C56E09">
              <w:rPr>
                <w:rFonts w:ascii="Calibri" w:hAnsi="Calibri"/>
                <w:b/>
                <w:bCs/>
                <w:color w:val="000000"/>
                <w:sz w:val="22"/>
                <w:szCs w:val="22"/>
                <w:lang w:eastAsia="en-US"/>
              </w:rPr>
              <w:lastRenderedPageBreak/>
              <w:t>name</w:t>
            </w:r>
            <w:r w:rsidRPr="00C56E09">
              <w:rPr>
                <w:rFonts w:ascii="Calibri" w:hAnsi="Calibri"/>
                <w:color w:val="000000"/>
                <w:sz w:val="22"/>
                <w:szCs w:val="22"/>
                <w:lang w:eastAsia="en-US"/>
              </w:rPr>
              <w:t xml:space="preserve"> VARCHAR(255)</w:t>
            </w:r>
          </w:p>
        </w:tc>
        <w:tc>
          <w:tcPr>
            <w:tcW w:w="3000" w:type="dxa"/>
            <w:tcBorders>
              <w:top w:val="single" w:sz="4" w:space="0" w:color="auto"/>
              <w:left w:val="nil"/>
              <w:bottom w:val="single" w:sz="4" w:space="0" w:color="auto"/>
              <w:right w:val="single" w:sz="8" w:space="0" w:color="000000"/>
            </w:tcBorders>
            <w:shd w:val="clear" w:color="000000" w:fill="DDEBF7"/>
            <w:noWrap/>
            <w:vAlign w:val="bottom"/>
            <w:hideMark/>
          </w:tcPr>
          <w:p w:rsidR="00C56E09" w:rsidRPr="00C56E09" w:rsidRDefault="00C56E09" w:rsidP="00C56E09">
            <w:pPr>
              <w:suppressAutoHyphens w:val="0"/>
              <w:overflowPunct/>
              <w:autoSpaceDE/>
              <w:jc w:val="center"/>
              <w:textAlignment w:val="auto"/>
              <w:rPr>
                <w:rFonts w:ascii="Calibri" w:hAnsi="Calibri"/>
                <w:color w:val="000000"/>
                <w:sz w:val="22"/>
                <w:szCs w:val="22"/>
                <w:lang w:eastAsia="en-US"/>
              </w:rPr>
            </w:pPr>
            <w:r w:rsidRPr="00C56E09">
              <w:rPr>
                <w:rFonts w:ascii="Calibri" w:hAnsi="Calibri"/>
                <w:color w:val="000000"/>
                <w:sz w:val="22"/>
                <w:szCs w:val="22"/>
                <w:lang w:eastAsia="en-US"/>
              </w:rPr>
              <w:t>име за обозначаващия файл</w:t>
            </w:r>
          </w:p>
        </w:tc>
      </w:tr>
      <w:tr w:rsidR="00C56E09" w:rsidRPr="00C56E09" w:rsidTr="00C56E09">
        <w:trPr>
          <w:trHeight w:val="288"/>
          <w:jc w:val="center"/>
        </w:trPr>
        <w:tc>
          <w:tcPr>
            <w:tcW w:w="2760" w:type="dxa"/>
            <w:tcBorders>
              <w:top w:val="single" w:sz="4" w:space="0" w:color="auto"/>
              <w:left w:val="single" w:sz="8" w:space="0" w:color="auto"/>
              <w:bottom w:val="single" w:sz="4" w:space="0" w:color="auto"/>
              <w:right w:val="single" w:sz="4" w:space="0" w:color="auto"/>
            </w:tcBorders>
            <w:shd w:val="clear" w:color="000000" w:fill="DDEBF7"/>
            <w:noWrap/>
            <w:vAlign w:val="bottom"/>
            <w:hideMark/>
          </w:tcPr>
          <w:p w:rsidR="00C56E09" w:rsidRPr="00C56E09" w:rsidRDefault="00C56E09" w:rsidP="00C56E09">
            <w:pPr>
              <w:suppressAutoHyphens w:val="0"/>
              <w:overflowPunct/>
              <w:autoSpaceDE/>
              <w:jc w:val="center"/>
              <w:textAlignment w:val="auto"/>
              <w:rPr>
                <w:rFonts w:ascii="Calibri" w:hAnsi="Calibri"/>
                <w:b/>
                <w:bCs/>
                <w:color w:val="000000"/>
                <w:sz w:val="22"/>
                <w:szCs w:val="22"/>
                <w:lang w:eastAsia="en-US"/>
              </w:rPr>
            </w:pPr>
            <w:r w:rsidRPr="00C56E09">
              <w:rPr>
                <w:rFonts w:ascii="Calibri" w:hAnsi="Calibri"/>
                <w:b/>
                <w:bCs/>
                <w:color w:val="000000"/>
                <w:sz w:val="22"/>
                <w:szCs w:val="22"/>
                <w:lang w:eastAsia="en-US"/>
              </w:rPr>
              <w:t>created_at</w:t>
            </w:r>
            <w:r w:rsidRPr="00C56E09">
              <w:rPr>
                <w:rFonts w:ascii="Calibri" w:hAnsi="Calibri"/>
                <w:color w:val="000000"/>
                <w:sz w:val="22"/>
                <w:szCs w:val="22"/>
                <w:lang w:eastAsia="en-US"/>
              </w:rPr>
              <w:t xml:space="preserve"> DATETIME</w:t>
            </w:r>
          </w:p>
        </w:tc>
        <w:tc>
          <w:tcPr>
            <w:tcW w:w="3000" w:type="dxa"/>
            <w:tcBorders>
              <w:top w:val="single" w:sz="4" w:space="0" w:color="auto"/>
              <w:left w:val="nil"/>
              <w:bottom w:val="single" w:sz="4" w:space="0" w:color="auto"/>
              <w:right w:val="single" w:sz="8" w:space="0" w:color="000000"/>
            </w:tcBorders>
            <w:shd w:val="clear" w:color="000000" w:fill="DDEBF7"/>
            <w:noWrap/>
            <w:vAlign w:val="bottom"/>
            <w:hideMark/>
          </w:tcPr>
          <w:p w:rsidR="00C56E09" w:rsidRPr="00C56E09" w:rsidRDefault="00C56E09" w:rsidP="00C56E09">
            <w:pPr>
              <w:suppressAutoHyphens w:val="0"/>
              <w:overflowPunct/>
              <w:autoSpaceDE/>
              <w:jc w:val="center"/>
              <w:textAlignment w:val="auto"/>
              <w:rPr>
                <w:rFonts w:ascii="Calibri" w:hAnsi="Calibri"/>
                <w:color w:val="000000"/>
                <w:sz w:val="22"/>
                <w:szCs w:val="22"/>
                <w:lang w:eastAsia="en-US"/>
              </w:rPr>
            </w:pPr>
            <w:r w:rsidRPr="00C56E09">
              <w:rPr>
                <w:rFonts w:ascii="Calibri" w:hAnsi="Calibri"/>
                <w:color w:val="000000"/>
                <w:sz w:val="22"/>
                <w:szCs w:val="22"/>
                <w:lang w:eastAsia="en-US"/>
              </w:rPr>
              <w:t>време на създаване</w:t>
            </w:r>
          </w:p>
        </w:tc>
      </w:tr>
      <w:tr w:rsidR="00C56E09" w:rsidRPr="00C56E09" w:rsidTr="00C56E09">
        <w:trPr>
          <w:trHeight w:val="288"/>
          <w:jc w:val="center"/>
        </w:trPr>
        <w:tc>
          <w:tcPr>
            <w:tcW w:w="2760" w:type="dxa"/>
            <w:tcBorders>
              <w:top w:val="single" w:sz="4" w:space="0" w:color="auto"/>
              <w:left w:val="single" w:sz="8" w:space="0" w:color="auto"/>
              <w:bottom w:val="single" w:sz="4" w:space="0" w:color="auto"/>
              <w:right w:val="single" w:sz="4" w:space="0" w:color="auto"/>
            </w:tcBorders>
            <w:shd w:val="clear" w:color="000000" w:fill="DDEBF7"/>
            <w:noWrap/>
            <w:vAlign w:val="bottom"/>
            <w:hideMark/>
          </w:tcPr>
          <w:p w:rsidR="00C56E09" w:rsidRPr="00C56E09" w:rsidRDefault="00C56E09" w:rsidP="00C56E09">
            <w:pPr>
              <w:suppressAutoHyphens w:val="0"/>
              <w:overflowPunct/>
              <w:autoSpaceDE/>
              <w:jc w:val="center"/>
              <w:textAlignment w:val="auto"/>
              <w:rPr>
                <w:rFonts w:ascii="Calibri" w:hAnsi="Calibri"/>
                <w:b/>
                <w:bCs/>
                <w:color w:val="000000"/>
                <w:sz w:val="22"/>
                <w:szCs w:val="22"/>
                <w:lang w:eastAsia="en-US"/>
              </w:rPr>
            </w:pPr>
            <w:r w:rsidRPr="00C56E09">
              <w:rPr>
                <w:rFonts w:ascii="Calibri" w:hAnsi="Calibri"/>
                <w:b/>
                <w:bCs/>
                <w:color w:val="000000"/>
                <w:sz w:val="22"/>
                <w:szCs w:val="22"/>
                <w:lang w:eastAsia="en-US"/>
              </w:rPr>
              <w:t xml:space="preserve">updated_at </w:t>
            </w:r>
            <w:r w:rsidRPr="00C56E09">
              <w:rPr>
                <w:rFonts w:ascii="Calibri" w:hAnsi="Calibri"/>
                <w:color w:val="000000"/>
                <w:sz w:val="22"/>
                <w:szCs w:val="22"/>
                <w:lang w:eastAsia="en-US"/>
              </w:rPr>
              <w:t>DATETIME</w:t>
            </w:r>
          </w:p>
        </w:tc>
        <w:tc>
          <w:tcPr>
            <w:tcW w:w="3000" w:type="dxa"/>
            <w:tcBorders>
              <w:top w:val="single" w:sz="4" w:space="0" w:color="auto"/>
              <w:left w:val="nil"/>
              <w:bottom w:val="single" w:sz="4" w:space="0" w:color="auto"/>
              <w:right w:val="single" w:sz="8" w:space="0" w:color="000000"/>
            </w:tcBorders>
            <w:shd w:val="clear" w:color="000000" w:fill="DDEBF7"/>
            <w:noWrap/>
            <w:vAlign w:val="bottom"/>
            <w:hideMark/>
          </w:tcPr>
          <w:p w:rsidR="00C56E09" w:rsidRPr="00C56E09" w:rsidRDefault="00C56E09" w:rsidP="00C56E09">
            <w:pPr>
              <w:suppressAutoHyphens w:val="0"/>
              <w:overflowPunct/>
              <w:autoSpaceDE/>
              <w:jc w:val="center"/>
              <w:textAlignment w:val="auto"/>
              <w:rPr>
                <w:rFonts w:ascii="Calibri" w:hAnsi="Calibri"/>
                <w:color w:val="000000"/>
                <w:sz w:val="22"/>
                <w:szCs w:val="22"/>
                <w:lang w:eastAsia="en-US"/>
              </w:rPr>
            </w:pPr>
            <w:r w:rsidRPr="00C56E09">
              <w:rPr>
                <w:rFonts w:ascii="Calibri" w:hAnsi="Calibri"/>
                <w:color w:val="000000"/>
                <w:sz w:val="22"/>
                <w:szCs w:val="22"/>
                <w:lang w:eastAsia="en-US"/>
              </w:rPr>
              <w:t>време на променяне</w:t>
            </w:r>
          </w:p>
        </w:tc>
      </w:tr>
      <w:tr w:rsidR="00C56E09" w:rsidRPr="00C56E09" w:rsidTr="00C56E09">
        <w:trPr>
          <w:trHeight w:val="288"/>
          <w:jc w:val="center"/>
        </w:trPr>
        <w:tc>
          <w:tcPr>
            <w:tcW w:w="2760" w:type="dxa"/>
            <w:tcBorders>
              <w:top w:val="single" w:sz="4" w:space="0" w:color="auto"/>
              <w:left w:val="single" w:sz="8" w:space="0" w:color="auto"/>
              <w:bottom w:val="single" w:sz="4" w:space="0" w:color="auto"/>
              <w:right w:val="single" w:sz="4" w:space="0" w:color="auto"/>
            </w:tcBorders>
            <w:shd w:val="clear" w:color="000000" w:fill="DDEBF7"/>
            <w:noWrap/>
            <w:vAlign w:val="bottom"/>
            <w:hideMark/>
          </w:tcPr>
          <w:p w:rsidR="00C56E09" w:rsidRPr="00C56E09" w:rsidRDefault="00C56E09" w:rsidP="00C56E09">
            <w:pPr>
              <w:suppressAutoHyphens w:val="0"/>
              <w:overflowPunct/>
              <w:autoSpaceDE/>
              <w:jc w:val="center"/>
              <w:textAlignment w:val="auto"/>
              <w:rPr>
                <w:rFonts w:ascii="Calibri" w:hAnsi="Calibri"/>
                <w:color w:val="000000"/>
                <w:sz w:val="22"/>
                <w:szCs w:val="22"/>
                <w:lang w:eastAsia="en-US"/>
              </w:rPr>
            </w:pPr>
            <w:r w:rsidRPr="00C56E09">
              <w:rPr>
                <w:rFonts w:ascii="Calibri" w:hAnsi="Calibri"/>
                <w:b/>
                <w:bCs/>
                <w:color w:val="000000"/>
                <w:sz w:val="22"/>
                <w:szCs w:val="22"/>
                <w:lang w:eastAsia="en-US"/>
              </w:rPr>
              <w:t>mimetype</w:t>
            </w:r>
            <w:r w:rsidRPr="00C56E09">
              <w:rPr>
                <w:rFonts w:ascii="Calibri" w:hAnsi="Calibri"/>
                <w:color w:val="000000"/>
                <w:sz w:val="22"/>
                <w:szCs w:val="22"/>
                <w:lang w:eastAsia="en-US"/>
              </w:rPr>
              <w:t xml:space="preserve"> VARCHAR(255)</w:t>
            </w:r>
          </w:p>
        </w:tc>
        <w:tc>
          <w:tcPr>
            <w:tcW w:w="3000" w:type="dxa"/>
            <w:tcBorders>
              <w:top w:val="single" w:sz="4" w:space="0" w:color="auto"/>
              <w:left w:val="nil"/>
              <w:bottom w:val="single" w:sz="4" w:space="0" w:color="auto"/>
              <w:right w:val="single" w:sz="8" w:space="0" w:color="000000"/>
            </w:tcBorders>
            <w:shd w:val="clear" w:color="000000" w:fill="DDEBF7"/>
            <w:noWrap/>
            <w:vAlign w:val="bottom"/>
            <w:hideMark/>
          </w:tcPr>
          <w:p w:rsidR="00C56E09" w:rsidRPr="00C56E09" w:rsidRDefault="00C56E09" w:rsidP="00C56E09">
            <w:pPr>
              <w:suppressAutoHyphens w:val="0"/>
              <w:overflowPunct/>
              <w:autoSpaceDE/>
              <w:jc w:val="center"/>
              <w:textAlignment w:val="auto"/>
              <w:rPr>
                <w:rFonts w:ascii="Calibri" w:hAnsi="Calibri"/>
                <w:color w:val="000000"/>
                <w:sz w:val="22"/>
                <w:szCs w:val="22"/>
                <w:lang w:eastAsia="en-US"/>
              </w:rPr>
            </w:pPr>
            <w:r w:rsidRPr="00C56E09">
              <w:rPr>
                <w:rFonts w:ascii="Calibri" w:hAnsi="Calibri"/>
                <w:color w:val="000000"/>
                <w:sz w:val="22"/>
                <w:szCs w:val="22"/>
                <w:lang w:eastAsia="en-US"/>
              </w:rPr>
              <w:t>Тип</w:t>
            </w:r>
          </w:p>
        </w:tc>
      </w:tr>
      <w:tr w:rsidR="00C56E09" w:rsidRPr="00C56E09" w:rsidTr="00C56E09">
        <w:trPr>
          <w:trHeight w:val="300"/>
          <w:jc w:val="center"/>
        </w:trPr>
        <w:tc>
          <w:tcPr>
            <w:tcW w:w="2760" w:type="dxa"/>
            <w:tcBorders>
              <w:top w:val="single" w:sz="4" w:space="0" w:color="auto"/>
              <w:left w:val="single" w:sz="8" w:space="0" w:color="auto"/>
              <w:bottom w:val="single" w:sz="8" w:space="0" w:color="auto"/>
              <w:right w:val="single" w:sz="4" w:space="0" w:color="auto"/>
            </w:tcBorders>
            <w:shd w:val="clear" w:color="000000" w:fill="DDEBF7"/>
            <w:noWrap/>
            <w:vAlign w:val="bottom"/>
            <w:hideMark/>
          </w:tcPr>
          <w:p w:rsidR="00C56E09" w:rsidRPr="00C56E09" w:rsidRDefault="00C56E09" w:rsidP="00C56E09">
            <w:pPr>
              <w:suppressAutoHyphens w:val="0"/>
              <w:overflowPunct/>
              <w:autoSpaceDE/>
              <w:jc w:val="center"/>
              <w:textAlignment w:val="auto"/>
              <w:rPr>
                <w:rFonts w:ascii="Calibri" w:hAnsi="Calibri"/>
                <w:b/>
                <w:bCs/>
                <w:color w:val="000000"/>
                <w:sz w:val="22"/>
                <w:szCs w:val="22"/>
                <w:lang w:eastAsia="en-US"/>
              </w:rPr>
            </w:pPr>
            <w:r w:rsidRPr="00C56E09">
              <w:rPr>
                <w:rFonts w:ascii="Calibri" w:hAnsi="Calibri"/>
                <w:b/>
                <w:bCs/>
                <w:color w:val="000000"/>
                <w:sz w:val="22"/>
                <w:szCs w:val="22"/>
                <w:lang w:eastAsia="en-US"/>
              </w:rPr>
              <w:t>pic LONGBLOB</w:t>
            </w:r>
          </w:p>
        </w:tc>
        <w:tc>
          <w:tcPr>
            <w:tcW w:w="3000" w:type="dxa"/>
            <w:tcBorders>
              <w:top w:val="single" w:sz="4" w:space="0" w:color="auto"/>
              <w:left w:val="nil"/>
              <w:bottom w:val="single" w:sz="8" w:space="0" w:color="auto"/>
              <w:right w:val="single" w:sz="8" w:space="0" w:color="000000"/>
            </w:tcBorders>
            <w:shd w:val="clear" w:color="000000" w:fill="DDEBF7"/>
            <w:noWrap/>
            <w:vAlign w:val="bottom"/>
            <w:hideMark/>
          </w:tcPr>
          <w:p w:rsidR="00C56E09" w:rsidRPr="00C56E09" w:rsidRDefault="00C56E09" w:rsidP="00C56E09">
            <w:pPr>
              <w:suppressAutoHyphens w:val="0"/>
              <w:overflowPunct/>
              <w:autoSpaceDE/>
              <w:jc w:val="center"/>
              <w:textAlignment w:val="auto"/>
              <w:rPr>
                <w:rFonts w:ascii="Calibri" w:hAnsi="Calibri"/>
                <w:color w:val="000000"/>
                <w:sz w:val="22"/>
                <w:szCs w:val="22"/>
                <w:lang w:eastAsia="en-US"/>
              </w:rPr>
            </w:pPr>
            <w:r w:rsidRPr="00C56E09">
              <w:rPr>
                <w:rFonts w:ascii="Calibri" w:hAnsi="Calibri"/>
                <w:color w:val="000000"/>
                <w:sz w:val="22"/>
                <w:szCs w:val="22"/>
                <w:lang w:eastAsia="en-US"/>
              </w:rPr>
              <w:t>Данни</w:t>
            </w:r>
          </w:p>
        </w:tc>
      </w:tr>
    </w:tbl>
    <w:p w:rsidR="0064696A" w:rsidRPr="0064696A" w:rsidRDefault="0064696A" w:rsidP="0064696A">
      <w:pPr>
        <w:rPr>
          <w:rFonts w:ascii="Times New Roman" w:hAnsi="Times New Roman"/>
          <w:b/>
          <w:sz w:val="28"/>
          <w:lang w:val="bg-BG"/>
        </w:rPr>
      </w:pPr>
    </w:p>
    <w:p w:rsidR="00491596" w:rsidRPr="0064696A" w:rsidRDefault="00491596" w:rsidP="000A0792">
      <w:pPr>
        <w:pStyle w:val="Heading2"/>
        <w:numPr>
          <w:ilvl w:val="2"/>
          <w:numId w:val="12"/>
        </w:numPr>
        <w:jc w:val="both"/>
        <w:rPr>
          <w:b/>
          <w:i w:val="0"/>
        </w:rPr>
      </w:pPr>
      <w:bookmarkStart w:id="236" w:name="_Toc3452618"/>
      <w:r w:rsidRPr="0064696A">
        <w:rPr>
          <w:b/>
          <w:i w:val="0"/>
        </w:rPr>
        <w:t>Таблица Post</w:t>
      </w:r>
      <w:bookmarkEnd w:id="236"/>
    </w:p>
    <w:p w:rsidR="00C56E09" w:rsidRDefault="00C56E09" w:rsidP="0064696A">
      <w:pPr>
        <w:pStyle w:val="ListParagraph"/>
        <w:ind w:left="1224"/>
        <w:jc w:val="both"/>
        <w:rPr>
          <w:rFonts w:ascii="Times New Roman" w:hAnsi="Times New Roman"/>
          <w:sz w:val="28"/>
          <w:lang w:val="bg-BG"/>
        </w:rPr>
      </w:pPr>
      <w:r>
        <w:rPr>
          <w:rFonts w:ascii="Times New Roman" w:hAnsi="Times New Roman"/>
          <w:sz w:val="28"/>
          <w:lang w:val="bg-BG"/>
        </w:rPr>
        <w:t>Таблицата, която показва как изглежда един пост.</w:t>
      </w:r>
    </w:p>
    <w:p w:rsidR="00C56E09" w:rsidRPr="00C56E09" w:rsidRDefault="00C56E09" w:rsidP="00C56E09">
      <w:pPr>
        <w:pStyle w:val="ListParagraph"/>
        <w:ind w:left="1224"/>
        <w:rPr>
          <w:rFonts w:ascii="Times New Roman" w:hAnsi="Times New Roman"/>
          <w:sz w:val="28"/>
          <w:lang w:val="bg-BG"/>
        </w:rPr>
      </w:pPr>
    </w:p>
    <w:tbl>
      <w:tblPr>
        <w:tblW w:w="5760" w:type="dxa"/>
        <w:jc w:val="center"/>
        <w:tblLook w:val="04A0" w:firstRow="1" w:lastRow="0" w:firstColumn="1" w:lastColumn="0" w:noHBand="0" w:noVBand="1"/>
      </w:tblPr>
      <w:tblGrid>
        <w:gridCol w:w="2921"/>
        <w:gridCol w:w="2839"/>
      </w:tblGrid>
      <w:tr w:rsidR="00C56E09" w:rsidRPr="00C56E09" w:rsidTr="00C56E09">
        <w:trPr>
          <w:trHeight w:val="324"/>
          <w:jc w:val="center"/>
        </w:trPr>
        <w:tc>
          <w:tcPr>
            <w:tcW w:w="5760" w:type="dxa"/>
            <w:gridSpan w:val="2"/>
            <w:tcBorders>
              <w:top w:val="single" w:sz="8" w:space="0" w:color="auto"/>
              <w:left w:val="single" w:sz="8" w:space="0" w:color="auto"/>
              <w:bottom w:val="nil"/>
              <w:right w:val="single" w:sz="8" w:space="0" w:color="000000"/>
            </w:tcBorders>
            <w:shd w:val="clear" w:color="000000" w:fill="C6EFCE"/>
            <w:noWrap/>
            <w:vAlign w:val="bottom"/>
            <w:hideMark/>
          </w:tcPr>
          <w:p w:rsidR="00C56E09" w:rsidRPr="00C56E09" w:rsidRDefault="005C3096" w:rsidP="00C56E09">
            <w:pPr>
              <w:suppressAutoHyphens w:val="0"/>
              <w:overflowPunct/>
              <w:autoSpaceDE/>
              <w:jc w:val="center"/>
              <w:textAlignment w:val="auto"/>
              <w:rPr>
                <w:rFonts w:ascii="Calibri" w:hAnsi="Calibri"/>
                <w:color w:val="006100"/>
                <w:szCs w:val="24"/>
                <w:lang w:eastAsia="en-US"/>
              </w:rPr>
            </w:pPr>
            <w:r w:rsidRPr="00C56E09">
              <w:rPr>
                <w:rFonts w:ascii="Calibri" w:hAnsi="Calibri"/>
                <w:color w:val="006100"/>
                <w:szCs w:val="24"/>
                <w:lang w:eastAsia="en-US"/>
              </w:rPr>
              <w:t>P</w:t>
            </w:r>
            <w:r w:rsidR="00C56E09" w:rsidRPr="00C56E09">
              <w:rPr>
                <w:rFonts w:ascii="Calibri" w:hAnsi="Calibri"/>
                <w:color w:val="006100"/>
                <w:szCs w:val="24"/>
                <w:lang w:eastAsia="en-US"/>
              </w:rPr>
              <w:t>ost</w:t>
            </w:r>
          </w:p>
        </w:tc>
      </w:tr>
      <w:tr w:rsidR="00C56E09" w:rsidRPr="00C56E09" w:rsidTr="00C56E09">
        <w:trPr>
          <w:trHeight w:val="300"/>
          <w:jc w:val="center"/>
        </w:trPr>
        <w:tc>
          <w:tcPr>
            <w:tcW w:w="2921" w:type="dxa"/>
            <w:tcBorders>
              <w:top w:val="single" w:sz="8" w:space="0" w:color="auto"/>
              <w:left w:val="single" w:sz="8" w:space="0" w:color="auto"/>
              <w:bottom w:val="single" w:sz="8" w:space="0" w:color="auto"/>
              <w:right w:val="single" w:sz="4" w:space="0" w:color="auto"/>
            </w:tcBorders>
            <w:shd w:val="clear" w:color="000000" w:fill="9BC2E6"/>
            <w:noWrap/>
            <w:vAlign w:val="center"/>
            <w:hideMark/>
          </w:tcPr>
          <w:p w:rsidR="00C56E09" w:rsidRPr="00C56E09" w:rsidRDefault="00C56E09" w:rsidP="00C56E09">
            <w:pPr>
              <w:suppressAutoHyphens w:val="0"/>
              <w:overflowPunct/>
              <w:autoSpaceDE/>
              <w:jc w:val="center"/>
              <w:textAlignment w:val="auto"/>
              <w:rPr>
                <w:rFonts w:ascii="Calibri" w:hAnsi="Calibri"/>
                <w:color w:val="FFFFFF"/>
                <w:sz w:val="22"/>
                <w:szCs w:val="22"/>
                <w:lang w:eastAsia="en-US"/>
              </w:rPr>
            </w:pPr>
            <w:r w:rsidRPr="00C56E09">
              <w:rPr>
                <w:rFonts w:ascii="Calibri" w:hAnsi="Calibri"/>
                <w:color w:val="FFFFFF"/>
                <w:sz w:val="22"/>
                <w:szCs w:val="22"/>
                <w:lang w:eastAsia="en-US"/>
              </w:rPr>
              <w:t>Поле</w:t>
            </w:r>
          </w:p>
        </w:tc>
        <w:tc>
          <w:tcPr>
            <w:tcW w:w="2839" w:type="dxa"/>
            <w:tcBorders>
              <w:top w:val="single" w:sz="8" w:space="0" w:color="auto"/>
              <w:left w:val="nil"/>
              <w:bottom w:val="single" w:sz="8" w:space="0" w:color="auto"/>
              <w:right w:val="single" w:sz="8" w:space="0" w:color="000000"/>
            </w:tcBorders>
            <w:shd w:val="clear" w:color="000000" w:fill="9BC2E6"/>
            <w:noWrap/>
            <w:vAlign w:val="center"/>
            <w:hideMark/>
          </w:tcPr>
          <w:p w:rsidR="00C56E09" w:rsidRPr="00C56E09" w:rsidRDefault="00C56E09" w:rsidP="00C56E09">
            <w:pPr>
              <w:suppressAutoHyphens w:val="0"/>
              <w:overflowPunct/>
              <w:autoSpaceDE/>
              <w:jc w:val="center"/>
              <w:textAlignment w:val="auto"/>
              <w:rPr>
                <w:rFonts w:ascii="Calibri" w:hAnsi="Calibri"/>
                <w:color w:val="FFFFFF"/>
                <w:sz w:val="22"/>
                <w:szCs w:val="22"/>
                <w:lang w:eastAsia="en-US"/>
              </w:rPr>
            </w:pPr>
            <w:r w:rsidRPr="00C56E09">
              <w:rPr>
                <w:rFonts w:ascii="Calibri" w:hAnsi="Calibri"/>
                <w:color w:val="FFFFFF"/>
                <w:sz w:val="22"/>
                <w:szCs w:val="22"/>
                <w:lang w:eastAsia="en-US"/>
              </w:rPr>
              <w:t>Описание</w:t>
            </w:r>
          </w:p>
        </w:tc>
      </w:tr>
      <w:tr w:rsidR="00C56E09" w:rsidRPr="00C56E09" w:rsidTr="00C56E09">
        <w:trPr>
          <w:trHeight w:val="288"/>
          <w:jc w:val="center"/>
        </w:trPr>
        <w:tc>
          <w:tcPr>
            <w:tcW w:w="2921" w:type="dxa"/>
            <w:tcBorders>
              <w:top w:val="single" w:sz="8" w:space="0" w:color="auto"/>
              <w:left w:val="single" w:sz="8" w:space="0" w:color="auto"/>
              <w:bottom w:val="single" w:sz="4" w:space="0" w:color="auto"/>
              <w:right w:val="single" w:sz="4" w:space="0" w:color="auto"/>
            </w:tcBorders>
            <w:shd w:val="clear" w:color="000000" w:fill="DDEBF7"/>
            <w:noWrap/>
            <w:vAlign w:val="bottom"/>
            <w:hideMark/>
          </w:tcPr>
          <w:p w:rsidR="00C56E09" w:rsidRPr="00C56E09" w:rsidRDefault="00C56E09" w:rsidP="00C56E09">
            <w:pPr>
              <w:suppressAutoHyphens w:val="0"/>
              <w:overflowPunct/>
              <w:autoSpaceDE/>
              <w:jc w:val="center"/>
              <w:textAlignment w:val="auto"/>
              <w:rPr>
                <w:rFonts w:ascii="Calibri" w:hAnsi="Calibri"/>
                <w:color w:val="000000"/>
                <w:sz w:val="22"/>
                <w:szCs w:val="22"/>
                <w:lang w:eastAsia="en-US"/>
              </w:rPr>
            </w:pPr>
            <w:r w:rsidRPr="00C56E09">
              <w:rPr>
                <w:rFonts w:ascii="Calibri" w:hAnsi="Calibri"/>
                <w:b/>
                <w:bCs/>
                <w:color w:val="000000"/>
                <w:sz w:val="22"/>
                <w:szCs w:val="22"/>
                <w:lang w:eastAsia="en-US"/>
              </w:rPr>
              <w:t>id</w:t>
            </w:r>
            <w:r w:rsidRPr="00C56E09">
              <w:rPr>
                <w:rFonts w:ascii="Calibri" w:hAnsi="Calibri"/>
                <w:color w:val="000000"/>
                <w:sz w:val="22"/>
                <w:szCs w:val="22"/>
                <w:lang w:eastAsia="en-US"/>
              </w:rPr>
              <w:t xml:space="preserve"> BIGINT(20) PRIMARY KEY</w:t>
            </w:r>
          </w:p>
        </w:tc>
        <w:tc>
          <w:tcPr>
            <w:tcW w:w="2839" w:type="dxa"/>
            <w:tcBorders>
              <w:top w:val="single" w:sz="8" w:space="0" w:color="auto"/>
              <w:left w:val="nil"/>
              <w:bottom w:val="single" w:sz="4" w:space="0" w:color="auto"/>
              <w:right w:val="single" w:sz="8" w:space="0" w:color="000000"/>
            </w:tcBorders>
            <w:shd w:val="clear" w:color="000000" w:fill="DDEBF7"/>
            <w:noWrap/>
            <w:vAlign w:val="bottom"/>
            <w:hideMark/>
          </w:tcPr>
          <w:p w:rsidR="00C56E09" w:rsidRPr="00C56E09" w:rsidRDefault="00C56E09" w:rsidP="00C56E09">
            <w:pPr>
              <w:suppressAutoHyphens w:val="0"/>
              <w:overflowPunct/>
              <w:autoSpaceDE/>
              <w:jc w:val="center"/>
              <w:textAlignment w:val="auto"/>
              <w:rPr>
                <w:rFonts w:ascii="Calibri" w:hAnsi="Calibri"/>
                <w:color w:val="000000"/>
                <w:sz w:val="22"/>
                <w:szCs w:val="22"/>
                <w:lang w:eastAsia="en-US"/>
              </w:rPr>
            </w:pPr>
            <w:r w:rsidRPr="00C56E09">
              <w:rPr>
                <w:rFonts w:ascii="Calibri" w:hAnsi="Calibri"/>
                <w:color w:val="000000"/>
                <w:sz w:val="22"/>
                <w:szCs w:val="22"/>
                <w:lang w:eastAsia="en-US"/>
              </w:rPr>
              <w:t>уникален идентификатор</w:t>
            </w:r>
          </w:p>
        </w:tc>
      </w:tr>
      <w:tr w:rsidR="00C56E09" w:rsidRPr="00C56E09" w:rsidTr="00C56E09">
        <w:trPr>
          <w:trHeight w:val="300"/>
          <w:jc w:val="center"/>
        </w:trPr>
        <w:tc>
          <w:tcPr>
            <w:tcW w:w="2921" w:type="dxa"/>
            <w:tcBorders>
              <w:top w:val="single" w:sz="4" w:space="0" w:color="auto"/>
              <w:left w:val="single" w:sz="8" w:space="0" w:color="auto"/>
              <w:bottom w:val="single" w:sz="4" w:space="0" w:color="auto"/>
              <w:right w:val="single" w:sz="4" w:space="0" w:color="auto"/>
            </w:tcBorders>
            <w:shd w:val="clear" w:color="000000" w:fill="DDEBF7"/>
            <w:noWrap/>
            <w:vAlign w:val="bottom"/>
            <w:hideMark/>
          </w:tcPr>
          <w:p w:rsidR="00C56E09" w:rsidRPr="00C56E09" w:rsidRDefault="00C56E09" w:rsidP="00C56E09">
            <w:pPr>
              <w:suppressAutoHyphens w:val="0"/>
              <w:overflowPunct/>
              <w:autoSpaceDE/>
              <w:jc w:val="center"/>
              <w:textAlignment w:val="auto"/>
              <w:rPr>
                <w:rFonts w:ascii="Calibri" w:hAnsi="Calibri"/>
                <w:color w:val="000000"/>
                <w:sz w:val="22"/>
                <w:szCs w:val="22"/>
                <w:lang w:eastAsia="en-US"/>
              </w:rPr>
            </w:pPr>
            <w:r w:rsidRPr="00C56E09">
              <w:rPr>
                <w:rFonts w:ascii="Calibri" w:hAnsi="Calibri"/>
                <w:b/>
                <w:bCs/>
                <w:color w:val="000000"/>
                <w:sz w:val="22"/>
                <w:szCs w:val="22"/>
                <w:lang w:eastAsia="en-US"/>
              </w:rPr>
              <w:t>text</w:t>
            </w:r>
            <w:r w:rsidRPr="00C56E09">
              <w:rPr>
                <w:rFonts w:ascii="Calibri" w:hAnsi="Calibri"/>
                <w:color w:val="000000"/>
                <w:sz w:val="22"/>
                <w:szCs w:val="22"/>
                <w:lang w:eastAsia="en-US"/>
              </w:rPr>
              <w:t xml:space="preserve"> VARCHAR(255)</w:t>
            </w:r>
          </w:p>
        </w:tc>
        <w:tc>
          <w:tcPr>
            <w:tcW w:w="2839" w:type="dxa"/>
            <w:tcBorders>
              <w:top w:val="single" w:sz="4" w:space="0" w:color="auto"/>
              <w:left w:val="nil"/>
              <w:bottom w:val="single" w:sz="4" w:space="0" w:color="auto"/>
              <w:right w:val="single" w:sz="8" w:space="0" w:color="000000"/>
            </w:tcBorders>
            <w:shd w:val="clear" w:color="000000" w:fill="DDEBF7"/>
            <w:noWrap/>
            <w:vAlign w:val="bottom"/>
            <w:hideMark/>
          </w:tcPr>
          <w:p w:rsidR="00C56E09" w:rsidRPr="00C56E09" w:rsidRDefault="005C3096" w:rsidP="00C56E09">
            <w:pPr>
              <w:suppressAutoHyphens w:val="0"/>
              <w:overflowPunct/>
              <w:autoSpaceDE/>
              <w:jc w:val="center"/>
              <w:textAlignment w:val="auto"/>
              <w:rPr>
                <w:rFonts w:ascii="Calibri" w:hAnsi="Calibri"/>
                <w:color w:val="000000"/>
                <w:sz w:val="22"/>
                <w:szCs w:val="22"/>
                <w:lang w:eastAsia="en-US"/>
              </w:rPr>
            </w:pPr>
            <w:r w:rsidRPr="00C56E09">
              <w:rPr>
                <w:rFonts w:ascii="Calibri" w:hAnsi="Calibri"/>
                <w:color w:val="000000"/>
                <w:sz w:val="22"/>
                <w:szCs w:val="22"/>
                <w:lang w:eastAsia="en-US"/>
              </w:rPr>
              <w:t>С</w:t>
            </w:r>
            <w:r w:rsidR="00C56E09" w:rsidRPr="00C56E09">
              <w:rPr>
                <w:rFonts w:ascii="Calibri" w:hAnsi="Calibri"/>
                <w:color w:val="000000"/>
                <w:sz w:val="22"/>
                <w:szCs w:val="22"/>
                <w:lang w:eastAsia="en-US"/>
              </w:rPr>
              <w:t>ъдържание</w:t>
            </w:r>
          </w:p>
        </w:tc>
      </w:tr>
      <w:tr w:rsidR="00C56E09" w:rsidRPr="00C56E09" w:rsidTr="00C56E09">
        <w:trPr>
          <w:trHeight w:val="288"/>
          <w:jc w:val="center"/>
        </w:trPr>
        <w:tc>
          <w:tcPr>
            <w:tcW w:w="2921" w:type="dxa"/>
            <w:tcBorders>
              <w:top w:val="single" w:sz="4" w:space="0" w:color="auto"/>
              <w:left w:val="single" w:sz="8" w:space="0" w:color="auto"/>
              <w:bottom w:val="single" w:sz="4" w:space="0" w:color="auto"/>
              <w:right w:val="single" w:sz="4" w:space="0" w:color="auto"/>
            </w:tcBorders>
            <w:shd w:val="clear" w:color="000000" w:fill="DDEBF7"/>
            <w:noWrap/>
            <w:vAlign w:val="bottom"/>
            <w:hideMark/>
          </w:tcPr>
          <w:p w:rsidR="00C56E09" w:rsidRPr="00C56E09" w:rsidRDefault="00C56E09" w:rsidP="00C56E09">
            <w:pPr>
              <w:suppressAutoHyphens w:val="0"/>
              <w:overflowPunct/>
              <w:autoSpaceDE/>
              <w:jc w:val="center"/>
              <w:textAlignment w:val="auto"/>
              <w:rPr>
                <w:rFonts w:ascii="Calibri" w:hAnsi="Calibri"/>
                <w:color w:val="000000"/>
                <w:sz w:val="22"/>
                <w:szCs w:val="22"/>
                <w:lang w:eastAsia="en-US"/>
              </w:rPr>
            </w:pPr>
            <w:r w:rsidRPr="00C56E09">
              <w:rPr>
                <w:rFonts w:ascii="Calibri" w:hAnsi="Calibri"/>
                <w:b/>
                <w:bCs/>
                <w:color w:val="000000"/>
                <w:sz w:val="22"/>
                <w:szCs w:val="22"/>
                <w:lang w:eastAsia="en-US"/>
              </w:rPr>
              <w:t>topic</w:t>
            </w:r>
            <w:r w:rsidRPr="00C56E09">
              <w:rPr>
                <w:rFonts w:ascii="Calibri" w:hAnsi="Calibri"/>
                <w:color w:val="000000"/>
                <w:sz w:val="22"/>
                <w:szCs w:val="22"/>
                <w:lang w:eastAsia="en-US"/>
              </w:rPr>
              <w:t xml:space="preserve"> VARCHAR(255)</w:t>
            </w:r>
          </w:p>
        </w:tc>
        <w:tc>
          <w:tcPr>
            <w:tcW w:w="2839" w:type="dxa"/>
            <w:tcBorders>
              <w:top w:val="single" w:sz="4" w:space="0" w:color="auto"/>
              <w:left w:val="nil"/>
              <w:bottom w:val="single" w:sz="4" w:space="0" w:color="auto"/>
              <w:right w:val="single" w:sz="8" w:space="0" w:color="000000"/>
            </w:tcBorders>
            <w:shd w:val="clear" w:color="000000" w:fill="DDEBF7"/>
            <w:noWrap/>
            <w:vAlign w:val="bottom"/>
            <w:hideMark/>
          </w:tcPr>
          <w:p w:rsidR="00C56E09" w:rsidRPr="00C56E09" w:rsidRDefault="00C56E09" w:rsidP="00C56E09">
            <w:pPr>
              <w:suppressAutoHyphens w:val="0"/>
              <w:overflowPunct/>
              <w:autoSpaceDE/>
              <w:jc w:val="center"/>
              <w:textAlignment w:val="auto"/>
              <w:rPr>
                <w:rFonts w:ascii="Calibri" w:hAnsi="Calibri"/>
                <w:color w:val="000000"/>
                <w:sz w:val="22"/>
                <w:szCs w:val="22"/>
                <w:lang w:eastAsia="en-US"/>
              </w:rPr>
            </w:pPr>
            <w:r w:rsidRPr="00C56E09">
              <w:rPr>
                <w:rFonts w:ascii="Calibri" w:hAnsi="Calibri"/>
                <w:color w:val="000000"/>
                <w:sz w:val="22"/>
                <w:szCs w:val="22"/>
                <w:lang w:eastAsia="en-US"/>
              </w:rPr>
              <w:t>тема</w:t>
            </w:r>
          </w:p>
        </w:tc>
      </w:tr>
    </w:tbl>
    <w:p w:rsidR="005C3096" w:rsidRDefault="005C3096" w:rsidP="005C3096">
      <w:pPr>
        <w:pStyle w:val="Heading2"/>
        <w:jc w:val="both"/>
        <w:rPr>
          <w:b/>
          <w:i w:val="0"/>
        </w:rPr>
      </w:pPr>
    </w:p>
    <w:p w:rsidR="00491596" w:rsidRPr="0064696A" w:rsidRDefault="00491596" w:rsidP="000A0792">
      <w:pPr>
        <w:pStyle w:val="Heading2"/>
        <w:numPr>
          <w:ilvl w:val="2"/>
          <w:numId w:val="12"/>
        </w:numPr>
        <w:jc w:val="both"/>
        <w:rPr>
          <w:b/>
          <w:i w:val="0"/>
        </w:rPr>
      </w:pPr>
      <w:bookmarkStart w:id="237" w:name="_Toc3452619"/>
      <w:r w:rsidRPr="0064696A">
        <w:rPr>
          <w:b/>
          <w:i w:val="0"/>
        </w:rPr>
        <w:t>Таблица Message</w:t>
      </w:r>
      <w:bookmarkEnd w:id="237"/>
    </w:p>
    <w:p w:rsidR="00C56E09" w:rsidRDefault="00C56E09" w:rsidP="00C56E09">
      <w:pPr>
        <w:pStyle w:val="ListParagraph"/>
        <w:ind w:left="1224"/>
        <w:rPr>
          <w:rFonts w:ascii="Times New Roman" w:hAnsi="Times New Roman"/>
          <w:sz w:val="28"/>
          <w:lang w:val="bg-BG"/>
        </w:rPr>
      </w:pPr>
      <w:r>
        <w:rPr>
          <w:rFonts w:ascii="Times New Roman" w:hAnsi="Times New Roman"/>
          <w:sz w:val="28"/>
          <w:lang w:val="bg-BG"/>
        </w:rPr>
        <w:t>Таблицата, която показва как изглежда създаденото потребителско съобщение в базата данни.</w:t>
      </w:r>
    </w:p>
    <w:p w:rsidR="00C56E09" w:rsidRDefault="00C56E09" w:rsidP="00C56E09">
      <w:pPr>
        <w:pStyle w:val="ListParagraph"/>
        <w:ind w:left="1224"/>
        <w:rPr>
          <w:rFonts w:ascii="Times New Roman" w:hAnsi="Times New Roman"/>
          <w:sz w:val="28"/>
          <w:lang w:val="bg-BG"/>
        </w:rPr>
      </w:pPr>
    </w:p>
    <w:tbl>
      <w:tblPr>
        <w:tblW w:w="5760" w:type="dxa"/>
        <w:jc w:val="center"/>
        <w:tblLook w:val="04A0" w:firstRow="1" w:lastRow="0" w:firstColumn="1" w:lastColumn="0" w:noHBand="0" w:noVBand="1"/>
      </w:tblPr>
      <w:tblGrid>
        <w:gridCol w:w="2921"/>
        <w:gridCol w:w="2839"/>
      </w:tblGrid>
      <w:tr w:rsidR="00C56E09" w:rsidRPr="00C56E09" w:rsidTr="00C56E09">
        <w:trPr>
          <w:trHeight w:val="312"/>
          <w:jc w:val="center"/>
        </w:trPr>
        <w:tc>
          <w:tcPr>
            <w:tcW w:w="5760" w:type="dxa"/>
            <w:gridSpan w:val="2"/>
            <w:tcBorders>
              <w:top w:val="single" w:sz="8" w:space="0" w:color="auto"/>
              <w:left w:val="single" w:sz="8" w:space="0" w:color="auto"/>
              <w:bottom w:val="nil"/>
              <w:right w:val="single" w:sz="8" w:space="0" w:color="000000"/>
            </w:tcBorders>
            <w:shd w:val="clear" w:color="000000" w:fill="C6EFCE"/>
            <w:noWrap/>
            <w:vAlign w:val="bottom"/>
            <w:hideMark/>
          </w:tcPr>
          <w:p w:rsidR="00C56E09" w:rsidRPr="00C56E09" w:rsidRDefault="00CF3D30" w:rsidP="00C56E09">
            <w:pPr>
              <w:suppressAutoHyphens w:val="0"/>
              <w:overflowPunct/>
              <w:autoSpaceDE/>
              <w:jc w:val="center"/>
              <w:textAlignment w:val="auto"/>
              <w:rPr>
                <w:rFonts w:ascii="Calibri" w:hAnsi="Calibri"/>
                <w:color w:val="006100"/>
                <w:szCs w:val="24"/>
                <w:lang w:eastAsia="en-US"/>
              </w:rPr>
            </w:pPr>
            <w:r w:rsidRPr="00C56E09">
              <w:rPr>
                <w:rFonts w:ascii="Calibri" w:hAnsi="Calibri"/>
                <w:color w:val="006100"/>
                <w:szCs w:val="24"/>
                <w:lang w:eastAsia="en-US"/>
              </w:rPr>
              <w:t>M</w:t>
            </w:r>
            <w:r w:rsidR="00C56E09" w:rsidRPr="00C56E09">
              <w:rPr>
                <w:rFonts w:ascii="Calibri" w:hAnsi="Calibri"/>
                <w:color w:val="006100"/>
                <w:szCs w:val="24"/>
                <w:lang w:eastAsia="en-US"/>
              </w:rPr>
              <w:t>essage</w:t>
            </w:r>
          </w:p>
        </w:tc>
      </w:tr>
      <w:tr w:rsidR="00C56E09" w:rsidRPr="00C56E09" w:rsidTr="00C56E09">
        <w:trPr>
          <w:trHeight w:val="432"/>
          <w:jc w:val="center"/>
        </w:trPr>
        <w:tc>
          <w:tcPr>
            <w:tcW w:w="2921" w:type="dxa"/>
            <w:tcBorders>
              <w:top w:val="single" w:sz="8" w:space="0" w:color="auto"/>
              <w:left w:val="single" w:sz="8" w:space="0" w:color="auto"/>
              <w:bottom w:val="single" w:sz="8" w:space="0" w:color="auto"/>
              <w:right w:val="single" w:sz="4" w:space="0" w:color="auto"/>
            </w:tcBorders>
            <w:shd w:val="clear" w:color="000000" w:fill="9BC2E6"/>
            <w:noWrap/>
            <w:vAlign w:val="center"/>
            <w:hideMark/>
          </w:tcPr>
          <w:p w:rsidR="00C56E09" w:rsidRPr="00C56E09" w:rsidRDefault="00C56E09" w:rsidP="00C56E09">
            <w:pPr>
              <w:suppressAutoHyphens w:val="0"/>
              <w:overflowPunct/>
              <w:autoSpaceDE/>
              <w:jc w:val="center"/>
              <w:textAlignment w:val="auto"/>
              <w:rPr>
                <w:rFonts w:ascii="Calibri" w:hAnsi="Calibri"/>
                <w:color w:val="FFFFFF"/>
                <w:sz w:val="22"/>
                <w:szCs w:val="22"/>
                <w:lang w:eastAsia="en-US"/>
              </w:rPr>
            </w:pPr>
            <w:r w:rsidRPr="00C56E09">
              <w:rPr>
                <w:rFonts w:ascii="Calibri" w:hAnsi="Calibri"/>
                <w:color w:val="FFFFFF"/>
                <w:sz w:val="22"/>
                <w:szCs w:val="22"/>
                <w:lang w:eastAsia="en-US"/>
              </w:rPr>
              <w:t>Поле</w:t>
            </w:r>
          </w:p>
        </w:tc>
        <w:tc>
          <w:tcPr>
            <w:tcW w:w="2839" w:type="dxa"/>
            <w:tcBorders>
              <w:top w:val="single" w:sz="8" w:space="0" w:color="auto"/>
              <w:left w:val="nil"/>
              <w:bottom w:val="single" w:sz="8" w:space="0" w:color="auto"/>
              <w:right w:val="single" w:sz="8" w:space="0" w:color="000000"/>
            </w:tcBorders>
            <w:shd w:val="clear" w:color="000000" w:fill="9BC2E6"/>
            <w:noWrap/>
            <w:vAlign w:val="center"/>
            <w:hideMark/>
          </w:tcPr>
          <w:p w:rsidR="00C56E09" w:rsidRPr="00C56E09" w:rsidRDefault="00C56E09" w:rsidP="00C56E09">
            <w:pPr>
              <w:suppressAutoHyphens w:val="0"/>
              <w:overflowPunct/>
              <w:autoSpaceDE/>
              <w:jc w:val="center"/>
              <w:textAlignment w:val="auto"/>
              <w:rPr>
                <w:rFonts w:ascii="Calibri" w:hAnsi="Calibri"/>
                <w:color w:val="FFFFFF"/>
                <w:sz w:val="22"/>
                <w:szCs w:val="22"/>
                <w:lang w:eastAsia="en-US"/>
              </w:rPr>
            </w:pPr>
            <w:r w:rsidRPr="00C56E09">
              <w:rPr>
                <w:rFonts w:ascii="Calibri" w:hAnsi="Calibri"/>
                <w:color w:val="FFFFFF"/>
                <w:sz w:val="22"/>
                <w:szCs w:val="22"/>
                <w:lang w:eastAsia="en-US"/>
              </w:rPr>
              <w:t>Описание</w:t>
            </w:r>
          </w:p>
        </w:tc>
      </w:tr>
      <w:tr w:rsidR="00C56E09" w:rsidRPr="00C56E09" w:rsidTr="00C56E09">
        <w:trPr>
          <w:trHeight w:val="288"/>
          <w:jc w:val="center"/>
        </w:trPr>
        <w:tc>
          <w:tcPr>
            <w:tcW w:w="2921" w:type="dxa"/>
            <w:tcBorders>
              <w:top w:val="single" w:sz="8" w:space="0" w:color="auto"/>
              <w:left w:val="single" w:sz="8" w:space="0" w:color="auto"/>
              <w:bottom w:val="single" w:sz="4" w:space="0" w:color="auto"/>
              <w:right w:val="single" w:sz="4" w:space="0" w:color="auto"/>
            </w:tcBorders>
            <w:shd w:val="clear" w:color="000000" w:fill="DDEBF7"/>
            <w:noWrap/>
            <w:vAlign w:val="bottom"/>
            <w:hideMark/>
          </w:tcPr>
          <w:p w:rsidR="00C56E09" w:rsidRPr="00C56E09" w:rsidRDefault="00C56E09" w:rsidP="00C56E09">
            <w:pPr>
              <w:suppressAutoHyphens w:val="0"/>
              <w:overflowPunct/>
              <w:autoSpaceDE/>
              <w:jc w:val="center"/>
              <w:textAlignment w:val="auto"/>
              <w:rPr>
                <w:rFonts w:ascii="Calibri" w:hAnsi="Calibri"/>
                <w:color w:val="000000"/>
                <w:sz w:val="22"/>
                <w:szCs w:val="22"/>
                <w:lang w:eastAsia="en-US"/>
              </w:rPr>
            </w:pPr>
            <w:r w:rsidRPr="00C56E09">
              <w:rPr>
                <w:rFonts w:ascii="Calibri" w:hAnsi="Calibri"/>
                <w:b/>
                <w:bCs/>
                <w:color w:val="000000"/>
                <w:sz w:val="22"/>
                <w:szCs w:val="22"/>
                <w:lang w:eastAsia="en-US"/>
              </w:rPr>
              <w:t>id</w:t>
            </w:r>
            <w:r w:rsidRPr="00C56E09">
              <w:rPr>
                <w:rFonts w:ascii="Calibri" w:hAnsi="Calibri"/>
                <w:color w:val="000000"/>
                <w:sz w:val="22"/>
                <w:szCs w:val="22"/>
                <w:lang w:eastAsia="en-US"/>
              </w:rPr>
              <w:t xml:space="preserve"> BIGINT(20) PRIMARY KEY</w:t>
            </w:r>
          </w:p>
        </w:tc>
        <w:tc>
          <w:tcPr>
            <w:tcW w:w="2839" w:type="dxa"/>
            <w:tcBorders>
              <w:top w:val="single" w:sz="8" w:space="0" w:color="auto"/>
              <w:left w:val="nil"/>
              <w:bottom w:val="single" w:sz="4" w:space="0" w:color="auto"/>
              <w:right w:val="single" w:sz="8" w:space="0" w:color="000000"/>
            </w:tcBorders>
            <w:shd w:val="clear" w:color="000000" w:fill="DDEBF7"/>
            <w:noWrap/>
            <w:vAlign w:val="bottom"/>
            <w:hideMark/>
          </w:tcPr>
          <w:p w:rsidR="00C56E09" w:rsidRPr="00C56E09" w:rsidRDefault="00C56E09" w:rsidP="00C56E09">
            <w:pPr>
              <w:suppressAutoHyphens w:val="0"/>
              <w:overflowPunct/>
              <w:autoSpaceDE/>
              <w:jc w:val="center"/>
              <w:textAlignment w:val="auto"/>
              <w:rPr>
                <w:rFonts w:ascii="Calibri" w:hAnsi="Calibri"/>
                <w:color w:val="000000"/>
                <w:sz w:val="22"/>
                <w:szCs w:val="22"/>
                <w:lang w:eastAsia="en-US"/>
              </w:rPr>
            </w:pPr>
            <w:r w:rsidRPr="00C56E09">
              <w:rPr>
                <w:rFonts w:ascii="Calibri" w:hAnsi="Calibri"/>
                <w:color w:val="000000"/>
                <w:sz w:val="22"/>
                <w:szCs w:val="22"/>
                <w:lang w:eastAsia="en-US"/>
              </w:rPr>
              <w:t>уникален идентификатор</w:t>
            </w:r>
          </w:p>
        </w:tc>
      </w:tr>
      <w:tr w:rsidR="00C56E09" w:rsidRPr="00C56E09" w:rsidTr="00C56E09">
        <w:trPr>
          <w:trHeight w:val="300"/>
          <w:jc w:val="center"/>
        </w:trPr>
        <w:tc>
          <w:tcPr>
            <w:tcW w:w="2921" w:type="dxa"/>
            <w:tcBorders>
              <w:top w:val="single" w:sz="4" w:space="0" w:color="auto"/>
              <w:left w:val="single" w:sz="8" w:space="0" w:color="auto"/>
              <w:bottom w:val="single" w:sz="8" w:space="0" w:color="auto"/>
              <w:right w:val="single" w:sz="4" w:space="0" w:color="auto"/>
            </w:tcBorders>
            <w:shd w:val="clear" w:color="000000" w:fill="DDEBF7"/>
            <w:noWrap/>
            <w:vAlign w:val="bottom"/>
            <w:hideMark/>
          </w:tcPr>
          <w:p w:rsidR="00C56E09" w:rsidRPr="00C56E09" w:rsidRDefault="00C56E09" w:rsidP="00C56E09">
            <w:pPr>
              <w:suppressAutoHyphens w:val="0"/>
              <w:overflowPunct/>
              <w:autoSpaceDE/>
              <w:jc w:val="center"/>
              <w:textAlignment w:val="auto"/>
              <w:rPr>
                <w:rFonts w:ascii="Calibri" w:hAnsi="Calibri"/>
                <w:color w:val="000000"/>
                <w:sz w:val="22"/>
                <w:szCs w:val="22"/>
                <w:lang w:eastAsia="en-US"/>
              </w:rPr>
            </w:pPr>
            <w:r w:rsidRPr="00C56E09">
              <w:rPr>
                <w:rFonts w:ascii="Calibri" w:hAnsi="Calibri"/>
                <w:b/>
                <w:bCs/>
                <w:color w:val="000000"/>
                <w:sz w:val="22"/>
                <w:szCs w:val="22"/>
                <w:lang w:eastAsia="en-US"/>
              </w:rPr>
              <w:t>content</w:t>
            </w:r>
            <w:r w:rsidRPr="00C56E09">
              <w:rPr>
                <w:rFonts w:ascii="Calibri" w:hAnsi="Calibri"/>
                <w:color w:val="000000"/>
                <w:sz w:val="22"/>
                <w:szCs w:val="22"/>
                <w:lang w:eastAsia="en-US"/>
              </w:rPr>
              <w:t xml:space="preserve"> VARCHAR(255)</w:t>
            </w:r>
          </w:p>
        </w:tc>
        <w:tc>
          <w:tcPr>
            <w:tcW w:w="2839" w:type="dxa"/>
            <w:tcBorders>
              <w:top w:val="single" w:sz="4" w:space="0" w:color="auto"/>
              <w:left w:val="nil"/>
              <w:bottom w:val="single" w:sz="8" w:space="0" w:color="auto"/>
              <w:right w:val="single" w:sz="8" w:space="0" w:color="000000"/>
            </w:tcBorders>
            <w:shd w:val="clear" w:color="000000" w:fill="DDEBF7"/>
            <w:noWrap/>
            <w:vAlign w:val="bottom"/>
            <w:hideMark/>
          </w:tcPr>
          <w:p w:rsidR="00C56E09" w:rsidRPr="00C56E09" w:rsidRDefault="005C3096" w:rsidP="00C56E09">
            <w:pPr>
              <w:suppressAutoHyphens w:val="0"/>
              <w:overflowPunct/>
              <w:autoSpaceDE/>
              <w:jc w:val="center"/>
              <w:textAlignment w:val="auto"/>
              <w:rPr>
                <w:rFonts w:ascii="Calibri" w:hAnsi="Calibri"/>
                <w:color w:val="000000"/>
                <w:sz w:val="22"/>
                <w:szCs w:val="22"/>
                <w:lang w:eastAsia="en-US"/>
              </w:rPr>
            </w:pPr>
            <w:r w:rsidRPr="00C56E09">
              <w:rPr>
                <w:rFonts w:ascii="Calibri" w:hAnsi="Calibri"/>
                <w:color w:val="000000"/>
                <w:sz w:val="22"/>
                <w:szCs w:val="22"/>
                <w:lang w:eastAsia="en-US"/>
              </w:rPr>
              <w:t>С</w:t>
            </w:r>
            <w:r w:rsidR="00C56E09" w:rsidRPr="00C56E09">
              <w:rPr>
                <w:rFonts w:ascii="Calibri" w:hAnsi="Calibri"/>
                <w:color w:val="000000"/>
                <w:sz w:val="22"/>
                <w:szCs w:val="22"/>
                <w:lang w:eastAsia="en-US"/>
              </w:rPr>
              <w:t>ъдържание</w:t>
            </w:r>
          </w:p>
        </w:tc>
      </w:tr>
    </w:tbl>
    <w:p w:rsidR="002F6DB9" w:rsidRPr="002F6DB9" w:rsidRDefault="002F6DB9" w:rsidP="002F6DB9">
      <w:pPr>
        <w:pStyle w:val="Heading2"/>
        <w:ind w:left="1224"/>
        <w:rPr>
          <w:b/>
          <w:i w:val="0"/>
          <w:lang w:val="en-US"/>
        </w:rPr>
      </w:pPr>
    </w:p>
    <w:p w:rsidR="009F3A86" w:rsidRDefault="002F6DB9" w:rsidP="002F6DB9">
      <w:pPr>
        <w:pStyle w:val="Heading2"/>
        <w:numPr>
          <w:ilvl w:val="2"/>
          <w:numId w:val="12"/>
        </w:numPr>
        <w:rPr>
          <w:b/>
          <w:i w:val="0"/>
        </w:rPr>
      </w:pPr>
      <w:bookmarkStart w:id="238" w:name="_Toc3452620"/>
      <w:r w:rsidRPr="002F6DB9">
        <w:rPr>
          <w:b/>
          <w:i w:val="0"/>
        </w:rPr>
        <w:t>Таблица Candidacy</w:t>
      </w:r>
      <w:bookmarkEnd w:id="238"/>
    </w:p>
    <w:p w:rsidR="002F6DB9" w:rsidRDefault="002F6DB9" w:rsidP="002F6DB9">
      <w:pPr>
        <w:ind w:left="1224"/>
        <w:rPr>
          <w:rFonts w:ascii="Times New Roman" w:hAnsi="Times New Roman"/>
          <w:sz w:val="28"/>
          <w:szCs w:val="28"/>
          <w:lang w:val="bg-BG"/>
        </w:rPr>
      </w:pPr>
      <w:r w:rsidRPr="002F6DB9">
        <w:rPr>
          <w:rFonts w:ascii="Times New Roman" w:hAnsi="Times New Roman"/>
          <w:sz w:val="28"/>
          <w:szCs w:val="28"/>
          <w:lang w:val="bg-BG"/>
        </w:rPr>
        <w:t>Таблицата, която репрезентира потребителската кандидатура за работа в базата данни.</w:t>
      </w:r>
    </w:p>
    <w:p w:rsidR="002F6DB9" w:rsidRDefault="002F6DB9" w:rsidP="002F6DB9">
      <w:pPr>
        <w:ind w:left="1224"/>
        <w:rPr>
          <w:rFonts w:ascii="Times New Roman" w:hAnsi="Times New Roman"/>
          <w:sz w:val="28"/>
          <w:szCs w:val="28"/>
          <w:lang w:val="bg-BG"/>
        </w:rPr>
      </w:pPr>
    </w:p>
    <w:tbl>
      <w:tblPr>
        <w:tblW w:w="5760" w:type="dxa"/>
        <w:jc w:val="center"/>
        <w:tblLook w:val="04A0" w:firstRow="1" w:lastRow="0" w:firstColumn="1" w:lastColumn="0" w:noHBand="0" w:noVBand="1"/>
      </w:tblPr>
      <w:tblGrid>
        <w:gridCol w:w="2921"/>
        <w:gridCol w:w="2839"/>
      </w:tblGrid>
      <w:tr w:rsidR="002F6DB9" w:rsidRPr="00C56E09" w:rsidTr="00DE1781">
        <w:trPr>
          <w:trHeight w:val="312"/>
          <w:jc w:val="center"/>
        </w:trPr>
        <w:tc>
          <w:tcPr>
            <w:tcW w:w="5760" w:type="dxa"/>
            <w:gridSpan w:val="2"/>
            <w:tcBorders>
              <w:top w:val="single" w:sz="8" w:space="0" w:color="auto"/>
              <w:left w:val="single" w:sz="8" w:space="0" w:color="auto"/>
              <w:bottom w:val="nil"/>
              <w:right w:val="single" w:sz="8" w:space="0" w:color="000000"/>
            </w:tcBorders>
            <w:shd w:val="clear" w:color="000000" w:fill="C6EFCE"/>
            <w:noWrap/>
            <w:vAlign w:val="bottom"/>
            <w:hideMark/>
          </w:tcPr>
          <w:p w:rsidR="002F6DB9" w:rsidRPr="00C56E09" w:rsidRDefault="005C3096" w:rsidP="00DE1781">
            <w:pPr>
              <w:suppressAutoHyphens w:val="0"/>
              <w:overflowPunct/>
              <w:autoSpaceDE/>
              <w:jc w:val="center"/>
              <w:textAlignment w:val="auto"/>
              <w:rPr>
                <w:rFonts w:ascii="Calibri" w:hAnsi="Calibri"/>
                <w:color w:val="006100"/>
                <w:szCs w:val="24"/>
                <w:lang w:eastAsia="en-US"/>
              </w:rPr>
            </w:pPr>
            <w:r>
              <w:rPr>
                <w:rFonts w:ascii="Calibri" w:hAnsi="Calibri"/>
                <w:color w:val="006100"/>
                <w:szCs w:val="24"/>
                <w:lang w:eastAsia="en-US"/>
              </w:rPr>
              <w:t>Candidacy</w:t>
            </w:r>
          </w:p>
        </w:tc>
      </w:tr>
      <w:tr w:rsidR="002F6DB9" w:rsidRPr="00C56E09" w:rsidTr="00DE1781">
        <w:trPr>
          <w:trHeight w:val="432"/>
          <w:jc w:val="center"/>
        </w:trPr>
        <w:tc>
          <w:tcPr>
            <w:tcW w:w="2921" w:type="dxa"/>
            <w:tcBorders>
              <w:top w:val="single" w:sz="8" w:space="0" w:color="auto"/>
              <w:left w:val="single" w:sz="8" w:space="0" w:color="auto"/>
              <w:bottom w:val="single" w:sz="8" w:space="0" w:color="auto"/>
              <w:right w:val="single" w:sz="4" w:space="0" w:color="auto"/>
            </w:tcBorders>
            <w:shd w:val="clear" w:color="000000" w:fill="9BC2E6"/>
            <w:noWrap/>
            <w:vAlign w:val="center"/>
            <w:hideMark/>
          </w:tcPr>
          <w:p w:rsidR="002F6DB9" w:rsidRPr="00C56E09" w:rsidRDefault="002F6DB9" w:rsidP="00DE1781">
            <w:pPr>
              <w:suppressAutoHyphens w:val="0"/>
              <w:overflowPunct/>
              <w:autoSpaceDE/>
              <w:jc w:val="center"/>
              <w:textAlignment w:val="auto"/>
              <w:rPr>
                <w:rFonts w:ascii="Calibri" w:hAnsi="Calibri"/>
                <w:color w:val="FFFFFF"/>
                <w:sz w:val="22"/>
                <w:szCs w:val="22"/>
                <w:lang w:eastAsia="en-US"/>
              </w:rPr>
            </w:pPr>
            <w:r w:rsidRPr="00C56E09">
              <w:rPr>
                <w:rFonts w:ascii="Calibri" w:hAnsi="Calibri"/>
                <w:color w:val="FFFFFF"/>
                <w:sz w:val="22"/>
                <w:szCs w:val="22"/>
                <w:lang w:eastAsia="en-US"/>
              </w:rPr>
              <w:t>Поле</w:t>
            </w:r>
          </w:p>
        </w:tc>
        <w:tc>
          <w:tcPr>
            <w:tcW w:w="2839" w:type="dxa"/>
            <w:tcBorders>
              <w:top w:val="single" w:sz="8" w:space="0" w:color="auto"/>
              <w:left w:val="nil"/>
              <w:bottom w:val="single" w:sz="8" w:space="0" w:color="auto"/>
              <w:right w:val="single" w:sz="8" w:space="0" w:color="000000"/>
            </w:tcBorders>
            <w:shd w:val="clear" w:color="000000" w:fill="9BC2E6"/>
            <w:noWrap/>
            <w:vAlign w:val="center"/>
            <w:hideMark/>
          </w:tcPr>
          <w:p w:rsidR="002F6DB9" w:rsidRPr="00C56E09" w:rsidRDefault="002F6DB9" w:rsidP="00DE1781">
            <w:pPr>
              <w:suppressAutoHyphens w:val="0"/>
              <w:overflowPunct/>
              <w:autoSpaceDE/>
              <w:jc w:val="center"/>
              <w:textAlignment w:val="auto"/>
              <w:rPr>
                <w:rFonts w:ascii="Calibri" w:hAnsi="Calibri"/>
                <w:color w:val="FFFFFF"/>
                <w:sz w:val="22"/>
                <w:szCs w:val="22"/>
                <w:lang w:eastAsia="en-US"/>
              </w:rPr>
            </w:pPr>
            <w:r w:rsidRPr="00C56E09">
              <w:rPr>
                <w:rFonts w:ascii="Calibri" w:hAnsi="Calibri"/>
                <w:color w:val="FFFFFF"/>
                <w:sz w:val="22"/>
                <w:szCs w:val="22"/>
                <w:lang w:eastAsia="en-US"/>
              </w:rPr>
              <w:t>Описание</w:t>
            </w:r>
          </w:p>
        </w:tc>
      </w:tr>
      <w:tr w:rsidR="002F6DB9" w:rsidRPr="00C56E09" w:rsidTr="00DE1781">
        <w:trPr>
          <w:trHeight w:val="288"/>
          <w:jc w:val="center"/>
        </w:trPr>
        <w:tc>
          <w:tcPr>
            <w:tcW w:w="2921" w:type="dxa"/>
            <w:tcBorders>
              <w:top w:val="single" w:sz="8" w:space="0" w:color="auto"/>
              <w:left w:val="single" w:sz="8" w:space="0" w:color="auto"/>
              <w:bottom w:val="single" w:sz="4" w:space="0" w:color="auto"/>
              <w:right w:val="single" w:sz="4" w:space="0" w:color="auto"/>
            </w:tcBorders>
            <w:shd w:val="clear" w:color="000000" w:fill="DDEBF7"/>
            <w:noWrap/>
            <w:vAlign w:val="bottom"/>
            <w:hideMark/>
          </w:tcPr>
          <w:p w:rsidR="002F6DB9" w:rsidRPr="00C56E09" w:rsidRDefault="002F6DB9" w:rsidP="00DE1781">
            <w:pPr>
              <w:suppressAutoHyphens w:val="0"/>
              <w:overflowPunct/>
              <w:autoSpaceDE/>
              <w:jc w:val="center"/>
              <w:textAlignment w:val="auto"/>
              <w:rPr>
                <w:rFonts w:ascii="Calibri" w:hAnsi="Calibri"/>
                <w:color w:val="000000"/>
                <w:sz w:val="22"/>
                <w:szCs w:val="22"/>
                <w:lang w:eastAsia="en-US"/>
              </w:rPr>
            </w:pPr>
            <w:r w:rsidRPr="00C56E09">
              <w:rPr>
                <w:rFonts w:ascii="Calibri" w:hAnsi="Calibri"/>
                <w:b/>
                <w:bCs/>
                <w:color w:val="000000"/>
                <w:sz w:val="22"/>
                <w:szCs w:val="22"/>
                <w:lang w:eastAsia="en-US"/>
              </w:rPr>
              <w:t>id</w:t>
            </w:r>
            <w:r w:rsidRPr="00C56E09">
              <w:rPr>
                <w:rFonts w:ascii="Calibri" w:hAnsi="Calibri"/>
                <w:color w:val="000000"/>
                <w:sz w:val="22"/>
                <w:szCs w:val="22"/>
                <w:lang w:eastAsia="en-US"/>
              </w:rPr>
              <w:t xml:space="preserve"> BIGINT(20) PRIMARY KEY</w:t>
            </w:r>
          </w:p>
        </w:tc>
        <w:tc>
          <w:tcPr>
            <w:tcW w:w="2839" w:type="dxa"/>
            <w:tcBorders>
              <w:top w:val="single" w:sz="8" w:space="0" w:color="auto"/>
              <w:left w:val="nil"/>
              <w:bottom w:val="single" w:sz="4" w:space="0" w:color="auto"/>
              <w:right w:val="single" w:sz="8" w:space="0" w:color="000000"/>
            </w:tcBorders>
            <w:shd w:val="clear" w:color="000000" w:fill="DDEBF7"/>
            <w:noWrap/>
            <w:vAlign w:val="bottom"/>
            <w:hideMark/>
          </w:tcPr>
          <w:p w:rsidR="002F6DB9" w:rsidRPr="00C56E09" w:rsidRDefault="002F6DB9" w:rsidP="00DE1781">
            <w:pPr>
              <w:suppressAutoHyphens w:val="0"/>
              <w:overflowPunct/>
              <w:autoSpaceDE/>
              <w:jc w:val="center"/>
              <w:textAlignment w:val="auto"/>
              <w:rPr>
                <w:rFonts w:ascii="Calibri" w:hAnsi="Calibri"/>
                <w:color w:val="000000"/>
                <w:sz w:val="22"/>
                <w:szCs w:val="22"/>
                <w:lang w:eastAsia="en-US"/>
              </w:rPr>
            </w:pPr>
            <w:r w:rsidRPr="00C56E09">
              <w:rPr>
                <w:rFonts w:ascii="Calibri" w:hAnsi="Calibri"/>
                <w:color w:val="000000"/>
                <w:sz w:val="22"/>
                <w:szCs w:val="22"/>
                <w:lang w:eastAsia="en-US"/>
              </w:rPr>
              <w:t>уникален идентификатор</w:t>
            </w:r>
          </w:p>
        </w:tc>
      </w:tr>
      <w:tr w:rsidR="002F6DB9" w:rsidRPr="00C56E09" w:rsidTr="005C3096">
        <w:trPr>
          <w:trHeight w:val="300"/>
          <w:jc w:val="center"/>
        </w:trPr>
        <w:tc>
          <w:tcPr>
            <w:tcW w:w="2921" w:type="dxa"/>
            <w:tcBorders>
              <w:top w:val="single" w:sz="4" w:space="0" w:color="auto"/>
              <w:left w:val="single" w:sz="8" w:space="0" w:color="auto"/>
              <w:bottom w:val="single" w:sz="4" w:space="0" w:color="auto"/>
              <w:right w:val="single" w:sz="4" w:space="0" w:color="auto"/>
            </w:tcBorders>
            <w:shd w:val="clear" w:color="000000" w:fill="DDEBF7"/>
            <w:noWrap/>
            <w:vAlign w:val="bottom"/>
            <w:hideMark/>
          </w:tcPr>
          <w:p w:rsidR="002F6DB9" w:rsidRPr="00C56E09" w:rsidRDefault="005C3096" w:rsidP="00DE1781">
            <w:pPr>
              <w:suppressAutoHyphens w:val="0"/>
              <w:overflowPunct/>
              <w:autoSpaceDE/>
              <w:jc w:val="center"/>
              <w:textAlignment w:val="auto"/>
              <w:rPr>
                <w:rFonts w:ascii="Calibri" w:hAnsi="Calibri"/>
                <w:color w:val="000000"/>
                <w:sz w:val="22"/>
                <w:szCs w:val="22"/>
                <w:lang w:eastAsia="en-US"/>
              </w:rPr>
            </w:pPr>
            <w:r>
              <w:rPr>
                <w:rFonts w:ascii="Calibri" w:hAnsi="Calibri"/>
                <w:b/>
                <w:bCs/>
                <w:color w:val="000000"/>
                <w:sz w:val="22"/>
                <w:szCs w:val="22"/>
                <w:lang w:eastAsia="en-US"/>
              </w:rPr>
              <w:t>description</w:t>
            </w:r>
            <w:r w:rsidR="002F6DB9" w:rsidRPr="00C56E09">
              <w:rPr>
                <w:rFonts w:ascii="Calibri" w:hAnsi="Calibri"/>
                <w:color w:val="000000"/>
                <w:sz w:val="22"/>
                <w:szCs w:val="22"/>
                <w:lang w:eastAsia="en-US"/>
              </w:rPr>
              <w:t xml:space="preserve"> VARCHAR(255)</w:t>
            </w:r>
          </w:p>
        </w:tc>
        <w:tc>
          <w:tcPr>
            <w:tcW w:w="2839" w:type="dxa"/>
            <w:tcBorders>
              <w:top w:val="single" w:sz="4" w:space="0" w:color="auto"/>
              <w:left w:val="nil"/>
              <w:bottom w:val="single" w:sz="4" w:space="0" w:color="auto"/>
              <w:right w:val="single" w:sz="8" w:space="0" w:color="000000"/>
            </w:tcBorders>
            <w:shd w:val="clear" w:color="000000" w:fill="DDEBF7"/>
            <w:noWrap/>
            <w:vAlign w:val="bottom"/>
            <w:hideMark/>
          </w:tcPr>
          <w:p w:rsidR="002F6DB9" w:rsidRPr="00C56E09" w:rsidRDefault="002F6DB9" w:rsidP="00DE1781">
            <w:pPr>
              <w:suppressAutoHyphens w:val="0"/>
              <w:overflowPunct/>
              <w:autoSpaceDE/>
              <w:jc w:val="center"/>
              <w:textAlignment w:val="auto"/>
              <w:rPr>
                <w:rFonts w:ascii="Calibri" w:hAnsi="Calibri"/>
                <w:color w:val="000000"/>
                <w:sz w:val="22"/>
                <w:szCs w:val="22"/>
                <w:lang w:eastAsia="en-US"/>
              </w:rPr>
            </w:pPr>
            <w:r w:rsidRPr="00C56E09">
              <w:rPr>
                <w:rFonts w:ascii="Calibri" w:hAnsi="Calibri"/>
                <w:color w:val="000000"/>
                <w:sz w:val="22"/>
                <w:szCs w:val="22"/>
                <w:lang w:eastAsia="en-US"/>
              </w:rPr>
              <w:t>съдържание</w:t>
            </w:r>
          </w:p>
        </w:tc>
      </w:tr>
      <w:tr w:rsidR="005C3096" w:rsidRPr="00C56E09" w:rsidTr="005C3096">
        <w:trPr>
          <w:trHeight w:val="300"/>
          <w:jc w:val="center"/>
        </w:trPr>
        <w:tc>
          <w:tcPr>
            <w:tcW w:w="2921" w:type="dxa"/>
            <w:tcBorders>
              <w:top w:val="single" w:sz="4" w:space="0" w:color="auto"/>
              <w:left w:val="single" w:sz="8" w:space="0" w:color="auto"/>
              <w:bottom w:val="single" w:sz="4" w:space="0" w:color="auto"/>
              <w:right w:val="single" w:sz="4" w:space="0" w:color="auto"/>
            </w:tcBorders>
            <w:shd w:val="clear" w:color="000000" w:fill="DDEBF7"/>
            <w:noWrap/>
            <w:vAlign w:val="bottom"/>
          </w:tcPr>
          <w:p w:rsidR="005C3096" w:rsidRPr="00C56E09" w:rsidRDefault="005C3096" w:rsidP="00DE1781">
            <w:pPr>
              <w:suppressAutoHyphens w:val="0"/>
              <w:overflowPunct/>
              <w:autoSpaceDE/>
              <w:jc w:val="center"/>
              <w:textAlignment w:val="auto"/>
              <w:rPr>
                <w:rFonts w:ascii="Calibri" w:hAnsi="Calibri"/>
                <w:b/>
                <w:bCs/>
                <w:color w:val="000000"/>
                <w:sz w:val="22"/>
                <w:szCs w:val="22"/>
                <w:lang w:eastAsia="en-US"/>
              </w:rPr>
            </w:pPr>
            <w:r>
              <w:rPr>
                <w:rFonts w:ascii="Calibri" w:hAnsi="Calibri"/>
                <w:b/>
                <w:bCs/>
                <w:color w:val="000000"/>
                <w:sz w:val="22"/>
                <w:szCs w:val="22"/>
                <w:lang w:eastAsia="en-US"/>
              </w:rPr>
              <w:t xml:space="preserve">creation_date </w:t>
            </w:r>
            <w:r w:rsidRPr="005C3096">
              <w:rPr>
                <w:rFonts w:ascii="Calibri" w:hAnsi="Calibri"/>
                <w:bCs/>
                <w:color w:val="000000"/>
                <w:sz w:val="22"/>
                <w:szCs w:val="22"/>
                <w:lang w:eastAsia="en-US"/>
              </w:rPr>
              <w:t>Date</w:t>
            </w:r>
          </w:p>
        </w:tc>
        <w:tc>
          <w:tcPr>
            <w:tcW w:w="2839" w:type="dxa"/>
            <w:tcBorders>
              <w:top w:val="single" w:sz="4" w:space="0" w:color="auto"/>
              <w:left w:val="nil"/>
              <w:bottom w:val="single" w:sz="4" w:space="0" w:color="auto"/>
              <w:right w:val="single" w:sz="8" w:space="0" w:color="000000"/>
            </w:tcBorders>
            <w:shd w:val="clear" w:color="000000" w:fill="DDEBF7"/>
            <w:noWrap/>
            <w:vAlign w:val="bottom"/>
          </w:tcPr>
          <w:p w:rsidR="005C3096" w:rsidRPr="005C3096" w:rsidRDefault="005C3096" w:rsidP="00DE1781">
            <w:pPr>
              <w:suppressAutoHyphens w:val="0"/>
              <w:overflowPunct/>
              <w:autoSpaceDE/>
              <w:jc w:val="center"/>
              <w:textAlignment w:val="auto"/>
              <w:rPr>
                <w:rFonts w:ascii="Calibri" w:hAnsi="Calibri"/>
                <w:color w:val="000000"/>
                <w:sz w:val="22"/>
                <w:szCs w:val="22"/>
                <w:lang w:val="bg-BG" w:eastAsia="en-US"/>
              </w:rPr>
            </w:pPr>
            <w:r>
              <w:rPr>
                <w:rFonts w:ascii="Calibri" w:hAnsi="Calibri"/>
                <w:color w:val="000000"/>
                <w:sz w:val="22"/>
                <w:szCs w:val="22"/>
                <w:lang w:val="bg-BG" w:eastAsia="en-US"/>
              </w:rPr>
              <w:t>дата на създаване</w:t>
            </w:r>
          </w:p>
        </w:tc>
      </w:tr>
      <w:tr w:rsidR="005C3096" w:rsidRPr="00C56E09" w:rsidTr="005C3096">
        <w:trPr>
          <w:trHeight w:val="300"/>
          <w:jc w:val="center"/>
        </w:trPr>
        <w:tc>
          <w:tcPr>
            <w:tcW w:w="2921" w:type="dxa"/>
            <w:tcBorders>
              <w:top w:val="single" w:sz="4" w:space="0" w:color="auto"/>
              <w:left w:val="single" w:sz="8" w:space="0" w:color="auto"/>
              <w:bottom w:val="single" w:sz="4" w:space="0" w:color="auto"/>
              <w:right w:val="single" w:sz="4" w:space="0" w:color="auto"/>
            </w:tcBorders>
            <w:shd w:val="clear" w:color="000000" w:fill="DDEBF7"/>
            <w:noWrap/>
            <w:vAlign w:val="bottom"/>
          </w:tcPr>
          <w:p w:rsidR="005C3096" w:rsidRPr="005C3096" w:rsidRDefault="005C3096" w:rsidP="005C3096">
            <w:pPr>
              <w:suppressAutoHyphens w:val="0"/>
              <w:overflowPunct/>
              <w:autoSpaceDE/>
              <w:jc w:val="center"/>
              <w:textAlignment w:val="auto"/>
              <w:rPr>
                <w:rFonts w:ascii="Calibri" w:hAnsi="Calibri"/>
                <w:b/>
                <w:bCs/>
                <w:color w:val="000000"/>
                <w:sz w:val="22"/>
                <w:szCs w:val="22"/>
                <w:lang w:eastAsia="en-US"/>
              </w:rPr>
            </w:pPr>
            <w:r>
              <w:rPr>
                <w:rFonts w:ascii="Calibri" w:hAnsi="Calibri"/>
                <w:b/>
                <w:bCs/>
                <w:color w:val="000000"/>
                <w:sz w:val="22"/>
                <w:szCs w:val="22"/>
                <w:lang w:eastAsia="en-US"/>
              </w:rPr>
              <w:t xml:space="preserve">state </w:t>
            </w:r>
            <w:r>
              <w:rPr>
                <w:rFonts w:ascii="Calibri" w:hAnsi="Calibri"/>
                <w:bCs/>
                <w:color w:val="000000"/>
                <w:sz w:val="22"/>
                <w:szCs w:val="22"/>
                <w:lang w:eastAsia="en-US"/>
              </w:rPr>
              <w:t>T</w:t>
            </w:r>
            <w:r w:rsidRPr="005C3096">
              <w:rPr>
                <w:rFonts w:ascii="Calibri" w:hAnsi="Calibri"/>
                <w:bCs/>
                <w:color w:val="000000"/>
                <w:sz w:val="22"/>
                <w:szCs w:val="22"/>
                <w:lang w:eastAsia="en-US"/>
              </w:rPr>
              <w:t>ext</w:t>
            </w:r>
          </w:p>
        </w:tc>
        <w:tc>
          <w:tcPr>
            <w:tcW w:w="2839" w:type="dxa"/>
            <w:tcBorders>
              <w:top w:val="single" w:sz="4" w:space="0" w:color="auto"/>
              <w:left w:val="nil"/>
              <w:bottom w:val="single" w:sz="4" w:space="0" w:color="auto"/>
              <w:right w:val="single" w:sz="8" w:space="0" w:color="000000"/>
            </w:tcBorders>
            <w:shd w:val="clear" w:color="000000" w:fill="DDEBF7"/>
            <w:noWrap/>
            <w:vAlign w:val="bottom"/>
          </w:tcPr>
          <w:p w:rsidR="005C3096" w:rsidRPr="005C3096" w:rsidRDefault="005C3096" w:rsidP="005C3096">
            <w:pPr>
              <w:suppressAutoHyphens w:val="0"/>
              <w:overflowPunct/>
              <w:autoSpaceDE/>
              <w:jc w:val="center"/>
              <w:textAlignment w:val="auto"/>
              <w:rPr>
                <w:rFonts w:ascii="Calibri" w:hAnsi="Calibri"/>
                <w:color w:val="000000"/>
                <w:sz w:val="22"/>
                <w:szCs w:val="22"/>
                <w:lang w:val="bg-BG" w:eastAsia="en-US"/>
              </w:rPr>
            </w:pPr>
            <w:r>
              <w:rPr>
                <w:rFonts w:ascii="Calibri" w:hAnsi="Calibri"/>
                <w:color w:val="000000"/>
                <w:sz w:val="22"/>
                <w:szCs w:val="22"/>
                <w:lang w:val="bg-BG" w:eastAsia="en-US"/>
              </w:rPr>
              <w:t>състояние</w:t>
            </w:r>
          </w:p>
        </w:tc>
      </w:tr>
      <w:tr w:rsidR="005C3096" w:rsidRPr="00C56E09" w:rsidTr="005C3096">
        <w:trPr>
          <w:trHeight w:val="300"/>
          <w:jc w:val="center"/>
        </w:trPr>
        <w:tc>
          <w:tcPr>
            <w:tcW w:w="2921" w:type="dxa"/>
            <w:tcBorders>
              <w:top w:val="single" w:sz="4" w:space="0" w:color="auto"/>
              <w:left w:val="single" w:sz="8" w:space="0" w:color="auto"/>
              <w:bottom w:val="single" w:sz="4" w:space="0" w:color="auto"/>
              <w:right w:val="single" w:sz="4" w:space="0" w:color="auto"/>
            </w:tcBorders>
            <w:shd w:val="clear" w:color="000000" w:fill="DDEBF7"/>
            <w:noWrap/>
            <w:vAlign w:val="bottom"/>
          </w:tcPr>
          <w:p w:rsidR="005C3096" w:rsidRDefault="005C3096" w:rsidP="005C3096">
            <w:pPr>
              <w:suppressAutoHyphens w:val="0"/>
              <w:overflowPunct/>
              <w:autoSpaceDE/>
              <w:jc w:val="center"/>
              <w:textAlignment w:val="auto"/>
              <w:rPr>
                <w:rFonts w:ascii="Calibri" w:hAnsi="Calibri"/>
                <w:b/>
                <w:bCs/>
                <w:color w:val="000000"/>
                <w:sz w:val="22"/>
                <w:szCs w:val="22"/>
                <w:lang w:eastAsia="en-US"/>
              </w:rPr>
            </w:pPr>
            <w:r>
              <w:rPr>
                <w:rFonts w:ascii="Calibri" w:hAnsi="Calibri"/>
                <w:b/>
                <w:bCs/>
                <w:color w:val="000000"/>
                <w:sz w:val="22"/>
                <w:szCs w:val="22"/>
                <w:lang w:eastAsia="en-US"/>
              </w:rPr>
              <w:t xml:space="preserve">post_id </w:t>
            </w:r>
            <w:r w:rsidRPr="005C3096">
              <w:rPr>
                <w:rFonts w:ascii="Calibri" w:hAnsi="Calibri"/>
                <w:bCs/>
                <w:color w:val="000000"/>
                <w:sz w:val="22"/>
                <w:szCs w:val="22"/>
                <w:lang w:eastAsia="en-US"/>
              </w:rPr>
              <w:t>Int</w:t>
            </w:r>
            <w:r>
              <w:rPr>
                <w:rFonts w:ascii="Calibri" w:hAnsi="Calibri"/>
                <w:bCs/>
                <w:color w:val="000000"/>
                <w:sz w:val="22"/>
                <w:szCs w:val="22"/>
                <w:lang w:eastAsia="en-US"/>
              </w:rPr>
              <w:t>eger</w:t>
            </w:r>
          </w:p>
        </w:tc>
        <w:tc>
          <w:tcPr>
            <w:tcW w:w="2839" w:type="dxa"/>
            <w:tcBorders>
              <w:top w:val="single" w:sz="4" w:space="0" w:color="auto"/>
              <w:left w:val="nil"/>
              <w:bottom w:val="single" w:sz="4" w:space="0" w:color="auto"/>
              <w:right w:val="single" w:sz="8" w:space="0" w:color="000000"/>
            </w:tcBorders>
            <w:shd w:val="clear" w:color="000000" w:fill="DDEBF7"/>
            <w:noWrap/>
            <w:vAlign w:val="bottom"/>
          </w:tcPr>
          <w:p w:rsidR="005C3096" w:rsidRDefault="005C3096" w:rsidP="005C3096">
            <w:pPr>
              <w:suppressAutoHyphens w:val="0"/>
              <w:overflowPunct/>
              <w:autoSpaceDE/>
              <w:jc w:val="center"/>
              <w:textAlignment w:val="auto"/>
              <w:rPr>
                <w:rFonts w:ascii="Calibri" w:hAnsi="Calibri"/>
                <w:color w:val="000000"/>
                <w:sz w:val="22"/>
                <w:szCs w:val="22"/>
                <w:lang w:val="bg-BG" w:eastAsia="en-US"/>
              </w:rPr>
            </w:pPr>
            <w:r>
              <w:rPr>
                <w:rFonts w:ascii="Calibri" w:hAnsi="Calibri"/>
                <w:color w:val="000000"/>
                <w:sz w:val="22"/>
                <w:szCs w:val="22"/>
                <w:lang w:val="bg-BG" w:eastAsia="en-US"/>
              </w:rPr>
              <w:t>връзка с пост</w:t>
            </w:r>
          </w:p>
        </w:tc>
      </w:tr>
      <w:tr w:rsidR="005C3096" w:rsidRPr="00C56E09" w:rsidTr="00DE1781">
        <w:trPr>
          <w:trHeight w:val="300"/>
          <w:jc w:val="center"/>
        </w:trPr>
        <w:tc>
          <w:tcPr>
            <w:tcW w:w="2921" w:type="dxa"/>
            <w:tcBorders>
              <w:top w:val="single" w:sz="4" w:space="0" w:color="auto"/>
              <w:left w:val="single" w:sz="8" w:space="0" w:color="auto"/>
              <w:bottom w:val="single" w:sz="8" w:space="0" w:color="auto"/>
              <w:right w:val="single" w:sz="4" w:space="0" w:color="auto"/>
            </w:tcBorders>
            <w:shd w:val="clear" w:color="000000" w:fill="DDEBF7"/>
            <w:noWrap/>
            <w:vAlign w:val="bottom"/>
          </w:tcPr>
          <w:p w:rsidR="005C3096" w:rsidRDefault="005C3096" w:rsidP="005C3096">
            <w:pPr>
              <w:suppressAutoHyphens w:val="0"/>
              <w:overflowPunct/>
              <w:autoSpaceDE/>
              <w:jc w:val="center"/>
              <w:textAlignment w:val="auto"/>
              <w:rPr>
                <w:rFonts w:ascii="Calibri" w:hAnsi="Calibri"/>
                <w:b/>
                <w:bCs/>
                <w:color w:val="000000"/>
                <w:sz w:val="22"/>
                <w:szCs w:val="22"/>
                <w:lang w:eastAsia="en-US"/>
              </w:rPr>
            </w:pPr>
            <w:r>
              <w:rPr>
                <w:rFonts w:ascii="Calibri" w:hAnsi="Calibri"/>
                <w:b/>
                <w:bCs/>
                <w:color w:val="000000"/>
                <w:sz w:val="22"/>
                <w:szCs w:val="22"/>
                <w:lang w:eastAsia="en-US"/>
              </w:rPr>
              <w:t xml:space="preserve">user_id </w:t>
            </w:r>
            <w:r w:rsidRPr="005C3096">
              <w:rPr>
                <w:rFonts w:ascii="Calibri" w:hAnsi="Calibri"/>
                <w:bCs/>
                <w:color w:val="000000"/>
                <w:sz w:val="22"/>
                <w:szCs w:val="22"/>
                <w:lang w:eastAsia="en-US"/>
              </w:rPr>
              <w:t>Int</w:t>
            </w:r>
          </w:p>
        </w:tc>
        <w:tc>
          <w:tcPr>
            <w:tcW w:w="2839" w:type="dxa"/>
            <w:tcBorders>
              <w:top w:val="single" w:sz="4" w:space="0" w:color="auto"/>
              <w:left w:val="nil"/>
              <w:bottom w:val="single" w:sz="8" w:space="0" w:color="auto"/>
              <w:right w:val="single" w:sz="8" w:space="0" w:color="000000"/>
            </w:tcBorders>
            <w:shd w:val="clear" w:color="000000" w:fill="DDEBF7"/>
            <w:noWrap/>
            <w:vAlign w:val="bottom"/>
          </w:tcPr>
          <w:p w:rsidR="005C3096" w:rsidRPr="005C3096" w:rsidRDefault="005C3096" w:rsidP="005C3096">
            <w:pPr>
              <w:suppressAutoHyphens w:val="0"/>
              <w:overflowPunct/>
              <w:autoSpaceDE/>
              <w:jc w:val="center"/>
              <w:textAlignment w:val="auto"/>
              <w:rPr>
                <w:rFonts w:ascii="Calibri" w:hAnsi="Calibri"/>
                <w:color w:val="000000"/>
                <w:sz w:val="22"/>
                <w:szCs w:val="22"/>
                <w:lang w:val="bg-BG" w:eastAsia="en-US"/>
              </w:rPr>
            </w:pPr>
            <w:r>
              <w:rPr>
                <w:rFonts w:ascii="Calibri" w:hAnsi="Calibri"/>
                <w:color w:val="000000"/>
                <w:sz w:val="22"/>
                <w:szCs w:val="22"/>
                <w:lang w:val="bg-BG" w:eastAsia="en-US"/>
              </w:rPr>
              <w:t xml:space="preserve">връзка с потребител </w:t>
            </w:r>
          </w:p>
        </w:tc>
      </w:tr>
    </w:tbl>
    <w:p w:rsidR="002F6DB9" w:rsidRPr="002F6DB9" w:rsidRDefault="002F6DB9" w:rsidP="002F6DB9">
      <w:pPr>
        <w:ind w:left="1224"/>
        <w:rPr>
          <w:rFonts w:ascii="Times New Roman" w:hAnsi="Times New Roman"/>
          <w:sz w:val="28"/>
          <w:szCs w:val="28"/>
          <w:lang w:val="bg-BG"/>
        </w:rPr>
      </w:pPr>
    </w:p>
    <w:p w:rsidR="00693167" w:rsidRDefault="006A77C7" w:rsidP="00693167">
      <w:pPr>
        <w:suppressAutoHyphens w:val="0"/>
        <w:overflowPunct/>
        <w:autoSpaceDE/>
        <w:spacing w:after="160" w:line="259" w:lineRule="auto"/>
        <w:textAlignment w:val="auto"/>
        <w:rPr>
          <w:rFonts w:ascii="Tahoma" w:hAnsi="Tahoma" w:cs="Tahoma"/>
          <w:sz w:val="28"/>
          <w:lang w:val="bg-BG"/>
        </w:rPr>
      </w:pPr>
      <w:r>
        <w:rPr>
          <w:rFonts w:ascii="Tahoma" w:hAnsi="Tahoma" w:cs="Tahoma"/>
          <w:sz w:val="28"/>
          <w:lang w:val="bg-BG"/>
        </w:rPr>
        <w:br w:type="page"/>
      </w:r>
    </w:p>
    <w:p w:rsidR="00D60488" w:rsidRPr="001C7E9B" w:rsidRDefault="00D60488" w:rsidP="006A77C7">
      <w:pPr>
        <w:jc w:val="center"/>
        <w:rPr>
          <w:rFonts w:ascii="Times New Roman" w:hAnsi="Times New Roman"/>
          <w:sz w:val="36"/>
          <w:szCs w:val="36"/>
          <w:lang w:val="bg-BG"/>
        </w:rPr>
      </w:pPr>
    </w:p>
    <w:p w:rsidR="00D60488" w:rsidRDefault="00D60488" w:rsidP="006A77C7">
      <w:pPr>
        <w:jc w:val="center"/>
        <w:rPr>
          <w:rFonts w:ascii="Times New Roman" w:hAnsi="Times New Roman"/>
          <w:b/>
          <w:sz w:val="36"/>
          <w:szCs w:val="36"/>
          <w:lang w:val="bg-BG"/>
        </w:rPr>
      </w:pPr>
      <w:r w:rsidRPr="001C7E9B">
        <w:rPr>
          <w:rFonts w:ascii="Times New Roman" w:hAnsi="Times New Roman"/>
          <w:b/>
          <w:sz w:val="36"/>
          <w:szCs w:val="36"/>
          <w:lang w:val="bg-BG"/>
        </w:rPr>
        <w:t>Трета глава</w:t>
      </w:r>
    </w:p>
    <w:p w:rsidR="005C3096" w:rsidRPr="001C7E9B" w:rsidRDefault="005C3096" w:rsidP="006A77C7">
      <w:pPr>
        <w:jc w:val="center"/>
        <w:rPr>
          <w:rFonts w:ascii="Times New Roman" w:hAnsi="Times New Roman"/>
          <w:b/>
          <w:sz w:val="36"/>
          <w:szCs w:val="36"/>
          <w:lang w:val="bg-BG"/>
        </w:rPr>
      </w:pPr>
    </w:p>
    <w:p w:rsidR="001C7E9B" w:rsidRPr="0064696A" w:rsidRDefault="001C7E9B" w:rsidP="000A0792">
      <w:pPr>
        <w:pStyle w:val="Heading2"/>
        <w:numPr>
          <w:ilvl w:val="0"/>
          <w:numId w:val="12"/>
        </w:numPr>
        <w:rPr>
          <w:b/>
          <w:i w:val="0"/>
          <w:sz w:val="32"/>
          <w:szCs w:val="32"/>
        </w:rPr>
      </w:pPr>
      <w:bookmarkStart w:id="239" w:name="_Toc3452621"/>
      <w:r w:rsidRPr="0064696A">
        <w:rPr>
          <w:b/>
          <w:i w:val="0"/>
          <w:sz w:val="32"/>
          <w:szCs w:val="32"/>
        </w:rPr>
        <w:t>Реализация на проекта</w:t>
      </w:r>
      <w:bookmarkEnd w:id="239"/>
    </w:p>
    <w:p w:rsidR="0064696A" w:rsidRDefault="0064696A" w:rsidP="0064696A">
      <w:pPr>
        <w:rPr>
          <w:rFonts w:ascii="Times New Roman" w:hAnsi="Times New Roman"/>
          <w:szCs w:val="24"/>
          <w:lang w:val="bg-BG"/>
        </w:rPr>
      </w:pPr>
    </w:p>
    <w:p w:rsidR="001C7E9B" w:rsidRPr="0064696A" w:rsidRDefault="001C7E9B" w:rsidP="000A0792">
      <w:pPr>
        <w:pStyle w:val="Heading2"/>
        <w:numPr>
          <w:ilvl w:val="1"/>
          <w:numId w:val="12"/>
        </w:numPr>
        <w:rPr>
          <w:b/>
          <w:i w:val="0"/>
        </w:rPr>
      </w:pPr>
      <w:bookmarkStart w:id="240" w:name="_Toc3452622"/>
      <w:r w:rsidRPr="0064696A">
        <w:rPr>
          <w:b/>
          <w:i w:val="0"/>
        </w:rPr>
        <w:t>Създаване на POM</w:t>
      </w:r>
      <w:bookmarkEnd w:id="240"/>
    </w:p>
    <w:p w:rsidR="001C7E9B" w:rsidRPr="00C56E09" w:rsidRDefault="001C7E9B" w:rsidP="001C7E9B">
      <w:pPr>
        <w:rPr>
          <w:rFonts w:ascii="Times New Roman" w:hAnsi="Times New Roman"/>
          <w:sz w:val="28"/>
          <w:lang w:val="bg-BG"/>
        </w:rPr>
      </w:pPr>
    </w:p>
    <w:p w:rsidR="001C7E9B" w:rsidRDefault="001C7E9B" w:rsidP="005C3096">
      <w:pPr>
        <w:spacing w:line="360" w:lineRule="auto"/>
        <w:jc w:val="both"/>
        <w:rPr>
          <w:rFonts w:ascii="Times New Roman" w:hAnsi="Times New Roman"/>
          <w:sz w:val="28"/>
          <w:lang w:val="bg-BG"/>
        </w:rPr>
      </w:pPr>
      <w:r>
        <w:rPr>
          <w:rFonts w:ascii="Times New Roman" w:hAnsi="Times New Roman"/>
          <w:sz w:val="28"/>
        </w:rPr>
        <w:t>Spring Framework</w:t>
      </w:r>
      <w:r w:rsidRPr="00A4785F">
        <w:rPr>
          <w:rFonts w:ascii="Times New Roman" w:hAnsi="Times New Roman"/>
          <w:sz w:val="28"/>
        </w:rPr>
        <w:t xml:space="preserve"> </w:t>
      </w:r>
      <w:r w:rsidRPr="00A4785F">
        <w:rPr>
          <w:rFonts w:ascii="Times New Roman" w:hAnsi="Times New Roman" w:hint="eastAsia"/>
          <w:sz w:val="28"/>
        </w:rPr>
        <w:t>осигурява</w:t>
      </w:r>
      <w:r w:rsidRPr="00A4785F">
        <w:rPr>
          <w:rFonts w:ascii="Times New Roman" w:hAnsi="Times New Roman"/>
          <w:sz w:val="28"/>
        </w:rPr>
        <w:t xml:space="preserve"> </w:t>
      </w:r>
      <w:r w:rsidRPr="00A4785F">
        <w:rPr>
          <w:rFonts w:ascii="Times New Roman" w:hAnsi="Times New Roman" w:hint="eastAsia"/>
          <w:sz w:val="28"/>
        </w:rPr>
        <w:t>цялостен</w:t>
      </w:r>
      <w:r w:rsidRPr="00A4785F">
        <w:rPr>
          <w:rFonts w:ascii="Times New Roman" w:hAnsi="Times New Roman"/>
          <w:sz w:val="28"/>
        </w:rPr>
        <w:t xml:space="preserve"> </w:t>
      </w:r>
      <w:r w:rsidRPr="00A4785F">
        <w:rPr>
          <w:rFonts w:ascii="Times New Roman" w:hAnsi="Times New Roman" w:hint="eastAsia"/>
          <w:sz w:val="28"/>
        </w:rPr>
        <w:t>модел</w:t>
      </w:r>
      <w:r w:rsidRPr="00A4785F">
        <w:rPr>
          <w:rFonts w:ascii="Times New Roman" w:hAnsi="Times New Roman"/>
          <w:sz w:val="28"/>
        </w:rPr>
        <w:t xml:space="preserve"> </w:t>
      </w:r>
      <w:r w:rsidRPr="00A4785F">
        <w:rPr>
          <w:rFonts w:ascii="Times New Roman" w:hAnsi="Times New Roman" w:hint="eastAsia"/>
          <w:sz w:val="28"/>
        </w:rPr>
        <w:t>на</w:t>
      </w:r>
      <w:r w:rsidRPr="00A4785F">
        <w:rPr>
          <w:rFonts w:ascii="Times New Roman" w:hAnsi="Times New Roman"/>
          <w:sz w:val="28"/>
        </w:rPr>
        <w:t xml:space="preserve"> </w:t>
      </w:r>
      <w:r w:rsidRPr="00A4785F">
        <w:rPr>
          <w:rFonts w:ascii="Times New Roman" w:hAnsi="Times New Roman" w:hint="eastAsia"/>
          <w:sz w:val="28"/>
        </w:rPr>
        <w:t>програмиране</w:t>
      </w:r>
      <w:r w:rsidRPr="00A4785F">
        <w:rPr>
          <w:rFonts w:ascii="Times New Roman" w:hAnsi="Times New Roman"/>
          <w:sz w:val="28"/>
        </w:rPr>
        <w:t xml:space="preserve"> </w:t>
      </w:r>
      <w:r w:rsidRPr="00A4785F">
        <w:rPr>
          <w:rFonts w:ascii="Times New Roman" w:hAnsi="Times New Roman" w:hint="eastAsia"/>
          <w:sz w:val="28"/>
        </w:rPr>
        <w:t>и</w:t>
      </w:r>
      <w:r w:rsidRPr="00A4785F">
        <w:rPr>
          <w:rFonts w:ascii="Times New Roman" w:hAnsi="Times New Roman"/>
          <w:sz w:val="28"/>
        </w:rPr>
        <w:t xml:space="preserve"> </w:t>
      </w:r>
      <w:r w:rsidRPr="00A4785F">
        <w:rPr>
          <w:rFonts w:ascii="Times New Roman" w:hAnsi="Times New Roman" w:hint="eastAsia"/>
          <w:sz w:val="28"/>
        </w:rPr>
        <w:t>конфигуриране</w:t>
      </w:r>
      <w:r w:rsidRPr="00A4785F">
        <w:rPr>
          <w:rFonts w:ascii="Times New Roman" w:hAnsi="Times New Roman"/>
          <w:sz w:val="28"/>
        </w:rPr>
        <w:t xml:space="preserve"> </w:t>
      </w:r>
      <w:r w:rsidRPr="00A4785F">
        <w:rPr>
          <w:rFonts w:ascii="Times New Roman" w:hAnsi="Times New Roman" w:hint="eastAsia"/>
          <w:sz w:val="28"/>
        </w:rPr>
        <w:t>за</w:t>
      </w:r>
      <w:r w:rsidRPr="00A4785F">
        <w:rPr>
          <w:rFonts w:ascii="Times New Roman" w:hAnsi="Times New Roman"/>
          <w:sz w:val="28"/>
        </w:rPr>
        <w:t xml:space="preserve"> </w:t>
      </w:r>
      <w:r w:rsidRPr="00A4785F">
        <w:rPr>
          <w:rFonts w:ascii="Times New Roman" w:hAnsi="Times New Roman" w:hint="eastAsia"/>
          <w:sz w:val="28"/>
        </w:rPr>
        <w:t>съвременни</w:t>
      </w:r>
      <w:r w:rsidRPr="00A4785F">
        <w:rPr>
          <w:rFonts w:ascii="Times New Roman" w:hAnsi="Times New Roman"/>
          <w:sz w:val="28"/>
        </w:rPr>
        <w:t xml:space="preserve"> Java-</w:t>
      </w:r>
      <w:r w:rsidRPr="00A4785F">
        <w:rPr>
          <w:rFonts w:ascii="Times New Roman" w:hAnsi="Times New Roman" w:hint="eastAsia"/>
          <w:sz w:val="28"/>
        </w:rPr>
        <w:t>базирани</w:t>
      </w:r>
      <w:r w:rsidRPr="00A4785F">
        <w:rPr>
          <w:rFonts w:ascii="Times New Roman" w:hAnsi="Times New Roman"/>
          <w:sz w:val="28"/>
        </w:rPr>
        <w:t xml:space="preserve"> </w:t>
      </w:r>
      <w:r w:rsidRPr="00A4785F">
        <w:rPr>
          <w:rFonts w:ascii="Times New Roman" w:hAnsi="Times New Roman" w:hint="eastAsia"/>
          <w:sz w:val="28"/>
        </w:rPr>
        <w:t>корпоративни</w:t>
      </w:r>
      <w:r w:rsidRPr="00A4785F">
        <w:rPr>
          <w:rFonts w:ascii="Times New Roman" w:hAnsi="Times New Roman"/>
          <w:sz w:val="28"/>
        </w:rPr>
        <w:t xml:space="preserve"> </w:t>
      </w:r>
      <w:r w:rsidRPr="00A4785F">
        <w:rPr>
          <w:rFonts w:ascii="Times New Roman" w:hAnsi="Times New Roman" w:hint="eastAsia"/>
          <w:sz w:val="28"/>
        </w:rPr>
        <w:t>приложения</w:t>
      </w:r>
      <w:r w:rsidRPr="00A4785F">
        <w:rPr>
          <w:rFonts w:ascii="Times New Roman" w:hAnsi="Times New Roman"/>
          <w:sz w:val="28"/>
        </w:rPr>
        <w:t xml:space="preserve"> - </w:t>
      </w:r>
      <w:r w:rsidRPr="00A4785F">
        <w:rPr>
          <w:rFonts w:ascii="Times New Roman" w:hAnsi="Times New Roman" w:hint="eastAsia"/>
          <w:sz w:val="28"/>
        </w:rPr>
        <w:t>на</w:t>
      </w:r>
      <w:r w:rsidRPr="00A4785F">
        <w:rPr>
          <w:rFonts w:ascii="Times New Roman" w:hAnsi="Times New Roman"/>
          <w:sz w:val="28"/>
        </w:rPr>
        <w:t xml:space="preserve"> </w:t>
      </w:r>
      <w:r w:rsidRPr="00A4785F">
        <w:rPr>
          <w:rFonts w:ascii="Times New Roman" w:hAnsi="Times New Roman" w:hint="eastAsia"/>
          <w:sz w:val="28"/>
        </w:rPr>
        <w:t>всякакъв</w:t>
      </w:r>
      <w:r w:rsidRPr="00A4785F">
        <w:rPr>
          <w:rFonts w:ascii="Times New Roman" w:hAnsi="Times New Roman"/>
          <w:sz w:val="28"/>
        </w:rPr>
        <w:t xml:space="preserve"> </w:t>
      </w:r>
      <w:r w:rsidRPr="00A4785F">
        <w:rPr>
          <w:rFonts w:ascii="Times New Roman" w:hAnsi="Times New Roman" w:hint="eastAsia"/>
          <w:sz w:val="28"/>
        </w:rPr>
        <w:t>вид</w:t>
      </w:r>
      <w:r w:rsidRPr="00A4785F">
        <w:rPr>
          <w:rFonts w:ascii="Times New Roman" w:hAnsi="Times New Roman"/>
          <w:sz w:val="28"/>
        </w:rPr>
        <w:t xml:space="preserve"> </w:t>
      </w:r>
      <w:r w:rsidRPr="00A4785F">
        <w:rPr>
          <w:rFonts w:ascii="Times New Roman" w:hAnsi="Times New Roman" w:hint="eastAsia"/>
          <w:sz w:val="28"/>
        </w:rPr>
        <w:t>платформа</w:t>
      </w:r>
      <w:r w:rsidRPr="00A4785F">
        <w:rPr>
          <w:rFonts w:ascii="Times New Roman" w:hAnsi="Times New Roman"/>
          <w:sz w:val="28"/>
        </w:rPr>
        <w:t xml:space="preserve"> </w:t>
      </w:r>
      <w:r w:rsidRPr="00A4785F">
        <w:rPr>
          <w:rFonts w:ascii="Times New Roman" w:hAnsi="Times New Roman" w:hint="eastAsia"/>
          <w:sz w:val="28"/>
        </w:rPr>
        <w:t>за</w:t>
      </w:r>
      <w:r w:rsidRPr="00A4785F">
        <w:rPr>
          <w:rFonts w:ascii="Times New Roman" w:hAnsi="Times New Roman"/>
          <w:sz w:val="28"/>
        </w:rPr>
        <w:t xml:space="preserve"> </w:t>
      </w:r>
      <w:r w:rsidRPr="00A4785F">
        <w:rPr>
          <w:rFonts w:ascii="Times New Roman" w:hAnsi="Times New Roman" w:hint="eastAsia"/>
          <w:sz w:val="28"/>
        </w:rPr>
        <w:t>внедряване</w:t>
      </w:r>
      <w:r w:rsidRPr="00A4785F">
        <w:rPr>
          <w:rFonts w:ascii="Times New Roman" w:hAnsi="Times New Roman"/>
          <w:sz w:val="28"/>
        </w:rPr>
        <w:t>.</w:t>
      </w:r>
      <w:r>
        <w:rPr>
          <w:rFonts w:ascii="Times New Roman" w:hAnsi="Times New Roman"/>
          <w:sz w:val="28"/>
        </w:rPr>
        <w:t xml:space="preserve"> </w:t>
      </w:r>
      <w:r w:rsidRPr="00A4785F">
        <w:rPr>
          <w:rFonts w:ascii="Times New Roman" w:hAnsi="Times New Roman"/>
          <w:sz w:val="28"/>
          <w:lang w:val="bg-BG"/>
        </w:rPr>
        <w:t xml:space="preserve">Spring Boot </w:t>
      </w:r>
      <w:r w:rsidRPr="00A4785F">
        <w:rPr>
          <w:rFonts w:ascii="Times New Roman" w:hAnsi="Times New Roman" w:hint="eastAsia"/>
          <w:sz w:val="28"/>
          <w:lang w:val="bg-BG"/>
        </w:rPr>
        <w:t>е</w:t>
      </w:r>
      <w:r w:rsidRPr="00A4785F">
        <w:rPr>
          <w:rFonts w:ascii="Times New Roman" w:hAnsi="Times New Roman"/>
          <w:sz w:val="28"/>
          <w:lang w:val="bg-BG"/>
        </w:rPr>
        <w:t xml:space="preserve"> </w:t>
      </w:r>
      <w:r w:rsidRPr="00A4785F">
        <w:rPr>
          <w:rFonts w:ascii="Times New Roman" w:hAnsi="Times New Roman" w:hint="eastAsia"/>
          <w:sz w:val="28"/>
          <w:lang w:val="bg-BG"/>
        </w:rPr>
        <w:t>малко</w:t>
      </w:r>
      <w:r w:rsidRPr="00A4785F">
        <w:rPr>
          <w:rFonts w:ascii="Times New Roman" w:hAnsi="Times New Roman"/>
          <w:sz w:val="28"/>
          <w:lang w:val="bg-BG"/>
        </w:rPr>
        <w:t xml:space="preserve"> </w:t>
      </w:r>
      <w:r w:rsidRPr="00A4785F">
        <w:rPr>
          <w:rFonts w:ascii="Times New Roman" w:hAnsi="Times New Roman" w:hint="eastAsia"/>
          <w:sz w:val="28"/>
          <w:lang w:val="bg-BG"/>
        </w:rPr>
        <w:t>повече</w:t>
      </w:r>
      <w:r w:rsidRPr="00A4785F">
        <w:rPr>
          <w:rFonts w:ascii="Times New Roman" w:hAnsi="Times New Roman"/>
          <w:sz w:val="28"/>
          <w:lang w:val="bg-BG"/>
        </w:rPr>
        <w:t xml:space="preserve"> </w:t>
      </w:r>
      <w:r w:rsidRPr="00A4785F">
        <w:rPr>
          <w:rFonts w:ascii="Times New Roman" w:hAnsi="Times New Roman" w:hint="eastAsia"/>
          <w:sz w:val="28"/>
          <w:lang w:val="bg-BG"/>
        </w:rPr>
        <w:t>от</w:t>
      </w:r>
      <w:r w:rsidRPr="00A4785F">
        <w:rPr>
          <w:rFonts w:ascii="Times New Roman" w:hAnsi="Times New Roman"/>
          <w:sz w:val="28"/>
          <w:lang w:val="bg-BG"/>
        </w:rPr>
        <w:t xml:space="preserve"> </w:t>
      </w:r>
      <w:r w:rsidRPr="00A4785F">
        <w:rPr>
          <w:rFonts w:ascii="Times New Roman" w:hAnsi="Times New Roman" w:hint="eastAsia"/>
          <w:sz w:val="28"/>
          <w:lang w:val="bg-BG"/>
        </w:rPr>
        <w:t>набор</w:t>
      </w:r>
      <w:r w:rsidRPr="00A4785F">
        <w:rPr>
          <w:rFonts w:ascii="Times New Roman" w:hAnsi="Times New Roman"/>
          <w:sz w:val="28"/>
          <w:lang w:val="bg-BG"/>
        </w:rPr>
        <w:t xml:space="preserve"> </w:t>
      </w:r>
      <w:r w:rsidRPr="00A4785F">
        <w:rPr>
          <w:rFonts w:ascii="Times New Roman" w:hAnsi="Times New Roman" w:hint="eastAsia"/>
          <w:sz w:val="28"/>
          <w:lang w:val="bg-BG"/>
        </w:rPr>
        <w:t>от</w:t>
      </w:r>
      <w:r w:rsidRPr="00A4785F">
        <w:rPr>
          <w:rFonts w:ascii="Times New Roman" w:hAnsi="Times New Roman"/>
          <w:sz w:val="28"/>
          <w:lang w:val="bg-BG"/>
        </w:rPr>
        <w:t xml:space="preserve"> </w:t>
      </w:r>
      <w:r w:rsidRPr="00A4785F">
        <w:rPr>
          <w:rFonts w:ascii="Times New Roman" w:hAnsi="Times New Roman" w:hint="eastAsia"/>
          <w:sz w:val="28"/>
          <w:lang w:val="bg-BG"/>
        </w:rPr>
        <w:t>библиотеки</w:t>
      </w:r>
      <w:r w:rsidRPr="00A4785F">
        <w:rPr>
          <w:rFonts w:ascii="Times New Roman" w:hAnsi="Times New Roman"/>
          <w:sz w:val="28"/>
          <w:lang w:val="bg-BG"/>
        </w:rPr>
        <w:t xml:space="preserve">, </w:t>
      </w:r>
      <w:r w:rsidRPr="00A4785F">
        <w:rPr>
          <w:rFonts w:ascii="Times New Roman" w:hAnsi="Times New Roman" w:hint="eastAsia"/>
          <w:sz w:val="28"/>
          <w:lang w:val="bg-BG"/>
        </w:rPr>
        <w:t>които</w:t>
      </w:r>
      <w:r w:rsidRPr="00A4785F">
        <w:rPr>
          <w:rFonts w:ascii="Times New Roman" w:hAnsi="Times New Roman"/>
          <w:sz w:val="28"/>
          <w:lang w:val="bg-BG"/>
        </w:rPr>
        <w:t xml:space="preserve"> </w:t>
      </w:r>
      <w:r w:rsidRPr="00A4785F">
        <w:rPr>
          <w:rFonts w:ascii="Times New Roman" w:hAnsi="Times New Roman" w:hint="eastAsia"/>
          <w:sz w:val="28"/>
          <w:lang w:val="bg-BG"/>
        </w:rPr>
        <w:t>могат</w:t>
      </w:r>
      <w:r w:rsidRPr="00A4785F">
        <w:rPr>
          <w:rFonts w:ascii="Times New Roman" w:hAnsi="Times New Roman"/>
          <w:sz w:val="28"/>
          <w:lang w:val="bg-BG"/>
        </w:rPr>
        <w:t xml:space="preserve"> </w:t>
      </w:r>
      <w:r w:rsidRPr="00A4785F">
        <w:rPr>
          <w:rFonts w:ascii="Times New Roman" w:hAnsi="Times New Roman" w:hint="eastAsia"/>
          <w:sz w:val="28"/>
          <w:lang w:val="bg-BG"/>
        </w:rPr>
        <w:t>да</w:t>
      </w:r>
      <w:r w:rsidRPr="00A4785F">
        <w:rPr>
          <w:rFonts w:ascii="Times New Roman" w:hAnsi="Times New Roman"/>
          <w:sz w:val="28"/>
          <w:lang w:val="bg-BG"/>
        </w:rPr>
        <w:t xml:space="preserve"> </w:t>
      </w:r>
      <w:r w:rsidRPr="00A4785F">
        <w:rPr>
          <w:rFonts w:ascii="Times New Roman" w:hAnsi="Times New Roman" w:hint="eastAsia"/>
          <w:sz w:val="28"/>
          <w:lang w:val="bg-BG"/>
        </w:rPr>
        <w:t>бъдат</w:t>
      </w:r>
      <w:r w:rsidRPr="00A4785F">
        <w:rPr>
          <w:rFonts w:ascii="Times New Roman" w:hAnsi="Times New Roman"/>
          <w:sz w:val="28"/>
          <w:lang w:val="bg-BG"/>
        </w:rPr>
        <w:t xml:space="preserve"> </w:t>
      </w:r>
      <w:r w:rsidRPr="00A4785F">
        <w:rPr>
          <w:rFonts w:ascii="Times New Roman" w:hAnsi="Times New Roman" w:hint="eastAsia"/>
          <w:sz w:val="28"/>
          <w:lang w:val="bg-BG"/>
        </w:rPr>
        <w:t>използвани</w:t>
      </w:r>
      <w:r w:rsidRPr="00A4785F">
        <w:rPr>
          <w:rFonts w:ascii="Times New Roman" w:hAnsi="Times New Roman"/>
          <w:sz w:val="28"/>
          <w:lang w:val="bg-BG"/>
        </w:rPr>
        <w:t xml:space="preserve"> </w:t>
      </w:r>
      <w:r w:rsidRPr="00A4785F">
        <w:rPr>
          <w:rFonts w:ascii="Times New Roman" w:hAnsi="Times New Roman" w:hint="eastAsia"/>
          <w:sz w:val="28"/>
          <w:lang w:val="bg-BG"/>
        </w:rPr>
        <w:t>от</w:t>
      </w:r>
      <w:r w:rsidRPr="00A4785F">
        <w:rPr>
          <w:rFonts w:ascii="Times New Roman" w:hAnsi="Times New Roman"/>
          <w:sz w:val="28"/>
          <w:lang w:val="bg-BG"/>
        </w:rPr>
        <w:t xml:space="preserve"> </w:t>
      </w:r>
      <w:r w:rsidRPr="00A4785F">
        <w:rPr>
          <w:rFonts w:ascii="Times New Roman" w:hAnsi="Times New Roman" w:hint="eastAsia"/>
          <w:sz w:val="28"/>
          <w:lang w:val="bg-BG"/>
        </w:rPr>
        <w:t>системата</w:t>
      </w:r>
      <w:r w:rsidRPr="00A4785F">
        <w:rPr>
          <w:rFonts w:ascii="Times New Roman" w:hAnsi="Times New Roman"/>
          <w:sz w:val="28"/>
          <w:lang w:val="bg-BG"/>
        </w:rPr>
        <w:t xml:space="preserve"> </w:t>
      </w:r>
      <w:r w:rsidRPr="00A4785F">
        <w:rPr>
          <w:rFonts w:ascii="Times New Roman" w:hAnsi="Times New Roman" w:hint="eastAsia"/>
          <w:sz w:val="28"/>
          <w:lang w:val="bg-BG"/>
        </w:rPr>
        <w:t>за</w:t>
      </w:r>
      <w:r w:rsidRPr="00A4785F">
        <w:rPr>
          <w:rFonts w:ascii="Times New Roman" w:hAnsi="Times New Roman"/>
          <w:sz w:val="28"/>
          <w:lang w:val="bg-BG"/>
        </w:rPr>
        <w:t xml:space="preserve"> </w:t>
      </w:r>
      <w:r w:rsidRPr="00A4785F">
        <w:rPr>
          <w:rFonts w:ascii="Times New Roman" w:hAnsi="Times New Roman" w:hint="eastAsia"/>
          <w:sz w:val="28"/>
          <w:lang w:val="bg-BG"/>
        </w:rPr>
        <w:t>изграждане</w:t>
      </w:r>
      <w:r w:rsidRPr="00A4785F">
        <w:rPr>
          <w:rFonts w:ascii="Times New Roman" w:hAnsi="Times New Roman"/>
          <w:sz w:val="28"/>
          <w:lang w:val="bg-BG"/>
        </w:rPr>
        <w:t xml:space="preserve"> </w:t>
      </w:r>
      <w:r w:rsidRPr="00A4785F">
        <w:rPr>
          <w:rFonts w:ascii="Times New Roman" w:hAnsi="Times New Roman" w:hint="eastAsia"/>
          <w:sz w:val="28"/>
          <w:lang w:val="bg-BG"/>
        </w:rPr>
        <w:t>на</w:t>
      </w:r>
      <w:r w:rsidRPr="00A4785F">
        <w:rPr>
          <w:rFonts w:ascii="Times New Roman" w:hAnsi="Times New Roman"/>
          <w:sz w:val="28"/>
          <w:lang w:val="bg-BG"/>
        </w:rPr>
        <w:t xml:space="preserve"> </w:t>
      </w:r>
      <w:r w:rsidRPr="00A4785F">
        <w:rPr>
          <w:rFonts w:ascii="Times New Roman" w:hAnsi="Times New Roman" w:hint="eastAsia"/>
          <w:sz w:val="28"/>
          <w:lang w:val="bg-BG"/>
        </w:rPr>
        <w:t>всеки</w:t>
      </w:r>
      <w:r w:rsidRPr="00A4785F">
        <w:rPr>
          <w:rFonts w:ascii="Times New Roman" w:hAnsi="Times New Roman"/>
          <w:sz w:val="28"/>
          <w:lang w:val="bg-BG"/>
        </w:rPr>
        <w:t xml:space="preserve"> </w:t>
      </w:r>
      <w:r w:rsidRPr="00A4785F">
        <w:rPr>
          <w:rFonts w:ascii="Times New Roman" w:hAnsi="Times New Roman" w:hint="eastAsia"/>
          <w:sz w:val="28"/>
          <w:lang w:val="bg-BG"/>
        </w:rPr>
        <w:t>проект</w:t>
      </w:r>
      <w:r w:rsidRPr="00A4785F">
        <w:rPr>
          <w:rFonts w:ascii="Times New Roman" w:hAnsi="Times New Roman"/>
          <w:sz w:val="28"/>
          <w:lang w:val="bg-BG"/>
        </w:rPr>
        <w:t xml:space="preserve">. </w:t>
      </w:r>
      <w:r w:rsidRPr="00A4785F">
        <w:rPr>
          <w:rFonts w:ascii="Times New Roman" w:hAnsi="Times New Roman" w:hint="eastAsia"/>
          <w:sz w:val="28"/>
          <w:lang w:val="bg-BG"/>
        </w:rPr>
        <w:t>За</w:t>
      </w:r>
      <w:r w:rsidRPr="00A4785F">
        <w:rPr>
          <w:rFonts w:ascii="Times New Roman" w:hAnsi="Times New Roman"/>
          <w:sz w:val="28"/>
          <w:lang w:val="bg-BG"/>
        </w:rPr>
        <w:t xml:space="preserve"> </w:t>
      </w:r>
      <w:r w:rsidRPr="00A4785F">
        <w:rPr>
          <w:rFonts w:ascii="Times New Roman" w:hAnsi="Times New Roman" w:hint="eastAsia"/>
          <w:sz w:val="28"/>
          <w:lang w:val="bg-BG"/>
        </w:rPr>
        <w:t>удобство</w:t>
      </w:r>
      <w:r w:rsidRPr="00A4785F">
        <w:rPr>
          <w:rFonts w:ascii="Times New Roman" w:hAnsi="Times New Roman"/>
          <w:sz w:val="28"/>
          <w:lang w:val="bg-BG"/>
        </w:rPr>
        <w:t xml:space="preserve">, </w:t>
      </w:r>
      <w:r>
        <w:rPr>
          <w:rFonts w:ascii="Times New Roman" w:hAnsi="Times New Roman"/>
          <w:sz w:val="28"/>
        </w:rPr>
        <w:t>framework-</w:t>
      </w:r>
      <w:r>
        <w:rPr>
          <w:rFonts w:ascii="Times New Roman" w:hAnsi="Times New Roman"/>
          <w:sz w:val="28"/>
          <w:lang w:val="bg-BG"/>
        </w:rPr>
        <w:t>а</w:t>
      </w:r>
      <w:r w:rsidRPr="00A4785F">
        <w:rPr>
          <w:rFonts w:ascii="Times New Roman" w:hAnsi="Times New Roman"/>
          <w:sz w:val="28"/>
          <w:lang w:val="bg-BG"/>
        </w:rPr>
        <w:t xml:space="preserve"> </w:t>
      </w:r>
      <w:r w:rsidRPr="00A4785F">
        <w:rPr>
          <w:rFonts w:ascii="Times New Roman" w:hAnsi="Times New Roman" w:hint="eastAsia"/>
          <w:sz w:val="28"/>
          <w:lang w:val="bg-BG"/>
        </w:rPr>
        <w:t>предлага</w:t>
      </w:r>
      <w:r w:rsidRPr="00A4785F">
        <w:rPr>
          <w:rFonts w:ascii="Times New Roman" w:hAnsi="Times New Roman"/>
          <w:sz w:val="28"/>
          <w:lang w:val="bg-BG"/>
        </w:rPr>
        <w:t xml:space="preserve"> </w:t>
      </w:r>
      <w:r w:rsidRPr="00A4785F">
        <w:rPr>
          <w:rFonts w:ascii="Times New Roman" w:hAnsi="Times New Roman" w:hint="eastAsia"/>
          <w:sz w:val="28"/>
          <w:lang w:val="bg-BG"/>
        </w:rPr>
        <w:t>и</w:t>
      </w:r>
      <w:r w:rsidRPr="00A4785F">
        <w:rPr>
          <w:rFonts w:ascii="Times New Roman" w:hAnsi="Times New Roman"/>
          <w:sz w:val="28"/>
          <w:lang w:val="bg-BG"/>
        </w:rPr>
        <w:t xml:space="preserve"> </w:t>
      </w:r>
      <w:r w:rsidRPr="00A4785F">
        <w:rPr>
          <w:rFonts w:ascii="Times New Roman" w:hAnsi="Times New Roman" w:hint="eastAsia"/>
          <w:sz w:val="28"/>
          <w:lang w:val="bg-BG"/>
        </w:rPr>
        <w:t>интерфейс</w:t>
      </w:r>
      <w:r w:rsidRPr="00A4785F">
        <w:rPr>
          <w:rFonts w:ascii="Times New Roman" w:hAnsi="Times New Roman"/>
          <w:sz w:val="28"/>
          <w:lang w:val="bg-BG"/>
        </w:rPr>
        <w:t xml:space="preserve"> </w:t>
      </w:r>
      <w:r w:rsidRPr="00A4785F">
        <w:rPr>
          <w:rFonts w:ascii="Times New Roman" w:hAnsi="Times New Roman" w:hint="eastAsia"/>
          <w:sz w:val="28"/>
          <w:lang w:val="bg-BG"/>
        </w:rPr>
        <w:t>на</w:t>
      </w:r>
      <w:r w:rsidRPr="00A4785F">
        <w:rPr>
          <w:rFonts w:ascii="Times New Roman" w:hAnsi="Times New Roman"/>
          <w:sz w:val="28"/>
          <w:lang w:val="bg-BG"/>
        </w:rPr>
        <w:t xml:space="preserve"> </w:t>
      </w:r>
      <w:r w:rsidRPr="00A4785F">
        <w:rPr>
          <w:rFonts w:ascii="Times New Roman" w:hAnsi="Times New Roman" w:hint="eastAsia"/>
          <w:sz w:val="28"/>
          <w:lang w:val="bg-BG"/>
        </w:rPr>
        <w:t>командния</w:t>
      </w:r>
      <w:r w:rsidRPr="00A4785F">
        <w:rPr>
          <w:rFonts w:ascii="Times New Roman" w:hAnsi="Times New Roman"/>
          <w:sz w:val="28"/>
          <w:lang w:val="bg-BG"/>
        </w:rPr>
        <w:t xml:space="preserve"> </w:t>
      </w:r>
      <w:r w:rsidRPr="00A4785F">
        <w:rPr>
          <w:rFonts w:ascii="Times New Roman" w:hAnsi="Times New Roman" w:hint="eastAsia"/>
          <w:sz w:val="28"/>
          <w:lang w:val="bg-BG"/>
        </w:rPr>
        <w:t>ред</w:t>
      </w:r>
      <w:r w:rsidRPr="00A4785F">
        <w:rPr>
          <w:rFonts w:ascii="Times New Roman" w:hAnsi="Times New Roman"/>
          <w:sz w:val="28"/>
          <w:lang w:val="bg-BG"/>
        </w:rPr>
        <w:t xml:space="preserve">, </w:t>
      </w:r>
      <w:r w:rsidRPr="00A4785F">
        <w:rPr>
          <w:rFonts w:ascii="Times New Roman" w:hAnsi="Times New Roman" w:hint="eastAsia"/>
          <w:sz w:val="28"/>
          <w:lang w:val="bg-BG"/>
        </w:rPr>
        <w:t>който</w:t>
      </w:r>
      <w:r w:rsidRPr="00A4785F">
        <w:rPr>
          <w:rFonts w:ascii="Times New Roman" w:hAnsi="Times New Roman"/>
          <w:sz w:val="28"/>
          <w:lang w:val="bg-BG"/>
        </w:rPr>
        <w:t xml:space="preserve"> </w:t>
      </w:r>
      <w:r w:rsidRPr="00A4785F">
        <w:rPr>
          <w:rFonts w:ascii="Times New Roman" w:hAnsi="Times New Roman" w:hint="eastAsia"/>
          <w:sz w:val="28"/>
          <w:lang w:val="bg-BG"/>
        </w:rPr>
        <w:t>може</w:t>
      </w:r>
      <w:r w:rsidRPr="00A4785F">
        <w:rPr>
          <w:rFonts w:ascii="Times New Roman" w:hAnsi="Times New Roman"/>
          <w:sz w:val="28"/>
          <w:lang w:val="bg-BG"/>
        </w:rPr>
        <w:t xml:space="preserve"> </w:t>
      </w:r>
      <w:r w:rsidRPr="00A4785F">
        <w:rPr>
          <w:rFonts w:ascii="Times New Roman" w:hAnsi="Times New Roman" w:hint="eastAsia"/>
          <w:sz w:val="28"/>
          <w:lang w:val="bg-BG"/>
        </w:rPr>
        <w:t>да</w:t>
      </w:r>
      <w:r w:rsidRPr="00A4785F">
        <w:rPr>
          <w:rFonts w:ascii="Times New Roman" w:hAnsi="Times New Roman"/>
          <w:sz w:val="28"/>
          <w:lang w:val="bg-BG"/>
        </w:rPr>
        <w:t xml:space="preserve"> </w:t>
      </w:r>
      <w:r w:rsidRPr="00A4785F">
        <w:rPr>
          <w:rFonts w:ascii="Times New Roman" w:hAnsi="Times New Roman" w:hint="eastAsia"/>
          <w:sz w:val="28"/>
          <w:lang w:val="bg-BG"/>
        </w:rPr>
        <w:t>се</w:t>
      </w:r>
      <w:r w:rsidRPr="00A4785F">
        <w:rPr>
          <w:rFonts w:ascii="Times New Roman" w:hAnsi="Times New Roman"/>
          <w:sz w:val="28"/>
          <w:lang w:val="bg-BG"/>
        </w:rPr>
        <w:t xml:space="preserve"> </w:t>
      </w:r>
      <w:r w:rsidRPr="00A4785F">
        <w:rPr>
          <w:rFonts w:ascii="Times New Roman" w:hAnsi="Times New Roman" w:hint="eastAsia"/>
          <w:sz w:val="28"/>
          <w:lang w:val="bg-BG"/>
        </w:rPr>
        <w:t>използва</w:t>
      </w:r>
      <w:r w:rsidRPr="00A4785F">
        <w:rPr>
          <w:rFonts w:ascii="Times New Roman" w:hAnsi="Times New Roman"/>
          <w:sz w:val="28"/>
          <w:lang w:val="bg-BG"/>
        </w:rPr>
        <w:t xml:space="preserve"> </w:t>
      </w:r>
      <w:r w:rsidRPr="00A4785F">
        <w:rPr>
          <w:rFonts w:ascii="Times New Roman" w:hAnsi="Times New Roman" w:hint="eastAsia"/>
          <w:sz w:val="28"/>
          <w:lang w:val="bg-BG"/>
        </w:rPr>
        <w:t>за</w:t>
      </w:r>
      <w:r w:rsidRPr="00A4785F">
        <w:rPr>
          <w:rFonts w:ascii="Times New Roman" w:hAnsi="Times New Roman"/>
          <w:sz w:val="28"/>
          <w:lang w:val="bg-BG"/>
        </w:rPr>
        <w:t xml:space="preserve"> </w:t>
      </w:r>
      <w:r w:rsidRPr="00A4785F">
        <w:rPr>
          <w:rFonts w:ascii="Times New Roman" w:hAnsi="Times New Roman" w:hint="eastAsia"/>
          <w:sz w:val="28"/>
          <w:lang w:val="bg-BG"/>
        </w:rPr>
        <w:t>изпълнение</w:t>
      </w:r>
      <w:r w:rsidRPr="00A4785F">
        <w:rPr>
          <w:rFonts w:ascii="Times New Roman" w:hAnsi="Times New Roman"/>
          <w:sz w:val="28"/>
          <w:lang w:val="bg-BG"/>
        </w:rPr>
        <w:t xml:space="preserve"> </w:t>
      </w:r>
      <w:r w:rsidRPr="00A4785F">
        <w:rPr>
          <w:rFonts w:ascii="Times New Roman" w:hAnsi="Times New Roman" w:hint="eastAsia"/>
          <w:sz w:val="28"/>
          <w:lang w:val="bg-BG"/>
        </w:rPr>
        <w:t>и</w:t>
      </w:r>
      <w:r w:rsidRPr="00A4785F">
        <w:rPr>
          <w:rFonts w:ascii="Times New Roman" w:hAnsi="Times New Roman"/>
          <w:sz w:val="28"/>
          <w:lang w:val="bg-BG"/>
        </w:rPr>
        <w:t xml:space="preserve"> </w:t>
      </w:r>
      <w:r w:rsidRPr="00A4785F">
        <w:rPr>
          <w:rFonts w:ascii="Times New Roman" w:hAnsi="Times New Roman" w:hint="eastAsia"/>
          <w:sz w:val="28"/>
          <w:lang w:val="bg-BG"/>
        </w:rPr>
        <w:t>тестване</w:t>
      </w:r>
      <w:r w:rsidRPr="00A4785F">
        <w:rPr>
          <w:rFonts w:ascii="Times New Roman" w:hAnsi="Times New Roman"/>
          <w:sz w:val="28"/>
          <w:lang w:val="bg-BG"/>
        </w:rPr>
        <w:t xml:space="preserve"> </w:t>
      </w:r>
      <w:r w:rsidRPr="00A4785F">
        <w:rPr>
          <w:rFonts w:ascii="Times New Roman" w:hAnsi="Times New Roman" w:hint="eastAsia"/>
          <w:sz w:val="28"/>
          <w:lang w:val="bg-BG"/>
        </w:rPr>
        <w:t>на</w:t>
      </w:r>
      <w:r w:rsidRPr="00A4785F">
        <w:rPr>
          <w:rFonts w:ascii="Times New Roman" w:hAnsi="Times New Roman"/>
          <w:sz w:val="28"/>
          <w:lang w:val="bg-BG"/>
        </w:rPr>
        <w:t xml:space="preserve"> Boot </w:t>
      </w:r>
      <w:r w:rsidRPr="00A4785F">
        <w:rPr>
          <w:rFonts w:ascii="Times New Roman" w:hAnsi="Times New Roman" w:hint="eastAsia"/>
          <w:sz w:val="28"/>
          <w:lang w:val="bg-BG"/>
        </w:rPr>
        <w:t>приложения</w:t>
      </w:r>
      <w:r w:rsidRPr="00A4785F">
        <w:rPr>
          <w:rFonts w:ascii="Times New Roman" w:hAnsi="Times New Roman"/>
          <w:sz w:val="28"/>
          <w:lang w:val="bg-BG"/>
        </w:rPr>
        <w:t>.</w:t>
      </w:r>
    </w:p>
    <w:p w:rsidR="0064696A" w:rsidRDefault="0064696A" w:rsidP="0064696A">
      <w:pPr>
        <w:spacing w:line="360" w:lineRule="auto"/>
        <w:ind w:firstLine="360"/>
        <w:jc w:val="both"/>
        <w:rPr>
          <w:rFonts w:ascii="Times New Roman" w:hAnsi="Times New Roman"/>
          <w:sz w:val="28"/>
          <w:lang w:val="bg-BG"/>
        </w:rPr>
      </w:pPr>
    </w:p>
    <w:p w:rsidR="001C7E9B" w:rsidRPr="0064696A" w:rsidRDefault="001C7E9B" w:rsidP="000A0792">
      <w:pPr>
        <w:pStyle w:val="Heading2"/>
        <w:numPr>
          <w:ilvl w:val="2"/>
          <w:numId w:val="12"/>
        </w:numPr>
        <w:jc w:val="both"/>
        <w:rPr>
          <w:b/>
          <w:i w:val="0"/>
          <w:color w:val="212121"/>
          <w:shd w:val="clear" w:color="auto" w:fill="FFFFFF"/>
        </w:rPr>
      </w:pPr>
      <w:bookmarkStart w:id="241" w:name="_Toc3452623"/>
      <w:r w:rsidRPr="0064696A">
        <w:rPr>
          <w:b/>
          <w:i w:val="0"/>
        </w:rPr>
        <w:t>Създаване на Classpath Dependencies</w:t>
      </w:r>
      <w:bookmarkEnd w:id="241"/>
    </w:p>
    <w:p w:rsidR="001C7E9B" w:rsidRPr="0064696A" w:rsidRDefault="001C7E9B" w:rsidP="005C3096">
      <w:pPr>
        <w:pStyle w:val="ListParagraph"/>
        <w:spacing w:line="360" w:lineRule="auto"/>
        <w:ind w:left="0"/>
        <w:jc w:val="both"/>
        <w:rPr>
          <w:rFonts w:ascii="Times New Roman" w:hAnsi="Times New Roman"/>
          <w:color w:val="212121"/>
          <w:sz w:val="28"/>
          <w:szCs w:val="28"/>
          <w:shd w:val="clear" w:color="auto" w:fill="FFFFFF"/>
          <w:lang w:val="bg-BG"/>
        </w:rPr>
      </w:pPr>
      <w:r w:rsidRPr="0064696A">
        <w:rPr>
          <w:rFonts w:ascii="Times New Roman" w:hAnsi="Times New Roman"/>
          <w:sz w:val="28"/>
          <w:szCs w:val="28"/>
        </w:rPr>
        <w:br/>
      </w:r>
      <w:r w:rsidRPr="0064696A">
        <w:rPr>
          <w:rFonts w:ascii="Times New Roman" w:hAnsi="Times New Roman"/>
          <w:color w:val="212121"/>
          <w:sz w:val="28"/>
          <w:szCs w:val="28"/>
          <w:shd w:val="clear" w:color="auto" w:fill="FFFFFF"/>
        </w:rPr>
        <w:t xml:space="preserve">За да се опрости dependency графиката, функционалността на Boot е модулирана </w:t>
      </w:r>
      <w:r w:rsidRPr="0064696A">
        <w:rPr>
          <w:rFonts w:ascii="Times New Roman" w:hAnsi="Times New Roman"/>
          <w:color w:val="212121"/>
          <w:sz w:val="28"/>
          <w:szCs w:val="28"/>
          <w:shd w:val="clear" w:color="auto" w:fill="FFFFFF"/>
          <w:lang w:val="bg-BG"/>
        </w:rPr>
        <w:t>на групи. Така</w:t>
      </w:r>
      <w:r w:rsidRPr="0064696A">
        <w:rPr>
          <w:rFonts w:ascii="Times New Roman" w:hAnsi="Times New Roman"/>
          <w:color w:val="212121"/>
          <w:sz w:val="28"/>
          <w:szCs w:val="28"/>
          <w:shd w:val="clear" w:color="auto" w:fill="FFFFFF"/>
        </w:rPr>
        <w:t xml:space="preserve"> зависимости</w:t>
      </w:r>
      <w:r w:rsidRPr="0064696A">
        <w:rPr>
          <w:rFonts w:ascii="Times New Roman" w:hAnsi="Times New Roman"/>
          <w:color w:val="212121"/>
          <w:sz w:val="28"/>
          <w:szCs w:val="28"/>
          <w:shd w:val="clear" w:color="auto" w:fill="FFFFFF"/>
          <w:lang w:val="bg-BG"/>
        </w:rPr>
        <w:t>те като примерно външни библиотеки или плъгини</w:t>
      </w:r>
      <w:r w:rsidRPr="0064696A">
        <w:rPr>
          <w:rFonts w:ascii="Times New Roman" w:hAnsi="Times New Roman"/>
          <w:color w:val="212121"/>
          <w:sz w:val="28"/>
          <w:szCs w:val="28"/>
          <w:shd w:val="clear" w:color="auto" w:fill="FFFFFF"/>
        </w:rPr>
        <w:t xml:space="preserve"> могат да бъдат въведени в проект чрез импортиране на така наречените "стартови" модули на Boot. За лесно управление на версиите за използване на конфигурацията по подразбиране, рамката представя родителски POM</w:t>
      </w:r>
      <w:r w:rsidRPr="0064696A">
        <w:rPr>
          <w:rFonts w:ascii="Times New Roman" w:hAnsi="Times New Roman"/>
          <w:color w:val="212121"/>
          <w:sz w:val="28"/>
          <w:szCs w:val="28"/>
          <w:shd w:val="clear" w:color="auto" w:fill="FFFFFF"/>
          <w:lang w:val="bg-BG"/>
        </w:rPr>
        <w:t xml:space="preserve"> файл</w:t>
      </w:r>
      <w:r w:rsidRPr="0064696A">
        <w:rPr>
          <w:rFonts w:ascii="Times New Roman" w:hAnsi="Times New Roman"/>
          <w:color w:val="212121"/>
          <w:sz w:val="28"/>
          <w:szCs w:val="28"/>
          <w:shd w:val="clear" w:color="auto" w:fill="FFFFFF"/>
        </w:rPr>
        <w:t xml:space="preserve">, който </w:t>
      </w:r>
      <w:r w:rsidRPr="0064696A">
        <w:rPr>
          <w:rFonts w:ascii="Times New Roman" w:hAnsi="Times New Roman"/>
          <w:color w:val="212121"/>
          <w:sz w:val="28"/>
          <w:szCs w:val="28"/>
          <w:shd w:val="clear" w:color="auto" w:fill="FFFFFF"/>
          <w:lang w:val="bg-BG"/>
        </w:rPr>
        <w:t>се наследява</w:t>
      </w:r>
      <w:r w:rsidRPr="0064696A">
        <w:rPr>
          <w:rFonts w:ascii="Times New Roman" w:hAnsi="Times New Roman"/>
          <w:color w:val="212121"/>
          <w:sz w:val="28"/>
          <w:szCs w:val="28"/>
          <w:shd w:val="clear" w:color="auto" w:fill="FFFFFF"/>
        </w:rPr>
        <w:t xml:space="preserve"> от проекта.</w:t>
      </w:r>
      <w:r w:rsidRPr="0064696A">
        <w:rPr>
          <w:rFonts w:ascii="Times New Roman" w:hAnsi="Times New Roman"/>
          <w:color w:val="212121"/>
          <w:sz w:val="28"/>
          <w:szCs w:val="28"/>
          <w:shd w:val="clear" w:color="auto" w:fill="FFFFFF"/>
          <w:lang w:val="bg-BG"/>
        </w:rPr>
        <w:t xml:space="preserve"> </w:t>
      </w:r>
      <w:r w:rsidR="003B6FE3" w:rsidRPr="0064696A">
        <w:rPr>
          <w:rFonts w:ascii="Times New Roman" w:hAnsi="Times New Roman"/>
          <w:sz w:val="28"/>
          <w:szCs w:val="28"/>
        </w:rPr>
        <w:t xml:space="preserve">Maven </w:t>
      </w:r>
      <w:r w:rsidR="003B6FE3" w:rsidRPr="0064696A">
        <w:rPr>
          <w:rFonts w:ascii="Times New Roman" w:hAnsi="Times New Roman"/>
          <w:sz w:val="28"/>
          <w:szCs w:val="28"/>
          <w:lang w:val="bg-BG"/>
        </w:rPr>
        <w:t xml:space="preserve">– тул, който билдва приложението и създава </w:t>
      </w:r>
      <w:r w:rsidR="003B6FE3" w:rsidRPr="0064696A">
        <w:rPr>
          <w:rFonts w:ascii="Times New Roman" w:hAnsi="Times New Roman"/>
          <w:sz w:val="28"/>
          <w:szCs w:val="28"/>
        </w:rPr>
        <w:t xml:space="preserve">jar </w:t>
      </w:r>
      <w:r w:rsidR="003B6FE3" w:rsidRPr="0064696A">
        <w:rPr>
          <w:rFonts w:ascii="Times New Roman" w:hAnsi="Times New Roman"/>
          <w:sz w:val="28"/>
          <w:szCs w:val="28"/>
          <w:lang w:val="bg-BG"/>
        </w:rPr>
        <w:t xml:space="preserve">файл, който може да се рънне. Изтегля плъгините и ги добавя в </w:t>
      </w:r>
      <w:r w:rsidR="003B6FE3" w:rsidRPr="0064696A">
        <w:rPr>
          <w:rFonts w:ascii="Times New Roman" w:hAnsi="Times New Roman"/>
          <w:sz w:val="28"/>
          <w:szCs w:val="28"/>
        </w:rPr>
        <w:t>build path-</w:t>
      </w:r>
      <w:r w:rsidR="003B6FE3" w:rsidRPr="0064696A">
        <w:rPr>
          <w:rFonts w:ascii="Times New Roman" w:hAnsi="Times New Roman"/>
          <w:sz w:val="28"/>
          <w:szCs w:val="28"/>
          <w:lang w:val="bg-BG"/>
        </w:rPr>
        <w:t xml:space="preserve">а. </w:t>
      </w:r>
      <w:r w:rsidRPr="0064696A">
        <w:rPr>
          <w:rFonts w:ascii="Times New Roman" w:hAnsi="Times New Roman"/>
          <w:color w:val="212121"/>
          <w:sz w:val="28"/>
          <w:szCs w:val="28"/>
          <w:shd w:val="clear" w:color="auto" w:fill="FFFFFF"/>
          <w:lang w:val="bg-BG"/>
        </w:rPr>
        <w:t xml:space="preserve">Създава се Maven </w:t>
      </w:r>
      <w:r w:rsidRPr="0064696A">
        <w:rPr>
          <w:rFonts w:ascii="Times New Roman" w:hAnsi="Times New Roman"/>
          <w:b/>
          <w:color w:val="212121"/>
          <w:sz w:val="28"/>
          <w:szCs w:val="28"/>
          <w:shd w:val="clear" w:color="auto" w:fill="FFFFFF"/>
          <w:lang w:val="bg-BG"/>
        </w:rPr>
        <w:t>pom.xml</w:t>
      </w:r>
      <w:r w:rsidRPr="0064696A">
        <w:rPr>
          <w:rFonts w:ascii="Times New Roman" w:hAnsi="Times New Roman"/>
          <w:color w:val="212121"/>
          <w:sz w:val="28"/>
          <w:szCs w:val="28"/>
          <w:shd w:val="clear" w:color="auto" w:fill="FFFFFF"/>
          <w:lang w:val="bg-BG"/>
        </w:rPr>
        <w:t xml:space="preserve"> файл.</w:t>
      </w:r>
    </w:p>
    <w:p w:rsidR="001C7E9B" w:rsidRPr="0064696A" w:rsidRDefault="001C7E9B" w:rsidP="0064696A">
      <w:pPr>
        <w:spacing w:line="360" w:lineRule="auto"/>
        <w:rPr>
          <w:rFonts w:ascii="Times New Roman" w:hAnsi="Times New Roman"/>
          <w:color w:val="212121"/>
          <w:sz w:val="28"/>
          <w:szCs w:val="28"/>
          <w:shd w:val="clear" w:color="auto" w:fill="FFFFFF"/>
        </w:rPr>
      </w:pPr>
    </w:p>
    <w:p w:rsidR="0064696A" w:rsidRDefault="001C7E9B" w:rsidP="0064696A">
      <w:pPr>
        <w:keepNext/>
      </w:pPr>
      <w:r>
        <w:rPr>
          <w:noProof/>
          <w:lang w:eastAsia="en-US"/>
        </w:rPr>
        <w:lastRenderedPageBreak/>
        <w:drawing>
          <wp:inline distT="0" distB="0" distL="0" distR="0" wp14:anchorId="17487AE4" wp14:editId="529F467B">
            <wp:extent cx="5943600" cy="508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87620"/>
                    </a:xfrm>
                    <a:prstGeom prst="rect">
                      <a:avLst/>
                    </a:prstGeom>
                  </pic:spPr>
                </pic:pic>
              </a:graphicData>
            </a:graphic>
          </wp:inline>
        </w:drawing>
      </w:r>
    </w:p>
    <w:p w:rsidR="001C7E9B" w:rsidRDefault="0064696A" w:rsidP="0064696A">
      <w:pPr>
        <w:pStyle w:val="Caption"/>
        <w:rPr>
          <w:rFonts w:ascii="Times New Roman" w:hAnsi="Times New Roman"/>
          <w:sz w:val="28"/>
          <w:lang w:val="bg-BG"/>
        </w:rPr>
      </w:pPr>
      <w:r>
        <w:rPr>
          <w:rFonts w:hint="eastAsia"/>
        </w:rPr>
        <w:t>Фигура</w:t>
      </w:r>
      <w:r>
        <w:t xml:space="preserve"> </w:t>
      </w:r>
      <w:ins w:id="242" w:author="Peter Mihaylov" w:date="2019-03-14T10:31:00Z">
        <w:r w:rsidR="006236F8">
          <w:fldChar w:fldCharType="begin"/>
        </w:r>
        <w:r w:rsidR="006236F8">
          <w:instrText xml:space="preserve"> STYLEREF 2 \s </w:instrText>
        </w:r>
      </w:ins>
      <w:r w:rsidR="006236F8">
        <w:fldChar w:fldCharType="separate"/>
      </w:r>
      <w:r w:rsidR="006236F8">
        <w:rPr>
          <w:noProof/>
        </w:rPr>
        <w:t>3.1.1</w:t>
      </w:r>
      <w:ins w:id="243"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244" w:author="Peter Mihaylov" w:date="2019-03-14T10:31:00Z">
        <w:r w:rsidR="006236F8">
          <w:rPr>
            <w:noProof/>
          </w:rPr>
          <w:t>1</w:t>
        </w:r>
        <w:r w:rsidR="006236F8">
          <w:fldChar w:fldCharType="end"/>
        </w:r>
      </w:ins>
      <w:del w:id="245"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3.1.1</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1</w:delText>
        </w:r>
        <w:r w:rsidR="006F7A0D" w:rsidDel="006236F8">
          <w:fldChar w:fldCharType="end"/>
        </w:r>
      </w:del>
    </w:p>
    <w:p w:rsidR="001C7E9B" w:rsidRDefault="001C7E9B" w:rsidP="001C7E9B">
      <w:pPr>
        <w:rPr>
          <w:rFonts w:ascii="Times New Roman" w:hAnsi="Times New Roman"/>
          <w:sz w:val="28"/>
          <w:lang w:val="bg-BG"/>
        </w:rPr>
      </w:pPr>
    </w:p>
    <w:p w:rsidR="001C7E9B" w:rsidRPr="0064696A" w:rsidRDefault="0064696A" w:rsidP="001C7E9B">
      <w:pPr>
        <w:rPr>
          <w:rFonts w:ascii="Times New Roman" w:hAnsi="Times New Roman"/>
          <w:sz w:val="28"/>
          <w:lang w:val="bg-BG"/>
        </w:rPr>
      </w:pPr>
      <w:r>
        <w:rPr>
          <w:rFonts w:ascii="Times New Roman" w:hAnsi="Times New Roman"/>
          <w:sz w:val="28"/>
          <w:lang w:val="bg-BG"/>
        </w:rPr>
        <w:t xml:space="preserve">На </w:t>
      </w:r>
      <w:r w:rsidR="005C3096">
        <w:rPr>
          <w:rFonts w:ascii="Times New Roman" w:hAnsi="Times New Roman"/>
          <w:i/>
          <w:sz w:val="28"/>
          <w:lang w:val="bg-BG"/>
        </w:rPr>
        <w:t>Фигура 3.1.1.1</w:t>
      </w:r>
      <w:r>
        <w:rPr>
          <w:rFonts w:ascii="Times New Roman" w:hAnsi="Times New Roman"/>
          <w:sz w:val="28"/>
          <w:lang w:val="bg-BG"/>
        </w:rPr>
        <w:t xml:space="preserve"> е показан ч</w:t>
      </w:r>
      <w:r w:rsidR="001C7E9B">
        <w:rPr>
          <w:rFonts w:ascii="Times New Roman" w:hAnsi="Times New Roman"/>
          <w:sz w:val="28"/>
          <w:lang w:val="bg-BG"/>
        </w:rPr>
        <w:t xml:space="preserve">аст от </w:t>
      </w:r>
      <w:r w:rsidR="001C7E9B">
        <w:rPr>
          <w:rFonts w:ascii="Times New Roman" w:hAnsi="Times New Roman"/>
          <w:sz w:val="28"/>
        </w:rPr>
        <w:t xml:space="preserve">POM.xml </w:t>
      </w:r>
      <w:r>
        <w:rPr>
          <w:rFonts w:ascii="Times New Roman" w:hAnsi="Times New Roman"/>
          <w:sz w:val="28"/>
          <w:lang w:val="bg-BG"/>
        </w:rPr>
        <w:t>файла.</w:t>
      </w:r>
    </w:p>
    <w:p w:rsidR="001C7E9B" w:rsidRDefault="001C7E9B" w:rsidP="001C7E9B">
      <w:pPr>
        <w:rPr>
          <w:rFonts w:ascii="Times New Roman" w:hAnsi="Times New Roman"/>
          <w:sz w:val="28"/>
          <w:lang w:val="bg-BG"/>
        </w:rPr>
      </w:pPr>
    </w:p>
    <w:p w:rsidR="001C7E9B" w:rsidRDefault="001C7E9B" w:rsidP="0064696A">
      <w:pPr>
        <w:spacing w:line="360" w:lineRule="auto"/>
        <w:jc w:val="both"/>
        <w:rPr>
          <w:rFonts w:ascii="Times New Roman" w:hAnsi="Times New Roman"/>
          <w:sz w:val="28"/>
          <w:lang w:val="bg-BG"/>
        </w:rPr>
      </w:pPr>
      <w:r w:rsidRPr="009C17AC">
        <w:rPr>
          <w:rFonts w:ascii="Times New Roman" w:hAnsi="Times New Roman" w:hint="eastAsia"/>
          <w:sz w:val="28"/>
          <w:lang w:val="bg-BG"/>
        </w:rPr>
        <w:t>За</w:t>
      </w:r>
      <w:r w:rsidRPr="009C17AC">
        <w:rPr>
          <w:rFonts w:ascii="Times New Roman" w:hAnsi="Times New Roman"/>
          <w:sz w:val="28"/>
          <w:lang w:val="bg-BG"/>
        </w:rPr>
        <w:t xml:space="preserve"> </w:t>
      </w:r>
      <w:r w:rsidRPr="009C17AC">
        <w:rPr>
          <w:rFonts w:ascii="Times New Roman" w:hAnsi="Times New Roman" w:hint="eastAsia"/>
          <w:sz w:val="28"/>
          <w:lang w:val="bg-BG"/>
        </w:rPr>
        <w:t>проекти</w:t>
      </w:r>
      <w:r w:rsidRPr="009C17AC">
        <w:rPr>
          <w:rFonts w:ascii="Times New Roman" w:hAnsi="Times New Roman"/>
          <w:sz w:val="28"/>
          <w:lang w:val="bg-BG"/>
        </w:rPr>
        <w:t xml:space="preserve">, </w:t>
      </w:r>
      <w:r w:rsidRPr="009C17AC">
        <w:rPr>
          <w:rFonts w:ascii="Times New Roman" w:hAnsi="Times New Roman" w:hint="eastAsia"/>
          <w:sz w:val="28"/>
          <w:lang w:val="bg-BG"/>
        </w:rPr>
        <w:t>които</w:t>
      </w:r>
      <w:r w:rsidRPr="009C17AC">
        <w:rPr>
          <w:rFonts w:ascii="Times New Roman" w:hAnsi="Times New Roman"/>
          <w:sz w:val="28"/>
          <w:lang w:val="bg-BG"/>
        </w:rPr>
        <w:t xml:space="preserve"> </w:t>
      </w:r>
      <w:r w:rsidRPr="009C17AC">
        <w:rPr>
          <w:rFonts w:ascii="Times New Roman" w:hAnsi="Times New Roman" w:hint="eastAsia"/>
          <w:sz w:val="28"/>
          <w:lang w:val="bg-BG"/>
        </w:rPr>
        <w:t>не</w:t>
      </w:r>
      <w:r w:rsidRPr="009C17AC">
        <w:rPr>
          <w:rFonts w:ascii="Times New Roman" w:hAnsi="Times New Roman"/>
          <w:sz w:val="28"/>
          <w:lang w:val="bg-BG"/>
        </w:rPr>
        <w:t xml:space="preserve"> </w:t>
      </w:r>
      <w:r w:rsidRPr="009C17AC">
        <w:rPr>
          <w:rFonts w:ascii="Times New Roman" w:hAnsi="Times New Roman" w:hint="eastAsia"/>
          <w:sz w:val="28"/>
          <w:lang w:val="bg-BG"/>
        </w:rPr>
        <w:t>са</w:t>
      </w:r>
      <w:r w:rsidRPr="009C17AC">
        <w:rPr>
          <w:rFonts w:ascii="Times New Roman" w:hAnsi="Times New Roman"/>
          <w:sz w:val="28"/>
          <w:lang w:val="bg-BG"/>
        </w:rPr>
        <w:t xml:space="preserve"> </w:t>
      </w:r>
      <w:r w:rsidRPr="009C17AC">
        <w:rPr>
          <w:rFonts w:ascii="Times New Roman" w:hAnsi="Times New Roman" w:hint="eastAsia"/>
          <w:sz w:val="28"/>
          <w:lang w:val="bg-BG"/>
        </w:rPr>
        <w:t>изградени</w:t>
      </w:r>
      <w:r w:rsidRPr="009C17AC">
        <w:rPr>
          <w:rFonts w:ascii="Times New Roman" w:hAnsi="Times New Roman"/>
          <w:sz w:val="28"/>
          <w:lang w:val="bg-BG"/>
        </w:rPr>
        <w:t xml:space="preserve"> </w:t>
      </w:r>
      <w:r w:rsidRPr="009C17AC">
        <w:rPr>
          <w:rFonts w:ascii="Times New Roman" w:hAnsi="Times New Roman" w:hint="eastAsia"/>
          <w:sz w:val="28"/>
          <w:lang w:val="bg-BG"/>
        </w:rPr>
        <w:t>с</w:t>
      </w:r>
      <w:r w:rsidRPr="009C17AC">
        <w:rPr>
          <w:rFonts w:ascii="Times New Roman" w:hAnsi="Times New Roman"/>
          <w:sz w:val="28"/>
          <w:lang w:val="bg-BG"/>
        </w:rPr>
        <w:t xml:space="preserve"> CLI, Boot </w:t>
      </w:r>
      <w:r w:rsidRPr="009C17AC">
        <w:rPr>
          <w:rFonts w:ascii="Times New Roman" w:hAnsi="Times New Roman" w:hint="eastAsia"/>
          <w:sz w:val="28"/>
          <w:lang w:val="bg-BG"/>
        </w:rPr>
        <w:t>осигурява</w:t>
      </w:r>
      <w:r w:rsidRPr="009C17AC">
        <w:rPr>
          <w:rFonts w:ascii="Times New Roman" w:hAnsi="Times New Roman"/>
          <w:sz w:val="28"/>
          <w:lang w:val="bg-BG"/>
        </w:rPr>
        <w:t xml:space="preserve"> </w:t>
      </w:r>
      <w:r w:rsidRPr="009C17AC">
        <w:rPr>
          <w:rFonts w:ascii="Times New Roman" w:hAnsi="Times New Roman" w:hint="eastAsia"/>
          <w:sz w:val="28"/>
          <w:lang w:val="bg-BG"/>
        </w:rPr>
        <w:t>хост</w:t>
      </w:r>
      <w:r w:rsidRPr="009C17AC">
        <w:rPr>
          <w:rFonts w:ascii="Times New Roman" w:hAnsi="Times New Roman"/>
          <w:sz w:val="28"/>
          <w:lang w:val="bg-BG"/>
        </w:rPr>
        <w:t xml:space="preserve"> </w:t>
      </w:r>
      <w:r w:rsidRPr="009C17AC">
        <w:rPr>
          <w:rFonts w:ascii="Times New Roman" w:hAnsi="Times New Roman" w:hint="eastAsia"/>
          <w:sz w:val="28"/>
          <w:lang w:val="bg-BG"/>
        </w:rPr>
        <w:t>от</w:t>
      </w:r>
      <w:r w:rsidRPr="009C17AC">
        <w:rPr>
          <w:rFonts w:ascii="Times New Roman" w:hAnsi="Times New Roman"/>
          <w:sz w:val="28"/>
          <w:lang w:val="bg-BG"/>
        </w:rPr>
        <w:t xml:space="preserve"> "</w:t>
      </w:r>
      <w:r w:rsidRPr="009C17AC">
        <w:rPr>
          <w:rFonts w:ascii="Times New Roman" w:hAnsi="Times New Roman" w:hint="eastAsia"/>
          <w:sz w:val="28"/>
          <w:lang w:val="bg-BG"/>
        </w:rPr>
        <w:t>стартерни</w:t>
      </w:r>
      <w:r w:rsidRPr="009C17AC">
        <w:rPr>
          <w:rFonts w:ascii="Times New Roman" w:hAnsi="Times New Roman"/>
          <w:sz w:val="28"/>
          <w:lang w:val="bg-BG"/>
        </w:rPr>
        <w:t xml:space="preserve">" </w:t>
      </w:r>
      <w:r w:rsidRPr="009C17AC">
        <w:rPr>
          <w:rFonts w:ascii="Times New Roman" w:hAnsi="Times New Roman" w:hint="eastAsia"/>
          <w:sz w:val="28"/>
          <w:lang w:val="bg-BG"/>
        </w:rPr>
        <w:t>модули</w:t>
      </w:r>
      <w:r w:rsidRPr="009C17AC">
        <w:rPr>
          <w:rFonts w:ascii="Times New Roman" w:hAnsi="Times New Roman"/>
          <w:sz w:val="28"/>
          <w:lang w:val="bg-BG"/>
        </w:rPr>
        <w:t xml:space="preserve">, </w:t>
      </w:r>
      <w:r w:rsidRPr="009C17AC">
        <w:rPr>
          <w:rFonts w:ascii="Times New Roman" w:hAnsi="Times New Roman" w:hint="eastAsia"/>
          <w:sz w:val="28"/>
          <w:lang w:val="bg-BG"/>
        </w:rPr>
        <w:t>които</w:t>
      </w:r>
      <w:r w:rsidRPr="009C17AC">
        <w:rPr>
          <w:rFonts w:ascii="Times New Roman" w:hAnsi="Times New Roman"/>
          <w:sz w:val="28"/>
          <w:lang w:val="bg-BG"/>
        </w:rPr>
        <w:t xml:space="preserve"> </w:t>
      </w:r>
      <w:r w:rsidRPr="009C17AC">
        <w:rPr>
          <w:rFonts w:ascii="Times New Roman" w:hAnsi="Times New Roman" w:hint="eastAsia"/>
          <w:sz w:val="28"/>
          <w:lang w:val="bg-BG"/>
        </w:rPr>
        <w:t>дефинират</w:t>
      </w:r>
      <w:r w:rsidRPr="009C17AC">
        <w:rPr>
          <w:rFonts w:ascii="Times New Roman" w:hAnsi="Times New Roman"/>
          <w:sz w:val="28"/>
          <w:lang w:val="bg-BG"/>
        </w:rPr>
        <w:t xml:space="preserve"> </w:t>
      </w:r>
      <w:r w:rsidRPr="009C17AC">
        <w:rPr>
          <w:rFonts w:ascii="Times New Roman" w:hAnsi="Times New Roman" w:hint="eastAsia"/>
          <w:sz w:val="28"/>
          <w:lang w:val="bg-BG"/>
        </w:rPr>
        <w:t>набор</w:t>
      </w:r>
      <w:r w:rsidRPr="009C17AC">
        <w:rPr>
          <w:rFonts w:ascii="Times New Roman" w:hAnsi="Times New Roman"/>
          <w:sz w:val="28"/>
          <w:lang w:val="bg-BG"/>
        </w:rPr>
        <w:t xml:space="preserve"> </w:t>
      </w:r>
      <w:r w:rsidRPr="009C17AC">
        <w:rPr>
          <w:rFonts w:ascii="Times New Roman" w:hAnsi="Times New Roman" w:hint="eastAsia"/>
          <w:sz w:val="28"/>
          <w:lang w:val="bg-BG"/>
        </w:rPr>
        <w:t>от</w:t>
      </w:r>
      <w:r w:rsidRPr="009C17AC">
        <w:rPr>
          <w:rFonts w:ascii="Times New Roman" w:hAnsi="Times New Roman"/>
          <w:sz w:val="28"/>
          <w:lang w:val="bg-BG"/>
        </w:rPr>
        <w:t xml:space="preserve"> </w:t>
      </w:r>
      <w:r w:rsidRPr="009C17AC">
        <w:rPr>
          <w:rFonts w:ascii="Times New Roman" w:hAnsi="Times New Roman" w:hint="eastAsia"/>
          <w:sz w:val="28"/>
          <w:lang w:val="bg-BG"/>
        </w:rPr>
        <w:t>зависимости</w:t>
      </w:r>
      <w:r w:rsidRPr="009C17AC">
        <w:rPr>
          <w:rFonts w:ascii="Times New Roman" w:hAnsi="Times New Roman"/>
          <w:sz w:val="28"/>
          <w:lang w:val="bg-BG"/>
        </w:rPr>
        <w:t xml:space="preserve">, </w:t>
      </w:r>
      <w:r w:rsidRPr="009C17AC">
        <w:rPr>
          <w:rFonts w:ascii="Times New Roman" w:hAnsi="Times New Roman" w:hint="eastAsia"/>
          <w:sz w:val="28"/>
          <w:lang w:val="bg-BG"/>
        </w:rPr>
        <w:t>които</w:t>
      </w:r>
      <w:r w:rsidRPr="009C17AC">
        <w:rPr>
          <w:rFonts w:ascii="Times New Roman" w:hAnsi="Times New Roman"/>
          <w:sz w:val="28"/>
          <w:lang w:val="bg-BG"/>
        </w:rPr>
        <w:t xml:space="preserve"> </w:t>
      </w:r>
      <w:r w:rsidRPr="009C17AC">
        <w:rPr>
          <w:rFonts w:ascii="Times New Roman" w:hAnsi="Times New Roman" w:hint="eastAsia"/>
          <w:sz w:val="28"/>
          <w:lang w:val="bg-BG"/>
        </w:rPr>
        <w:t>могат</w:t>
      </w:r>
      <w:r w:rsidRPr="009C17AC">
        <w:rPr>
          <w:rFonts w:ascii="Times New Roman" w:hAnsi="Times New Roman"/>
          <w:sz w:val="28"/>
          <w:lang w:val="bg-BG"/>
        </w:rPr>
        <w:t xml:space="preserve"> </w:t>
      </w:r>
      <w:r w:rsidRPr="009C17AC">
        <w:rPr>
          <w:rFonts w:ascii="Times New Roman" w:hAnsi="Times New Roman" w:hint="eastAsia"/>
          <w:sz w:val="28"/>
          <w:lang w:val="bg-BG"/>
        </w:rPr>
        <w:t>да</w:t>
      </w:r>
      <w:r w:rsidRPr="009C17AC">
        <w:rPr>
          <w:rFonts w:ascii="Times New Roman" w:hAnsi="Times New Roman"/>
          <w:sz w:val="28"/>
          <w:lang w:val="bg-BG"/>
        </w:rPr>
        <w:t xml:space="preserve"> </w:t>
      </w:r>
      <w:r w:rsidRPr="009C17AC">
        <w:rPr>
          <w:rFonts w:ascii="Times New Roman" w:hAnsi="Times New Roman" w:hint="eastAsia"/>
          <w:sz w:val="28"/>
          <w:lang w:val="bg-BG"/>
        </w:rPr>
        <w:t>бъдат</w:t>
      </w:r>
      <w:r w:rsidRPr="009C17AC">
        <w:rPr>
          <w:rFonts w:ascii="Times New Roman" w:hAnsi="Times New Roman"/>
          <w:sz w:val="28"/>
          <w:lang w:val="bg-BG"/>
        </w:rPr>
        <w:t xml:space="preserve"> </w:t>
      </w:r>
      <w:r w:rsidRPr="009C17AC">
        <w:rPr>
          <w:rFonts w:ascii="Times New Roman" w:hAnsi="Times New Roman" w:hint="eastAsia"/>
          <w:sz w:val="28"/>
          <w:lang w:val="bg-BG"/>
        </w:rPr>
        <w:t>въведени</w:t>
      </w:r>
      <w:r w:rsidRPr="009C17AC">
        <w:rPr>
          <w:rFonts w:ascii="Times New Roman" w:hAnsi="Times New Roman"/>
          <w:sz w:val="28"/>
          <w:lang w:val="bg-BG"/>
        </w:rPr>
        <w:t xml:space="preserve"> </w:t>
      </w:r>
      <w:r w:rsidRPr="009C17AC">
        <w:rPr>
          <w:rFonts w:ascii="Times New Roman" w:hAnsi="Times New Roman" w:hint="eastAsia"/>
          <w:sz w:val="28"/>
          <w:lang w:val="bg-BG"/>
        </w:rPr>
        <w:t>в</w:t>
      </w:r>
      <w:r w:rsidRPr="009C17AC">
        <w:rPr>
          <w:rFonts w:ascii="Times New Roman" w:hAnsi="Times New Roman"/>
          <w:sz w:val="28"/>
          <w:lang w:val="bg-BG"/>
        </w:rPr>
        <w:t xml:space="preserve"> </w:t>
      </w:r>
      <w:r w:rsidRPr="009C17AC">
        <w:rPr>
          <w:rFonts w:ascii="Times New Roman" w:hAnsi="Times New Roman" w:hint="eastAsia"/>
          <w:sz w:val="28"/>
          <w:lang w:val="bg-BG"/>
        </w:rPr>
        <w:t>система</w:t>
      </w:r>
      <w:r w:rsidRPr="009C17AC">
        <w:rPr>
          <w:rFonts w:ascii="Times New Roman" w:hAnsi="Times New Roman"/>
          <w:sz w:val="28"/>
          <w:lang w:val="bg-BG"/>
        </w:rPr>
        <w:t xml:space="preserve"> </w:t>
      </w:r>
      <w:r w:rsidRPr="009C17AC">
        <w:rPr>
          <w:rFonts w:ascii="Times New Roman" w:hAnsi="Times New Roman" w:hint="eastAsia"/>
          <w:sz w:val="28"/>
          <w:lang w:val="bg-BG"/>
        </w:rPr>
        <w:t>за</w:t>
      </w:r>
      <w:r w:rsidRPr="009C17AC">
        <w:rPr>
          <w:rFonts w:ascii="Times New Roman" w:hAnsi="Times New Roman"/>
          <w:sz w:val="28"/>
          <w:lang w:val="bg-BG"/>
        </w:rPr>
        <w:t xml:space="preserve"> </w:t>
      </w:r>
      <w:r w:rsidRPr="009C17AC">
        <w:rPr>
          <w:rFonts w:ascii="Times New Roman" w:hAnsi="Times New Roman" w:hint="eastAsia"/>
          <w:sz w:val="28"/>
          <w:lang w:val="bg-BG"/>
        </w:rPr>
        <w:t>изграждане</w:t>
      </w:r>
      <w:r w:rsidRPr="009C17AC">
        <w:rPr>
          <w:rFonts w:ascii="Times New Roman" w:hAnsi="Times New Roman"/>
          <w:sz w:val="28"/>
          <w:lang w:val="bg-BG"/>
        </w:rPr>
        <w:t xml:space="preserve">, </w:t>
      </w:r>
      <w:r w:rsidRPr="009C17AC">
        <w:rPr>
          <w:rFonts w:ascii="Times New Roman" w:hAnsi="Times New Roman" w:hint="eastAsia"/>
          <w:sz w:val="28"/>
          <w:lang w:val="bg-BG"/>
        </w:rPr>
        <w:t>за</w:t>
      </w:r>
      <w:r w:rsidRPr="009C17AC">
        <w:rPr>
          <w:rFonts w:ascii="Times New Roman" w:hAnsi="Times New Roman"/>
          <w:sz w:val="28"/>
          <w:lang w:val="bg-BG"/>
        </w:rPr>
        <w:t xml:space="preserve"> </w:t>
      </w:r>
      <w:r w:rsidRPr="009C17AC">
        <w:rPr>
          <w:rFonts w:ascii="Times New Roman" w:hAnsi="Times New Roman" w:hint="eastAsia"/>
          <w:sz w:val="28"/>
          <w:lang w:val="bg-BG"/>
        </w:rPr>
        <w:t>да</w:t>
      </w:r>
      <w:r w:rsidRPr="009C17AC">
        <w:rPr>
          <w:rFonts w:ascii="Times New Roman" w:hAnsi="Times New Roman"/>
          <w:sz w:val="28"/>
          <w:lang w:val="bg-BG"/>
        </w:rPr>
        <w:t xml:space="preserve"> </w:t>
      </w:r>
      <w:r w:rsidRPr="009C17AC">
        <w:rPr>
          <w:rFonts w:ascii="Times New Roman" w:hAnsi="Times New Roman" w:hint="eastAsia"/>
          <w:sz w:val="28"/>
          <w:lang w:val="bg-BG"/>
        </w:rPr>
        <w:t>се</w:t>
      </w:r>
      <w:r w:rsidRPr="009C17AC">
        <w:rPr>
          <w:rFonts w:ascii="Times New Roman" w:hAnsi="Times New Roman"/>
          <w:sz w:val="28"/>
          <w:lang w:val="bg-BG"/>
        </w:rPr>
        <w:t xml:space="preserve"> </w:t>
      </w:r>
      <w:r w:rsidRPr="009C17AC">
        <w:rPr>
          <w:rFonts w:ascii="Times New Roman" w:hAnsi="Times New Roman" w:hint="eastAsia"/>
          <w:sz w:val="28"/>
          <w:lang w:val="bg-BG"/>
        </w:rPr>
        <w:t>разрешат</w:t>
      </w:r>
      <w:r w:rsidRPr="009C17AC">
        <w:rPr>
          <w:rFonts w:ascii="Times New Roman" w:hAnsi="Times New Roman"/>
          <w:sz w:val="28"/>
          <w:lang w:val="bg-BG"/>
        </w:rPr>
        <w:t xml:space="preserve"> </w:t>
      </w:r>
      <w:r w:rsidRPr="009C17AC">
        <w:rPr>
          <w:rFonts w:ascii="Times New Roman" w:hAnsi="Times New Roman" w:hint="eastAsia"/>
          <w:sz w:val="28"/>
          <w:lang w:val="bg-BG"/>
        </w:rPr>
        <w:t>специфичните</w:t>
      </w:r>
      <w:r w:rsidRPr="009C17AC">
        <w:rPr>
          <w:rFonts w:ascii="Times New Roman" w:hAnsi="Times New Roman"/>
          <w:sz w:val="28"/>
          <w:lang w:val="bg-BG"/>
        </w:rPr>
        <w:t xml:space="preserve"> </w:t>
      </w:r>
      <w:r w:rsidRPr="009C17AC">
        <w:rPr>
          <w:rFonts w:ascii="Times New Roman" w:hAnsi="Times New Roman" w:hint="eastAsia"/>
          <w:sz w:val="28"/>
          <w:lang w:val="bg-BG"/>
        </w:rPr>
        <w:t>библиотеки</w:t>
      </w:r>
      <w:r w:rsidRPr="009C17AC">
        <w:rPr>
          <w:rFonts w:ascii="Times New Roman" w:hAnsi="Times New Roman"/>
          <w:sz w:val="28"/>
          <w:lang w:val="bg-BG"/>
        </w:rPr>
        <w:t xml:space="preserve">, </w:t>
      </w:r>
      <w:r w:rsidRPr="009C17AC">
        <w:rPr>
          <w:rFonts w:ascii="Times New Roman" w:hAnsi="Times New Roman" w:hint="eastAsia"/>
          <w:sz w:val="28"/>
          <w:lang w:val="bg-BG"/>
        </w:rPr>
        <w:t>необходими</w:t>
      </w:r>
      <w:r w:rsidRPr="009C17AC">
        <w:rPr>
          <w:rFonts w:ascii="Times New Roman" w:hAnsi="Times New Roman"/>
          <w:sz w:val="28"/>
          <w:lang w:val="bg-BG"/>
        </w:rPr>
        <w:t xml:space="preserve"> </w:t>
      </w:r>
      <w:r w:rsidRPr="009C17AC">
        <w:rPr>
          <w:rFonts w:ascii="Times New Roman" w:hAnsi="Times New Roman" w:hint="eastAsia"/>
          <w:sz w:val="28"/>
          <w:lang w:val="bg-BG"/>
        </w:rPr>
        <w:t>от</w:t>
      </w:r>
      <w:r w:rsidRPr="009C17AC">
        <w:rPr>
          <w:rFonts w:ascii="Times New Roman" w:hAnsi="Times New Roman"/>
          <w:sz w:val="28"/>
          <w:lang w:val="bg-BG"/>
        </w:rPr>
        <w:t xml:space="preserve"> </w:t>
      </w:r>
      <w:r w:rsidRPr="009C17AC">
        <w:rPr>
          <w:rFonts w:ascii="Times New Roman" w:hAnsi="Times New Roman" w:hint="eastAsia"/>
          <w:sz w:val="28"/>
          <w:lang w:val="bg-BG"/>
        </w:rPr>
        <w:t>рамката</w:t>
      </w:r>
      <w:r w:rsidRPr="009C17AC">
        <w:rPr>
          <w:rFonts w:ascii="Times New Roman" w:hAnsi="Times New Roman"/>
          <w:sz w:val="28"/>
          <w:lang w:val="bg-BG"/>
        </w:rPr>
        <w:t xml:space="preserve"> </w:t>
      </w:r>
      <w:r w:rsidRPr="009C17AC">
        <w:rPr>
          <w:rFonts w:ascii="Times New Roman" w:hAnsi="Times New Roman" w:hint="eastAsia"/>
          <w:sz w:val="28"/>
          <w:lang w:val="bg-BG"/>
        </w:rPr>
        <w:t>и</w:t>
      </w:r>
      <w:r w:rsidRPr="009C17AC">
        <w:rPr>
          <w:rFonts w:ascii="Times New Roman" w:hAnsi="Times New Roman"/>
          <w:sz w:val="28"/>
          <w:lang w:val="bg-BG"/>
        </w:rPr>
        <w:t xml:space="preserve"> </w:t>
      </w:r>
      <w:r w:rsidRPr="009C17AC">
        <w:rPr>
          <w:rFonts w:ascii="Times New Roman" w:hAnsi="Times New Roman" w:hint="eastAsia"/>
          <w:sz w:val="28"/>
          <w:lang w:val="bg-BG"/>
        </w:rPr>
        <w:t>нейната</w:t>
      </w:r>
      <w:r w:rsidRPr="009C17AC">
        <w:rPr>
          <w:rFonts w:ascii="Times New Roman" w:hAnsi="Times New Roman"/>
          <w:sz w:val="28"/>
          <w:lang w:val="bg-BG"/>
        </w:rPr>
        <w:t xml:space="preserve"> </w:t>
      </w:r>
      <w:r w:rsidRPr="009C17AC">
        <w:rPr>
          <w:rFonts w:ascii="Times New Roman" w:hAnsi="Times New Roman" w:hint="eastAsia"/>
          <w:sz w:val="28"/>
          <w:lang w:val="bg-BG"/>
        </w:rPr>
        <w:t>основна</w:t>
      </w:r>
      <w:r w:rsidRPr="009C17AC">
        <w:rPr>
          <w:rFonts w:ascii="Times New Roman" w:hAnsi="Times New Roman"/>
          <w:sz w:val="28"/>
          <w:lang w:val="bg-BG"/>
        </w:rPr>
        <w:t xml:space="preserve"> </w:t>
      </w:r>
      <w:r w:rsidRPr="009C17AC">
        <w:rPr>
          <w:rFonts w:ascii="Times New Roman" w:hAnsi="Times New Roman" w:hint="eastAsia"/>
          <w:sz w:val="28"/>
          <w:lang w:val="bg-BG"/>
        </w:rPr>
        <w:t>платформа</w:t>
      </w:r>
      <w:r w:rsidRPr="009C17AC">
        <w:rPr>
          <w:rFonts w:ascii="Times New Roman" w:hAnsi="Times New Roman"/>
          <w:sz w:val="28"/>
          <w:lang w:val="bg-BG"/>
        </w:rPr>
        <w:t xml:space="preserve">. </w:t>
      </w:r>
      <w:r w:rsidRPr="009C17AC">
        <w:rPr>
          <w:rFonts w:ascii="Times New Roman" w:hAnsi="Times New Roman" w:hint="eastAsia"/>
          <w:sz w:val="28"/>
          <w:lang w:val="bg-BG"/>
        </w:rPr>
        <w:t>Като</w:t>
      </w:r>
      <w:r w:rsidRPr="009C17AC">
        <w:rPr>
          <w:rFonts w:ascii="Times New Roman" w:hAnsi="Times New Roman"/>
          <w:sz w:val="28"/>
          <w:lang w:val="bg-BG"/>
        </w:rPr>
        <w:t xml:space="preserve"> </w:t>
      </w:r>
      <w:r w:rsidRPr="009C17AC">
        <w:rPr>
          <w:rFonts w:ascii="Times New Roman" w:hAnsi="Times New Roman" w:hint="eastAsia"/>
          <w:sz w:val="28"/>
          <w:lang w:val="bg-BG"/>
        </w:rPr>
        <w:t>пример</w:t>
      </w:r>
      <w:r w:rsidRPr="009C17AC">
        <w:rPr>
          <w:rFonts w:ascii="Times New Roman" w:hAnsi="Times New Roman"/>
          <w:sz w:val="28"/>
          <w:lang w:val="bg-BG"/>
        </w:rPr>
        <w:t xml:space="preserve"> </w:t>
      </w:r>
      <w:r w:rsidRPr="009C17AC">
        <w:rPr>
          <w:rFonts w:ascii="Times New Roman" w:hAnsi="Times New Roman" w:hint="eastAsia"/>
          <w:sz w:val="28"/>
          <w:lang w:val="bg-BG"/>
        </w:rPr>
        <w:t>за</w:t>
      </w:r>
      <w:r w:rsidRPr="009C17AC">
        <w:rPr>
          <w:rFonts w:ascii="Times New Roman" w:hAnsi="Times New Roman"/>
          <w:sz w:val="28"/>
          <w:lang w:val="bg-BG"/>
        </w:rPr>
        <w:t xml:space="preserve"> </w:t>
      </w:r>
      <w:r w:rsidRPr="009C17AC">
        <w:rPr>
          <w:rFonts w:ascii="Times New Roman" w:hAnsi="Times New Roman" w:hint="eastAsia"/>
          <w:sz w:val="28"/>
          <w:lang w:val="bg-BG"/>
        </w:rPr>
        <w:t>това</w:t>
      </w:r>
      <w:r>
        <w:rPr>
          <w:rFonts w:ascii="Times New Roman" w:hAnsi="Times New Roman"/>
          <w:sz w:val="28"/>
          <w:lang w:val="bg-BG"/>
        </w:rPr>
        <w:t xml:space="preserve"> е </w:t>
      </w:r>
      <w:r>
        <w:rPr>
          <w:rFonts w:ascii="Times New Roman" w:hAnsi="Times New Roman"/>
          <w:sz w:val="28"/>
        </w:rPr>
        <w:t>spring-boot-starter-web (</w:t>
      </w:r>
      <w:r w:rsidR="005C3096">
        <w:rPr>
          <w:rFonts w:ascii="Times New Roman" w:hAnsi="Times New Roman"/>
          <w:i/>
          <w:sz w:val="28"/>
          <w:lang w:val="bg-BG"/>
        </w:rPr>
        <w:t>Фигура 3.1.1.2</w:t>
      </w:r>
      <w:r>
        <w:rPr>
          <w:rFonts w:ascii="Times New Roman" w:hAnsi="Times New Roman"/>
          <w:sz w:val="28"/>
        </w:rPr>
        <w:t>)</w:t>
      </w:r>
      <w:r>
        <w:rPr>
          <w:rFonts w:ascii="Times New Roman" w:hAnsi="Times New Roman"/>
          <w:sz w:val="28"/>
          <w:lang w:val="bg-BG"/>
        </w:rPr>
        <w:t>, като целта е да се</w:t>
      </w:r>
      <w:r w:rsidRPr="009C17AC">
        <w:rPr>
          <w:rFonts w:ascii="Times New Roman" w:hAnsi="Times New Roman"/>
          <w:sz w:val="28"/>
          <w:lang w:val="bg-BG"/>
        </w:rPr>
        <w:t xml:space="preserve"> </w:t>
      </w:r>
      <w:r w:rsidRPr="009C17AC">
        <w:rPr>
          <w:rFonts w:ascii="Times New Roman" w:hAnsi="Times New Roman" w:hint="eastAsia"/>
          <w:sz w:val="28"/>
          <w:lang w:val="bg-BG"/>
        </w:rPr>
        <w:t>получи</w:t>
      </w:r>
      <w:r w:rsidRPr="009C17AC">
        <w:rPr>
          <w:rFonts w:ascii="Times New Roman" w:hAnsi="Times New Roman"/>
          <w:sz w:val="28"/>
          <w:lang w:val="bg-BG"/>
        </w:rPr>
        <w:t xml:space="preserve"> </w:t>
      </w:r>
      <w:r>
        <w:rPr>
          <w:rFonts w:ascii="Times New Roman" w:hAnsi="Times New Roman"/>
          <w:sz w:val="28"/>
          <w:lang w:val="bg-BG"/>
        </w:rPr>
        <w:t>по-</w:t>
      </w:r>
      <w:r w:rsidRPr="009C17AC">
        <w:rPr>
          <w:rFonts w:ascii="Times New Roman" w:hAnsi="Times New Roman" w:hint="eastAsia"/>
          <w:sz w:val="28"/>
          <w:lang w:val="bg-BG"/>
        </w:rPr>
        <w:t>бързо</w:t>
      </w:r>
      <w:r w:rsidRPr="009C17AC">
        <w:rPr>
          <w:rFonts w:ascii="Times New Roman" w:hAnsi="Times New Roman"/>
          <w:sz w:val="28"/>
          <w:lang w:val="bg-BG"/>
        </w:rPr>
        <w:t xml:space="preserve"> </w:t>
      </w:r>
      <w:r w:rsidRPr="009C17AC">
        <w:rPr>
          <w:rFonts w:ascii="Times New Roman" w:hAnsi="Times New Roman" w:hint="eastAsia"/>
          <w:sz w:val="28"/>
          <w:lang w:val="bg-BG"/>
        </w:rPr>
        <w:t>конфигурирано</w:t>
      </w:r>
      <w:r w:rsidRPr="009C17AC">
        <w:rPr>
          <w:rFonts w:ascii="Times New Roman" w:hAnsi="Times New Roman"/>
          <w:sz w:val="28"/>
          <w:lang w:val="bg-BG"/>
        </w:rPr>
        <w:t xml:space="preserve"> </w:t>
      </w:r>
      <w:r w:rsidRPr="009C17AC">
        <w:rPr>
          <w:rFonts w:ascii="Times New Roman" w:hAnsi="Times New Roman" w:hint="eastAsia"/>
          <w:sz w:val="28"/>
          <w:lang w:val="bg-BG"/>
        </w:rPr>
        <w:t>и</w:t>
      </w:r>
      <w:r w:rsidRPr="009C17AC">
        <w:rPr>
          <w:rFonts w:ascii="Times New Roman" w:hAnsi="Times New Roman"/>
          <w:sz w:val="28"/>
          <w:lang w:val="bg-BG"/>
        </w:rPr>
        <w:t xml:space="preserve"> </w:t>
      </w:r>
      <w:r w:rsidRPr="009C17AC">
        <w:rPr>
          <w:rFonts w:ascii="Times New Roman" w:hAnsi="Times New Roman" w:hint="eastAsia"/>
          <w:sz w:val="28"/>
          <w:lang w:val="bg-BG"/>
        </w:rPr>
        <w:t>работещо</w:t>
      </w:r>
      <w:r w:rsidRPr="009C17AC">
        <w:rPr>
          <w:rFonts w:ascii="Times New Roman" w:hAnsi="Times New Roman"/>
          <w:sz w:val="28"/>
          <w:lang w:val="bg-BG"/>
        </w:rPr>
        <w:t xml:space="preserve"> </w:t>
      </w:r>
      <w:r w:rsidRPr="009C17AC">
        <w:rPr>
          <w:rFonts w:ascii="Times New Roman" w:hAnsi="Times New Roman" w:hint="eastAsia"/>
          <w:sz w:val="28"/>
          <w:lang w:val="bg-BG"/>
        </w:rPr>
        <w:t>приложение</w:t>
      </w:r>
      <w:r w:rsidRPr="009C17AC">
        <w:rPr>
          <w:rFonts w:ascii="Times New Roman" w:hAnsi="Times New Roman"/>
          <w:sz w:val="28"/>
          <w:lang w:val="bg-BG"/>
        </w:rPr>
        <w:t>.</w:t>
      </w:r>
    </w:p>
    <w:p w:rsidR="001C7E9B" w:rsidRDefault="001C7E9B" w:rsidP="001C7E9B">
      <w:pPr>
        <w:rPr>
          <w:rFonts w:ascii="Times New Roman" w:hAnsi="Times New Roman"/>
          <w:sz w:val="28"/>
          <w:lang w:val="bg-BG"/>
        </w:rPr>
      </w:pPr>
    </w:p>
    <w:p w:rsidR="0064696A" w:rsidRDefault="001C7E9B" w:rsidP="0064696A">
      <w:pPr>
        <w:keepNext/>
      </w:pPr>
      <w:r>
        <w:rPr>
          <w:noProof/>
          <w:lang w:eastAsia="en-US"/>
        </w:rPr>
        <w:lastRenderedPageBreak/>
        <w:drawing>
          <wp:inline distT="0" distB="0" distL="0" distR="0" wp14:anchorId="435FCBBA" wp14:editId="4D177FC0">
            <wp:extent cx="3787140" cy="75129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8704" cy="771443"/>
                    </a:xfrm>
                    <a:prstGeom prst="rect">
                      <a:avLst/>
                    </a:prstGeom>
                  </pic:spPr>
                </pic:pic>
              </a:graphicData>
            </a:graphic>
          </wp:inline>
        </w:drawing>
      </w:r>
    </w:p>
    <w:p w:rsidR="0064696A" w:rsidRDefault="0064696A" w:rsidP="0064696A">
      <w:pPr>
        <w:pStyle w:val="Caption"/>
      </w:pPr>
      <w:r>
        <w:t xml:space="preserve">Фигура </w:t>
      </w:r>
      <w:ins w:id="246" w:author="Peter Mihaylov" w:date="2019-03-14T10:31:00Z">
        <w:r w:rsidR="006236F8">
          <w:fldChar w:fldCharType="begin"/>
        </w:r>
        <w:r w:rsidR="006236F8">
          <w:instrText xml:space="preserve"> STYLEREF 2 \s </w:instrText>
        </w:r>
      </w:ins>
      <w:r w:rsidR="006236F8">
        <w:fldChar w:fldCharType="separate"/>
      </w:r>
      <w:r w:rsidR="006236F8">
        <w:rPr>
          <w:noProof/>
        </w:rPr>
        <w:t>3.1.1</w:t>
      </w:r>
      <w:ins w:id="247"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248" w:author="Peter Mihaylov" w:date="2019-03-14T10:31:00Z">
        <w:r w:rsidR="006236F8">
          <w:rPr>
            <w:noProof/>
          </w:rPr>
          <w:t>2</w:t>
        </w:r>
        <w:r w:rsidR="006236F8">
          <w:fldChar w:fldCharType="end"/>
        </w:r>
      </w:ins>
      <w:del w:id="249"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3.1.1</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2</w:delText>
        </w:r>
        <w:r w:rsidR="006F7A0D" w:rsidDel="006236F8">
          <w:fldChar w:fldCharType="end"/>
        </w:r>
      </w:del>
    </w:p>
    <w:p w:rsidR="001C7E9B" w:rsidRDefault="001C7E9B" w:rsidP="001C7E9B">
      <w:pPr>
        <w:rPr>
          <w:rFonts w:ascii="Times New Roman" w:hAnsi="Times New Roman"/>
          <w:sz w:val="28"/>
        </w:rPr>
      </w:pPr>
      <w:r w:rsidRPr="007D536C">
        <w:rPr>
          <w:rFonts w:ascii="Times New Roman" w:hAnsi="Times New Roman"/>
          <w:sz w:val="28"/>
        </w:rPr>
        <w:t xml:space="preserve"> </w:t>
      </w:r>
    </w:p>
    <w:p w:rsidR="001C7E9B" w:rsidRDefault="001C7E9B" w:rsidP="001C7E9B">
      <w:pPr>
        <w:rPr>
          <w:rFonts w:ascii="Times New Roman" w:hAnsi="Times New Roman"/>
          <w:sz w:val="28"/>
        </w:rPr>
      </w:pPr>
    </w:p>
    <w:p w:rsidR="001C7E9B" w:rsidRDefault="001C7E9B" w:rsidP="005C3096">
      <w:pPr>
        <w:spacing w:line="360" w:lineRule="auto"/>
        <w:jc w:val="both"/>
        <w:rPr>
          <w:rFonts w:ascii="Times New Roman" w:hAnsi="Times New Roman"/>
          <w:sz w:val="28"/>
        </w:rPr>
      </w:pPr>
      <w:r w:rsidRPr="00627ADC">
        <w:rPr>
          <w:rFonts w:ascii="Times New Roman" w:hAnsi="Times New Roman" w:hint="eastAsia"/>
          <w:sz w:val="28"/>
        </w:rPr>
        <w:t>Когато</w:t>
      </w:r>
      <w:r>
        <w:rPr>
          <w:rFonts w:ascii="Times New Roman" w:hAnsi="Times New Roman"/>
          <w:sz w:val="28"/>
          <w:lang w:val="bg-BG"/>
        </w:rPr>
        <w:t xml:space="preserve"> зависимостта </w:t>
      </w:r>
      <w:r>
        <w:rPr>
          <w:rFonts w:ascii="Times New Roman" w:hAnsi="Times New Roman"/>
          <w:sz w:val="28"/>
        </w:rPr>
        <w:t>“spring-boot-starter-web”</w:t>
      </w:r>
      <w:r>
        <w:rPr>
          <w:rFonts w:ascii="Times New Roman" w:hAnsi="Times New Roman"/>
          <w:sz w:val="28"/>
          <w:lang w:val="bg-BG"/>
        </w:rPr>
        <w:t xml:space="preserve"> е добавена</w:t>
      </w:r>
      <w:r w:rsidRPr="00627ADC">
        <w:rPr>
          <w:rFonts w:ascii="Times New Roman" w:hAnsi="Times New Roman"/>
          <w:sz w:val="28"/>
        </w:rPr>
        <w:t>,</w:t>
      </w:r>
      <w:r>
        <w:rPr>
          <w:rFonts w:ascii="Times New Roman" w:hAnsi="Times New Roman"/>
          <w:sz w:val="28"/>
          <w:lang w:val="bg-BG"/>
        </w:rPr>
        <w:t xml:space="preserve"> тя </w:t>
      </w:r>
      <w:r w:rsidRPr="00627ADC">
        <w:rPr>
          <w:rFonts w:ascii="Times New Roman" w:hAnsi="Times New Roman" w:hint="eastAsia"/>
          <w:sz w:val="28"/>
        </w:rPr>
        <w:t>автоматично</w:t>
      </w:r>
      <w:r w:rsidRPr="00627ADC">
        <w:rPr>
          <w:rFonts w:ascii="Times New Roman" w:hAnsi="Times New Roman"/>
          <w:sz w:val="28"/>
        </w:rPr>
        <w:t xml:space="preserve"> </w:t>
      </w:r>
      <w:r>
        <w:rPr>
          <w:rFonts w:ascii="Times New Roman" w:hAnsi="Times New Roman"/>
          <w:sz w:val="28"/>
          <w:lang w:val="bg-BG"/>
        </w:rPr>
        <w:t xml:space="preserve">се </w:t>
      </w:r>
      <w:r>
        <w:rPr>
          <w:rFonts w:ascii="Times New Roman" w:hAnsi="Times New Roman" w:hint="eastAsia"/>
          <w:sz w:val="28"/>
        </w:rPr>
        <w:t>конфигурира с bootstrap</w:t>
      </w:r>
      <w:r>
        <w:rPr>
          <w:rFonts w:ascii="Times New Roman" w:hAnsi="Times New Roman"/>
          <w:sz w:val="28"/>
          <w:lang w:val="bg-BG"/>
        </w:rPr>
        <w:t xml:space="preserve"> и </w:t>
      </w:r>
      <w:r>
        <w:rPr>
          <w:rFonts w:ascii="Times New Roman" w:hAnsi="Times New Roman"/>
          <w:sz w:val="28"/>
        </w:rPr>
        <w:t>Tomcat container</w:t>
      </w:r>
      <w:r>
        <w:rPr>
          <w:rFonts w:ascii="Times New Roman" w:hAnsi="Times New Roman" w:hint="eastAsia"/>
          <w:sz w:val="28"/>
        </w:rPr>
        <w:t>, където</w:t>
      </w:r>
      <w:r>
        <w:rPr>
          <w:rFonts w:ascii="Times New Roman" w:hAnsi="Times New Roman"/>
          <w:sz w:val="28"/>
          <w:lang w:val="bg-BG"/>
        </w:rPr>
        <w:t xml:space="preserve"> </w:t>
      </w:r>
      <w:r>
        <w:rPr>
          <w:rFonts w:ascii="Times New Roman" w:hAnsi="Times New Roman" w:hint="eastAsia"/>
          <w:sz w:val="28"/>
        </w:rPr>
        <w:t>се</w:t>
      </w:r>
      <w:r>
        <w:rPr>
          <w:rFonts w:ascii="Times New Roman" w:hAnsi="Times New Roman"/>
          <w:sz w:val="28"/>
          <w:lang w:val="bg-BG"/>
        </w:rPr>
        <w:t xml:space="preserve"> създават микросървиси.</w:t>
      </w:r>
      <w:r>
        <w:rPr>
          <w:rFonts w:ascii="Times New Roman" w:hAnsi="Times New Roman"/>
          <w:sz w:val="28"/>
        </w:rPr>
        <w:t xml:space="preserve"> Tomcat </w:t>
      </w:r>
      <w:r>
        <w:rPr>
          <w:rFonts w:ascii="Times New Roman" w:hAnsi="Times New Roman"/>
          <w:sz w:val="28"/>
          <w:lang w:val="bg-BG"/>
        </w:rPr>
        <w:t>мапва</w:t>
      </w:r>
      <w:r w:rsidRPr="00627ADC">
        <w:rPr>
          <w:rFonts w:ascii="Times New Roman" w:hAnsi="Times New Roman"/>
          <w:sz w:val="28"/>
        </w:rPr>
        <w:t xml:space="preserve"> </w:t>
      </w:r>
      <w:r>
        <w:rPr>
          <w:rFonts w:ascii="Times New Roman" w:hAnsi="Times New Roman"/>
          <w:sz w:val="28"/>
          <w:lang w:val="bg-BG"/>
        </w:rPr>
        <w:t xml:space="preserve">всички </w:t>
      </w:r>
      <w:r>
        <w:rPr>
          <w:rFonts w:ascii="Times New Roman" w:hAnsi="Times New Roman" w:hint="eastAsia"/>
          <w:sz w:val="28"/>
        </w:rPr>
        <w:t>крайни</w:t>
      </w:r>
      <w:r w:rsidRPr="00627ADC">
        <w:rPr>
          <w:rFonts w:ascii="Times New Roman" w:hAnsi="Times New Roman"/>
          <w:sz w:val="28"/>
        </w:rPr>
        <w:t xml:space="preserve"> </w:t>
      </w:r>
      <w:r w:rsidRPr="00627ADC">
        <w:rPr>
          <w:rFonts w:ascii="Times New Roman" w:hAnsi="Times New Roman" w:hint="eastAsia"/>
          <w:sz w:val="28"/>
        </w:rPr>
        <w:t>точки</w:t>
      </w:r>
      <w:r>
        <w:rPr>
          <w:rFonts w:ascii="Times New Roman" w:hAnsi="Times New Roman"/>
          <w:sz w:val="28"/>
        </w:rPr>
        <w:t xml:space="preserve">, </w:t>
      </w:r>
      <w:r w:rsidRPr="00627ADC">
        <w:rPr>
          <w:rFonts w:ascii="Times New Roman" w:hAnsi="Times New Roman" w:hint="eastAsia"/>
          <w:sz w:val="28"/>
        </w:rPr>
        <w:t>микро</w:t>
      </w:r>
      <w:r w:rsidRPr="00627ADC">
        <w:rPr>
          <w:rFonts w:ascii="Times New Roman" w:hAnsi="Times New Roman"/>
          <w:sz w:val="28"/>
        </w:rPr>
        <w:t>-</w:t>
      </w:r>
      <w:r w:rsidRPr="00627ADC">
        <w:rPr>
          <w:rFonts w:ascii="Times New Roman" w:hAnsi="Times New Roman" w:hint="eastAsia"/>
          <w:sz w:val="28"/>
        </w:rPr>
        <w:t>услуги</w:t>
      </w:r>
      <w:r w:rsidRPr="00627ADC">
        <w:rPr>
          <w:rFonts w:ascii="Times New Roman" w:hAnsi="Times New Roman"/>
          <w:sz w:val="28"/>
        </w:rPr>
        <w:t xml:space="preserve">, </w:t>
      </w:r>
      <w:r w:rsidRPr="00627ADC">
        <w:rPr>
          <w:rFonts w:ascii="Times New Roman" w:hAnsi="Times New Roman" w:hint="eastAsia"/>
          <w:sz w:val="28"/>
        </w:rPr>
        <w:t>като</w:t>
      </w:r>
      <w:r w:rsidRPr="00627ADC">
        <w:rPr>
          <w:rFonts w:ascii="Times New Roman" w:hAnsi="Times New Roman"/>
          <w:sz w:val="28"/>
        </w:rPr>
        <w:t xml:space="preserve"> </w:t>
      </w:r>
      <w:r w:rsidRPr="00627ADC">
        <w:rPr>
          <w:rFonts w:ascii="Times New Roman" w:hAnsi="Times New Roman" w:hint="eastAsia"/>
          <w:sz w:val="28"/>
        </w:rPr>
        <w:t>информация</w:t>
      </w:r>
      <w:r w:rsidRPr="00627ADC">
        <w:rPr>
          <w:rFonts w:ascii="Times New Roman" w:hAnsi="Times New Roman"/>
          <w:sz w:val="28"/>
        </w:rPr>
        <w:t xml:space="preserve"> </w:t>
      </w:r>
      <w:r w:rsidRPr="00627ADC">
        <w:rPr>
          <w:rFonts w:ascii="Times New Roman" w:hAnsi="Times New Roman" w:hint="eastAsia"/>
          <w:sz w:val="28"/>
        </w:rPr>
        <w:t>за</w:t>
      </w:r>
      <w:r w:rsidRPr="00627ADC">
        <w:rPr>
          <w:rFonts w:ascii="Times New Roman" w:hAnsi="Times New Roman"/>
          <w:sz w:val="28"/>
        </w:rPr>
        <w:t xml:space="preserve"> </w:t>
      </w:r>
      <w:r w:rsidRPr="00627ADC">
        <w:rPr>
          <w:rFonts w:ascii="Times New Roman" w:hAnsi="Times New Roman" w:hint="eastAsia"/>
          <w:sz w:val="28"/>
        </w:rPr>
        <w:t>сървъра</w:t>
      </w:r>
      <w:r w:rsidRPr="00627ADC">
        <w:rPr>
          <w:rFonts w:ascii="Times New Roman" w:hAnsi="Times New Roman"/>
          <w:sz w:val="28"/>
        </w:rPr>
        <w:t xml:space="preserve">, </w:t>
      </w:r>
      <w:r w:rsidRPr="00627ADC">
        <w:rPr>
          <w:rFonts w:ascii="Times New Roman" w:hAnsi="Times New Roman" w:hint="eastAsia"/>
          <w:sz w:val="28"/>
        </w:rPr>
        <w:t>метрики</w:t>
      </w:r>
      <w:r w:rsidRPr="00627ADC">
        <w:rPr>
          <w:rFonts w:ascii="Times New Roman" w:hAnsi="Times New Roman"/>
          <w:sz w:val="28"/>
        </w:rPr>
        <w:t xml:space="preserve"> </w:t>
      </w:r>
      <w:r w:rsidRPr="00627ADC">
        <w:rPr>
          <w:rFonts w:ascii="Times New Roman" w:hAnsi="Times New Roman" w:hint="eastAsia"/>
          <w:sz w:val="28"/>
        </w:rPr>
        <w:t>на</w:t>
      </w:r>
      <w:r w:rsidRPr="00627ADC">
        <w:rPr>
          <w:rFonts w:ascii="Times New Roman" w:hAnsi="Times New Roman"/>
          <w:sz w:val="28"/>
        </w:rPr>
        <w:t xml:space="preserve"> </w:t>
      </w:r>
      <w:r w:rsidRPr="00627ADC">
        <w:rPr>
          <w:rFonts w:ascii="Times New Roman" w:hAnsi="Times New Roman" w:hint="eastAsia"/>
          <w:sz w:val="28"/>
        </w:rPr>
        <w:t>приложенията</w:t>
      </w:r>
      <w:r w:rsidRPr="00627ADC">
        <w:rPr>
          <w:rFonts w:ascii="Times New Roman" w:hAnsi="Times New Roman"/>
          <w:sz w:val="28"/>
        </w:rPr>
        <w:t xml:space="preserve"> </w:t>
      </w:r>
      <w:r w:rsidRPr="00627ADC">
        <w:rPr>
          <w:rFonts w:ascii="Times New Roman" w:hAnsi="Times New Roman" w:hint="eastAsia"/>
          <w:sz w:val="28"/>
        </w:rPr>
        <w:t>и</w:t>
      </w:r>
      <w:r w:rsidRPr="00627ADC">
        <w:rPr>
          <w:rFonts w:ascii="Times New Roman" w:hAnsi="Times New Roman"/>
          <w:sz w:val="28"/>
        </w:rPr>
        <w:t xml:space="preserve"> </w:t>
      </w:r>
      <w:r w:rsidRPr="00627ADC">
        <w:rPr>
          <w:rFonts w:ascii="Times New Roman" w:hAnsi="Times New Roman" w:hint="eastAsia"/>
          <w:sz w:val="28"/>
        </w:rPr>
        <w:t>подробности</w:t>
      </w:r>
      <w:r w:rsidRPr="00627ADC">
        <w:rPr>
          <w:rFonts w:ascii="Times New Roman" w:hAnsi="Times New Roman"/>
          <w:sz w:val="28"/>
        </w:rPr>
        <w:t xml:space="preserve"> </w:t>
      </w:r>
      <w:r w:rsidRPr="00627ADC">
        <w:rPr>
          <w:rFonts w:ascii="Times New Roman" w:hAnsi="Times New Roman" w:hint="eastAsia"/>
          <w:sz w:val="28"/>
        </w:rPr>
        <w:t>за</w:t>
      </w:r>
      <w:r w:rsidRPr="00627ADC">
        <w:rPr>
          <w:rFonts w:ascii="Times New Roman" w:hAnsi="Times New Roman"/>
          <w:sz w:val="28"/>
        </w:rPr>
        <w:t xml:space="preserve"> </w:t>
      </w:r>
      <w:r w:rsidRPr="00627ADC">
        <w:rPr>
          <w:rFonts w:ascii="Times New Roman" w:hAnsi="Times New Roman" w:hint="eastAsia"/>
          <w:sz w:val="28"/>
        </w:rPr>
        <w:t>околната</w:t>
      </w:r>
      <w:r w:rsidRPr="00627ADC">
        <w:rPr>
          <w:rFonts w:ascii="Times New Roman" w:hAnsi="Times New Roman"/>
          <w:sz w:val="28"/>
        </w:rPr>
        <w:t xml:space="preserve"> </w:t>
      </w:r>
      <w:r w:rsidRPr="00627ADC">
        <w:rPr>
          <w:rFonts w:ascii="Times New Roman" w:hAnsi="Times New Roman" w:hint="eastAsia"/>
          <w:sz w:val="28"/>
        </w:rPr>
        <w:t>среда</w:t>
      </w:r>
      <w:r w:rsidRPr="00627ADC">
        <w:rPr>
          <w:rFonts w:ascii="Times New Roman" w:hAnsi="Times New Roman"/>
          <w:sz w:val="28"/>
        </w:rPr>
        <w:t>.</w:t>
      </w:r>
    </w:p>
    <w:p w:rsidR="001C7E9B" w:rsidRDefault="001C7E9B" w:rsidP="005C3096">
      <w:pPr>
        <w:spacing w:line="360" w:lineRule="auto"/>
        <w:jc w:val="both"/>
        <w:rPr>
          <w:rFonts w:ascii="Times New Roman" w:hAnsi="Times New Roman"/>
          <w:sz w:val="28"/>
        </w:rPr>
      </w:pPr>
      <w:r w:rsidRPr="00627ADC">
        <w:rPr>
          <w:rFonts w:ascii="Times New Roman" w:hAnsi="Times New Roman" w:hint="eastAsia"/>
          <w:sz w:val="28"/>
        </w:rPr>
        <w:t>Освен</w:t>
      </w:r>
      <w:r w:rsidRPr="00627ADC">
        <w:rPr>
          <w:rFonts w:ascii="Times New Roman" w:hAnsi="Times New Roman"/>
          <w:sz w:val="28"/>
        </w:rPr>
        <w:t xml:space="preserve"> </w:t>
      </w:r>
      <w:r w:rsidRPr="00627ADC">
        <w:rPr>
          <w:rFonts w:ascii="Times New Roman" w:hAnsi="Times New Roman" w:hint="eastAsia"/>
          <w:sz w:val="28"/>
        </w:rPr>
        <w:t>това</w:t>
      </w:r>
      <w:r w:rsidRPr="00627ADC">
        <w:rPr>
          <w:rFonts w:ascii="Times New Roman" w:hAnsi="Times New Roman"/>
          <w:sz w:val="28"/>
        </w:rPr>
        <w:t xml:space="preserve">, </w:t>
      </w:r>
      <w:r w:rsidRPr="00627ADC">
        <w:rPr>
          <w:rFonts w:ascii="Times New Roman" w:hAnsi="Times New Roman" w:hint="eastAsia"/>
          <w:sz w:val="28"/>
        </w:rPr>
        <w:t>когато</w:t>
      </w:r>
      <w:r w:rsidRPr="00627ADC">
        <w:rPr>
          <w:rFonts w:ascii="Times New Roman" w:hAnsi="Times New Roman"/>
          <w:sz w:val="28"/>
        </w:rPr>
        <w:t xml:space="preserve"> </w:t>
      </w:r>
      <w:r w:rsidRPr="00627ADC">
        <w:rPr>
          <w:rFonts w:ascii="Times New Roman" w:hAnsi="Times New Roman" w:hint="eastAsia"/>
          <w:sz w:val="28"/>
        </w:rPr>
        <w:t>се</w:t>
      </w:r>
      <w:r w:rsidRPr="00627ADC">
        <w:rPr>
          <w:rFonts w:ascii="Times New Roman" w:hAnsi="Times New Roman"/>
          <w:sz w:val="28"/>
        </w:rPr>
        <w:t xml:space="preserve"> </w:t>
      </w:r>
      <w:r>
        <w:rPr>
          <w:rFonts w:ascii="Times New Roman" w:hAnsi="Times New Roman" w:hint="eastAsia"/>
          <w:sz w:val="28"/>
        </w:rPr>
        <w:t>добави</w:t>
      </w:r>
      <w:r>
        <w:rPr>
          <w:rFonts w:ascii="Times New Roman" w:hAnsi="Times New Roman"/>
          <w:sz w:val="28"/>
          <w:lang w:val="bg-BG"/>
        </w:rPr>
        <w:t xml:space="preserve"> „</w:t>
      </w:r>
      <w:r w:rsidRPr="00A01CDF">
        <w:rPr>
          <w:rFonts w:ascii="Times New Roman" w:hAnsi="Times New Roman"/>
          <w:sz w:val="28"/>
          <w:lang w:val="bg-BG"/>
        </w:rPr>
        <w:t>spring-boot-starter-security</w:t>
      </w:r>
      <w:r>
        <w:rPr>
          <w:rFonts w:ascii="Times New Roman" w:hAnsi="Times New Roman"/>
          <w:sz w:val="28"/>
          <w:lang w:val="bg-BG"/>
        </w:rPr>
        <w:t>“</w:t>
      </w:r>
      <w:r>
        <w:rPr>
          <w:rFonts w:ascii="Times New Roman" w:hAnsi="Times New Roman"/>
          <w:sz w:val="28"/>
        </w:rPr>
        <w:t>,</w:t>
      </w:r>
      <w:r w:rsidRPr="00627ADC">
        <w:rPr>
          <w:rFonts w:ascii="Times New Roman" w:hAnsi="Times New Roman"/>
          <w:sz w:val="28"/>
        </w:rPr>
        <w:t xml:space="preserve"> </w:t>
      </w:r>
      <w:r w:rsidRPr="00627ADC">
        <w:rPr>
          <w:rFonts w:ascii="Times New Roman" w:hAnsi="Times New Roman" w:hint="eastAsia"/>
          <w:sz w:val="28"/>
        </w:rPr>
        <w:t>автоматично</w:t>
      </w:r>
      <w:r w:rsidRPr="00627ADC">
        <w:rPr>
          <w:rFonts w:ascii="Times New Roman" w:hAnsi="Times New Roman"/>
          <w:sz w:val="28"/>
        </w:rPr>
        <w:t xml:space="preserve"> </w:t>
      </w:r>
      <w:r>
        <w:rPr>
          <w:rFonts w:ascii="Times New Roman" w:hAnsi="Times New Roman" w:hint="eastAsia"/>
          <w:sz w:val="28"/>
        </w:rPr>
        <w:t>с</w:t>
      </w:r>
      <w:r w:rsidRPr="00627ADC">
        <w:rPr>
          <w:rFonts w:ascii="Times New Roman" w:hAnsi="Times New Roman" w:hint="eastAsia"/>
          <w:sz w:val="28"/>
        </w:rPr>
        <w:t>е</w:t>
      </w:r>
      <w:r w:rsidRPr="00627ADC">
        <w:rPr>
          <w:rFonts w:ascii="Times New Roman" w:hAnsi="Times New Roman"/>
          <w:sz w:val="28"/>
        </w:rPr>
        <w:t xml:space="preserve"> </w:t>
      </w:r>
      <w:r w:rsidRPr="00627ADC">
        <w:rPr>
          <w:rFonts w:ascii="Times New Roman" w:hAnsi="Times New Roman" w:hint="eastAsia"/>
          <w:sz w:val="28"/>
        </w:rPr>
        <w:t>конфигурира</w:t>
      </w:r>
      <w:r w:rsidRPr="00627ADC">
        <w:rPr>
          <w:rFonts w:ascii="Times New Roman" w:hAnsi="Times New Roman"/>
          <w:sz w:val="28"/>
        </w:rPr>
        <w:t xml:space="preserve"> Spring Security, </w:t>
      </w:r>
      <w:r w:rsidRPr="00627ADC">
        <w:rPr>
          <w:rFonts w:ascii="Times New Roman" w:hAnsi="Times New Roman" w:hint="eastAsia"/>
          <w:sz w:val="28"/>
        </w:rPr>
        <w:t>за</w:t>
      </w:r>
      <w:r w:rsidRPr="00627ADC">
        <w:rPr>
          <w:rFonts w:ascii="Times New Roman" w:hAnsi="Times New Roman"/>
          <w:sz w:val="28"/>
        </w:rPr>
        <w:t xml:space="preserve"> </w:t>
      </w:r>
      <w:r w:rsidRPr="00627ADC">
        <w:rPr>
          <w:rFonts w:ascii="Times New Roman" w:hAnsi="Times New Roman" w:hint="eastAsia"/>
          <w:sz w:val="28"/>
        </w:rPr>
        <w:t>да</w:t>
      </w:r>
      <w:r w:rsidRPr="00627ADC">
        <w:rPr>
          <w:rFonts w:ascii="Times New Roman" w:hAnsi="Times New Roman"/>
          <w:sz w:val="28"/>
        </w:rPr>
        <w:t xml:space="preserve"> </w:t>
      </w:r>
      <w:r w:rsidRPr="00627ADC">
        <w:rPr>
          <w:rFonts w:ascii="Times New Roman" w:hAnsi="Times New Roman" w:hint="eastAsia"/>
          <w:sz w:val="28"/>
        </w:rPr>
        <w:t>осигури</w:t>
      </w:r>
      <w:r>
        <w:rPr>
          <w:rFonts w:ascii="Times New Roman" w:hAnsi="Times New Roman"/>
          <w:sz w:val="28"/>
          <w:lang w:val="bg-BG"/>
        </w:rPr>
        <w:t xml:space="preserve"> на</w:t>
      </w:r>
      <w:r w:rsidRPr="00627ADC">
        <w:rPr>
          <w:rFonts w:ascii="Times New Roman" w:hAnsi="Times New Roman"/>
          <w:sz w:val="28"/>
        </w:rPr>
        <w:t xml:space="preserve"> </w:t>
      </w:r>
      <w:r w:rsidRPr="00627ADC">
        <w:rPr>
          <w:rFonts w:ascii="Times New Roman" w:hAnsi="Times New Roman" w:hint="eastAsia"/>
          <w:sz w:val="28"/>
        </w:rPr>
        <w:t>приложението</w:t>
      </w:r>
      <w:r w:rsidRPr="00627ADC">
        <w:rPr>
          <w:rFonts w:ascii="Times New Roman" w:hAnsi="Times New Roman"/>
          <w:sz w:val="28"/>
        </w:rPr>
        <w:t xml:space="preserve">  </w:t>
      </w:r>
      <w:r w:rsidRPr="00627ADC">
        <w:rPr>
          <w:rFonts w:ascii="Times New Roman" w:hAnsi="Times New Roman" w:hint="eastAsia"/>
          <w:sz w:val="28"/>
        </w:rPr>
        <w:t>основна</w:t>
      </w:r>
      <w:r w:rsidRPr="00627ADC">
        <w:rPr>
          <w:rFonts w:ascii="Times New Roman" w:hAnsi="Times New Roman"/>
          <w:sz w:val="28"/>
        </w:rPr>
        <w:t xml:space="preserve"> </w:t>
      </w:r>
      <w:r w:rsidRPr="00627ADC">
        <w:rPr>
          <w:rFonts w:ascii="Times New Roman" w:hAnsi="Times New Roman" w:hint="eastAsia"/>
          <w:sz w:val="28"/>
        </w:rPr>
        <w:t>идентификация</w:t>
      </w:r>
      <w:r w:rsidRPr="00627ADC">
        <w:rPr>
          <w:rFonts w:ascii="Times New Roman" w:hAnsi="Times New Roman"/>
          <w:sz w:val="28"/>
        </w:rPr>
        <w:t xml:space="preserve"> </w:t>
      </w:r>
      <w:r w:rsidRPr="00627ADC">
        <w:rPr>
          <w:rFonts w:ascii="Times New Roman" w:hAnsi="Times New Roman" w:hint="eastAsia"/>
          <w:sz w:val="28"/>
        </w:rPr>
        <w:t>и</w:t>
      </w:r>
      <w:r w:rsidRPr="00627ADC">
        <w:rPr>
          <w:rFonts w:ascii="Times New Roman" w:hAnsi="Times New Roman"/>
          <w:sz w:val="28"/>
        </w:rPr>
        <w:t xml:space="preserve"> </w:t>
      </w:r>
      <w:r w:rsidRPr="00627ADC">
        <w:rPr>
          <w:rFonts w:ascii="Times New Roman" w:hAnsi="Times New Roman" w:hint="eastAsia"/>
          <w:sz w:val="28"/>
        </w:rPr>
        <w:t>други</w:t>
      </w:r>
      <w:r w:rsidRPr="00627ADC">
        <w:rPr>
          <w:rFonts w:ascii="Times New Roman" w:hAnsi="Times New Roman"/>
          <w:sz w:val="28"/>
        </w:rPr>
        <w:t xml:space="preserve"> </w:t>
      </w:r>
      <w:r w:rsidRPr="00627ADC">
        <w:rPr>
          <w:rFonts w:ascii="Times New Roman" w:hAnsi="Times New Roman" w:hint="eastAsia"/>
          <w:sz w:val="28"/>
        </w:rPr>
        <w:t>разширени</w:t>
      </w:r>
      <w:r w:rsidRPr="00627ADC">
        <w:rPr>
          <w:rFonts w:ascii="Times New Roman" w:hAnsi="Times New Roman"/>
          <w:sz w:val="28"/>
        </w:rPr>
        <w:t xml:space="preserve"> </w:t>
      </w:r>
      <w:r w:rsidRPr="00627ADC">
        <w:rPr>
          <w:rFonts w:ascii="Times New Roman" w:hAnsi="Times New Roman" w:hint="eastAsia"/>
          <w:sz w:val="28"/>
        </w:rPr>
        <w:t>функции</w:t>
      </w:r>
      <w:r w:rsidRPr="00627ADC">
        <w:rPr>
          <w:rFonts w:ascii="Times New Roman" w:hAnsi="Times New Roman"/>
          <w:sz w:val="28"/>
        </w:rPr>
        <w:t xml:space="preserve"> </w:t>
      </w:r>
      <w:r w:rsidRPr="00627ADC">
        <w:rPr>
          <w:rFonts w:ascii="Times New Roman" w:hAnsi="Times New Roman" w:hint="eastAsia"/>
          <w:sz w:val="28"/>
        </w:rPr>
        <w:t>за</w:t>
      </w:r>
      <w:r w:rsidRPr="00627ADC">
        <w:rPr>
          <w:rFonts w:ascii="Times New Roman" w:hAnsi="Times New Roman"/>
          <w:sz w:val="28"/>
        </w:rPr>
        <w:t xml:space="preserve"> </w:t>
      </w:r>
      <w:r>
        <w:rPr>
          <w:rFonts w:ascii="Times New Roman" w:hAnsi="Times New Roman" w:hint="eastAsia"/>
          <w:sz w:val="28"/>
        </w:rPr>
        <w:t>сигурност</w:t>
      </w:r>
      <w:r w:rsidRPr="00627ADC">
        <w:rPr>
          <w:rFonts w:ascii="Times New Roman" w:hAnsi="Times New Roman"/>
          <w:sz w:val="28"/>
        </w:rPr>
        <w:t>.</w:t>
      </w:r>
      <w:r>
        <w:rPr>
          <w:rFonts w:ascii="Times New Roman" w:hAnsi="Times New Roman"/>
          <w:sz w:val="28"/>
        </w:rPr>
        <w:tab/>
      </w:r>
    </w:p>
    <w:p w:rsidR="004317E3" w:rsidRDefault="004317E3" w:rsidP="004317E3">
      <w:pPr>
        <w:rPr>
          <w:rFonts w:ascii="Times New Roman" w:hAnsi="Times New Roman"/>
          <w:sz w:val="28"/>
        </w:rPr>
      </w:pPr>
    </w:p>
    <w:p w:rsidR="001C7E9B" w:rsidRPr="00451357" w:rsidRDefault="001C7E9B" w:rsidP="000A0792">
      <w:pPr>
        <w:pStyle w:val="Heading2"/>
        <w:numPr>
          <w:ilvl w:val="1"/>
          <w:numId w:val="12"/>
        </w:numPr>
        <w:jc w:val="both"/>
        <w:rPr>
          <w:b/>
          <w:i w:val="0"/>
        </w:rPr>
      </w:pPr>
      <w:bookmarkStart w:id="250" w:name="_Toc3452624"/>
      <w:r w:rsidRPr="00451357">
        <w:rPr>
          <w:b/>
          <w:i w:val="0"/>
        </w:rPr>
        <w:t>Създаване на Micro-Services</w:t>
      </w:r>
      <w:bookmarkEnd w:id="250"/>
    </w:p>
    <w:p w:rsidR="001C7E9B" w:rsidRDefault="001C7E9B" w:rsidP="001C7E9B">
      <w:pPr>
        <w:rPr>
          <w:rFonts w:ascii="Times New Roman" w:hAnsi="Times New Roman"/>
          <w:sz w:val="28"/>
          <w:lang w:val="bg-BG"/>
        </w:rPr>
      </w:pPr>
    </w:p>
    <w:p w:rsidR="004317E3" w:rsidRDefault="001C7E9B" w:rsidP="00451357">
      <w:pPr>
        <w:spacing w:line="360" w:lineRule="auto"/>
        <w:jc w:val="both"/>
        <w:rPr>
          <w:rFonts w:ascii="Times New Roman" w:hAnsi="Times New Roman"/>
          <w:sz w:val="28"/>
          <w:lang w:val="bg-BG"/>
        </w:rPr>
      </w:pPr>
      <w:r w:rsidRPr="007D7364">
        <w:rPr>
          <w:rFonts w:ascii="Times New Roman" w:hAnsi="Times New Roman" w:hint="eastAsia"/>
          <w:sz w:val="28"/>
          <w:lang w:val="bg-BG"/>
        </w:rPr>
        <w:t>Като</w:t>
      </w:r>
      <w:r w:rsidRPr="007D7364">
        <w:rPr>
          <w:rFonts w:ascii="Times New Roman" w:hAnsi="Times New Roman"/>
          <w:sz w:val="28"/>
          <w:lang w:val="bg-BG"/>
        </w:rPr>
        <w:t xml:space="preserve"> </w:t>
      </w:r>
      <w:r w:rsidRPr="007D7364">
        <w:rPr>
          <w:rFonts w:ascii="Times New Roman" w:hAnsi="Times New Roman" w:hint="eastAsia"/>
          <w:sz w:val="28"/>
          <w:lang w:val="bg-BG"/>
        </w:rPr>
        <w:t>се</w:t>
      </w:r>
      <w:r w:rsidRPr="007D7364">
        <w:rPr>
          <w:rFonts w:ascii="Times New Roman" w:hAnsi="Times New Roman"/>
          <w:sz w:val="28"/>
          <w:lang w:val="bg-BG"/>
        </w:rPr>
        <w:t xml:space="preserve"> </w:t>
      </w:r>
      <w:r w:rsidRPr="007D7364">
        <w:rPr>
          <w:rFonts w:ascii="Times New Roman" w:hAnsi="Times New Roman" w:hint="eastAsia"/>
          <w:sz w:val="28"/>
          <w:lang w:val="bg-BG"/>
        </w:rPr>
        <w:t>има</w:t>
      </w:r>
      <w:r w:rsidRPr="007D7364">
        <w:rPr>
          <w:rFonts w:ascii="Times New Roman" w:hAnsi="Times New Roman"/>
          <w:sz w:val="28"/>
          <w:lang w:val="bg-BG"/>
        </w:rPr>
        <w:t xml:space="preserve"> </w:t>
      </w:r>
      <w:r w:rsidRPr="007D7364">
        <w:rPr>
          <w:rFonts w:ascii="Times New Roman" w:hAnsi="Times New Roman" w:hint="eastAsia"/>
          <w:sz w:val="28"/>
          <w:lang w:val="bg-BG"/>
        </w:rPr>
        <w:t>предвид</w:t>
      </w:r>
      <w:r w:rsidRPr="007D7364">
        <w:rPr>
          <w:rFonts w:ascii="Times New Roman" w:hAnsi="Times New Roman"/>
          <w:sz w:val="28"/>
          <w:lang w:val="bg-BG"/>
        </w:rPr>
        <w:t xml:space="preserve"> </w:t>
      </w:r>
      <w:r w:rsidRPr="007D7364">
        <w:rPr>
          <w:rFonts w:ascii="Times New Roman" w:hAnsi="Times New Roman" w:hint="eastAsia"/>
          <w:sz w:val="28"/>
          <w:lang w:val="bg-BG"/>
        </w:rPr>
        <w:t>опростяването</w:t>
      </w:r>
      <w:r w:rsidRPr="007D7364">
        <w:rPr>
          <w:rFonts w:ascii="Times New Roman" w:hAnsi="Times New Roman"/>
          <w:sz w:val="28"/>
          <w:lang w:val="bg-BG"/>
        </w:rPr>
        <w:t xml:space="preserve"> </w:t>
      </w:r>
      <w:r w:rsidRPr="007D7364">
        <w:rPr>
          <w:rFonts w:ascii="Times New Roman" w:hAnsi="Times New Roman" w:hint="eastAsia"/>
          <w:sz w:val="28"/>
          <w:lang w:val="bg-BG"/>
        </w:rPr>
        <w:t>на</w:t>
      </w:r>
      <w:r w:rsidRPr="007D7364">
        <w:rPr>
          <w:rFonts w:ascii="Times New Roman" w:hAnsi="Times New Roman"/>
          <w:sz w:val="28"/>
          <w:lang w:val="bg-BG"/>
        </w:rPr>
        <w:t xml:space="preserve"> Boot </w:t>
      </w:r>
      <w:r w:rsidRPr="007D7364">
        <w:rPr>
          <w:rFonts w:ascii="Times New Roman" w:hAnsi="Times New Roman" w:hint="eastAsia"/>
          <w:sz w:val="28"/>
          <w:lang w:val="bg-BG"/>
        </w:rPr>
        <w:t>за</w:t>
      </w:r>
      <w:r w:rsidRPr="007D7364">
        <w:rPr>
          <w:rFonts w:ascii="Times New Roman" w:hAnsi="Times New Roman"/>
          <w:sz w:val="28"/>
          <w:lang w:val="bg-BG"/>
        </w:rPr>
        <w:t xml:space="preserve"> </w:t>
      </w:r>
      <w:r w:rsidRPr="007D7364">
        <w:rPr>
          <w:rFonts w:ascii="Times New Roman" w:hAnsi="Times New Roman" w:hint="eastAsia"/>
          <w:sz w:val="28"/>
          <w:lang w:val="bg-BG"/>
        </w:rPr>
        <w:t>разработването</w:t>
      </w:r>
      <w:r w:rsidRPr="007D7364">
        <w:rPr>
          <w:rFonts w:ascii="Times New Roman" w:hAnsi="Times New Roman"/>
          <w:sz w:val="28"/>
          <w:lang w:val="bg-BG"/>
        </w:rPr>
        <w:t xml:space="preserve"> </w:t>
      </w:r>
      <w:r w:rsidRPr="007D7364">
        <w:rPr>
          <w:rFonts w:ascii="Times New Roman" w:hAnsi="Times New Roman" w:hint="eastAsia"/>
          <w:sz w:val="28"/>
          <w:lang w:val="bg-BG"/>
        </w:rPr>
        <w:t>на</w:t>
      </w:r>
      <w:r w:rsidRPr="007D7364">
        <w:rPr>
          <w:rFonts w:ascii="Times New Roman" w:hAnsi="Times New Roman"/>
          <w:sz w:val="28"/>
          <w:lang w:val="bg-BG"/>
        </w:rPr>
        <w:t xml:space="preserve"> </w:t>
      </w:r>
      <w:r w:rsidRPr="007D7364">
        <w:rPr>
          <w:rFonts w:ascii="Times New Roman" w:hAnsi="Times New Roman" w:hint="eastAsia"/>
          <w:sz w:val="28"/>
          <w:lang w:val="bg-BG"/>
        </w:rPr>
        <w:t>приложения</w:t>
      </w:r>
      <w:r w:rsidRPr="007D7364">
        <w:rPr>
          <w:rFonts w:ascii="Times New Roman" w:hAnsi="Times New Roman"/>
          <w:sz w:val="28"/>
          <w:lang w:val="bg-BG"/>
        </w:rPr>
        <w:t xml:space="preserve"> Spring,</w:t>
      </w:r>
      <w:r>
        <w:rPr>
          <w:rFonts w:ascii="Times New Roman" w:hAnsi="Times New Roman"/>
          <w:sz w:val="28"/>
          <w:lang w:val="bg-BG"/>
        </w:rPr>
        <w:t xml:space="preserve"> чрез</w:t>
      </w:r>
      <w:r w:rsidRPr="007D7364">
        <w:rPr>
          <w:rFonts w:ascii="Times New Roman" w:hAnsi="Times New Roman"/>
          <w:sz w:val="28"/>
          <w:lang w:val="bg-BG"/>
        </w:rPr>
        <w:t xml:space="preserve"> </w:t>
      </w:r>
      <w:r w:rsidRPr="007D7364">
        <w:rPr>
          <w:rFonts w:ascii="Times New Roman" w:hAnsi="Times New Roman" w:hint="eastAsia"/>
          <w:sz w:val="28"/>
          <w:lang w:val="bg-BG"/>
        </w:rPr>
        <w:t>предоставената</w:t>
      </w:r>
      <w:r w:rsidRPr="007D7364">
        <w:rPr>
          <w:rFonts w:ascii="Times New Roman" w:hAnsi="Times New Roman"/>
          <w:sz w:val="28"/>
          <w:lang w:val="bg-BG"/>
        </w:rPr>
        <w:t xml:space="preserve"> </w:t>
      </w:r>
      <w:r w:rsidRPr="007D7364">
        <w:rPr>
          <w:rFonts w:ascii="Times New Roman" w:hAnsi="Times New Roman" w:hint="eastAsia"/>
          <w:sz w:val="28"/>
          <w:lang w:val="bg-BG"/>
        </w:rPr>
        <w:t>му</w:t>
      </w:r>
      <w:r w:rsidRPr="007D7364">
        <w:rPr>
          <w:rFonts w:ascii="Times New Roman" w:hAnsi="Times New Roman"/>
          <w:sz w:val="28"/>
          <w:lang w:val="bg-BG"/>
        </w:rPr>
        <w:t xml:space="preserve"> </w:t>
      </w:r>
      <w:r w:rsidRPr="007D7364">
        <w:rPr>
          <w:rFonts w:ascii="Times New Roman" w:hAnsi="Times New Roman" w:hint="eastAsia"/>
          <w:sz w:val="28"/>
          <w:lang w:val="bg-BG"/>
        </w:rPr>
        <w:t>възможност</w:t>
      </w:r>
      <w:r w:rsidRPr="007D7364">
        <w:rPr>
          <w:rFonts w:ascii="Times New Roman" w:hAnsi="Times New Roman"/>
          <w:sz w:val="28"/>
          <w:lang w:val="bg-BG"/>
        </w:rPr>
        <w:t xml:space="preserve"> </w:t>
      </w:r>
      <w:r w:rsidRPr="007D7364">
        <w:rPr>
          <w:rFonts w:ascii="Times New Roman" w:hAnsi="Times New Roman" w:hint="eastAsia"/>
          <w:sz w:val="28"/>
          <w:lang w:val="bg-BG"/>
        </w:rPr>
        <w:t>за</w:t>
      </w:r>
      <w:r w:rsidRPr="007D7364">
        <w:rPr>
          <w:rFonts w:ascii="Times New Roman" w:hAnsi="Times New Roman"/>
          <w:sz w:val="28"/>
          <w:lang w:val="bg-BG"/>
        </w:rPr>
        <w:t xml:space="preserve"> </w:t>
      </w:r>
      <w:r w:rsidRPr="007D7364">
        <w:rPr>
          <w:rFonts w:ascii="Times New Roman" w:hAnsi="Times New Roman" w:hint="eastAsia"/>
          <w:sz w:val="28"/>
          <w:lang w:val="bg-BG"/>
        </w:rPr>
        <w:t>импортиране</w:t>
      </w:r>
      <w:r w:rsidRPr="007D7364">
        <w:rPr>
          <w:rFonts w:ascii="Times New Roman" w:hAnsi="Times New Roman"/>
          <w:sz w:val="28"/>
          <w:lang w:val="bg-BG"/>
        </w:rPr>
        <w:t xml:space="preserve"> </w:t>
      </w:r>
      <w:r w:rsidRPr="007D7364">
        <w:rPr>
          <w:rFonts w:ascii="Times New Roman" w:hAnsi="Times New Roman" w:hint="eastAsia"/>
          <w:sz w:val="28"/>
          <w:lang w:val="bg-BG"/>
        </w:rPr>
        <w:t>на</w:t>
      </w:r>
      <w:r w:rsidRPr="007D7364">
        <w:rPr>
          <w:rFonts w:ascii="Times New Roman" w:hAnsi="Times New Roman"/>
          <w:sz w:val="28"/>
          <w:lang w:val="bg-BG"/>
        </w:rPr>
        <w:t xml:space="preserve"> </w:t>
      </w:r>
      <w:r w:rsidRPr="007D7364">
        <w:rPr>
          <w:rFonts w:ascii="Times New Roman" w:hAnsi="Times New Roman" w:hint="eastAsia"/>
          <w:sz w:val="28"/>
          <w:lang w:val="bg-BG"/>
        </w:rPr>
        <w:t>зависимости</w:t>
      </w:r>
      <w:r w:rsidRPr="007D7364">
        <w:rPr>
          <w:rFonts w:ascii="Times New Roman" w:hAnsi="Times New Roman"/>
          <w:sz w:val="28"/>
          <w:lang w:val="bg-BG"/>
        </w:rPr>
        <w:t xml:space="preserve"> </w:t>
      </w:r>
      <w:r w:rsidRPr="007D7364">
        <w:rPr>
          <w:rFonts w:ascii="Times New Roman" w:hAnsi="Times New Roman" w:hint="eastAsia"/>
          <w:sz w:val="28"/>
          <w:lang w:val="bg-BG"/>
        </w:rPr>
        <w:t>по</w:t>
      </w:r>
      <w:r w:rsidRPr="007D7364">
        <w:rPr>
          <w:rFonts w:ascii="Times New Roman" w:hAnsi="Times New Roman"/>
          <w:sz w:val="28"/>
          <w:lang w:val="bg-BG"/>
        </w:rPr>
        <w:t xml:space="preserve"> </w:t>
      </w:r>
      <w:r w:rsidRPr="007D7364">
        <w:rPr>
          <w:rFonts w:ascii="Times New Roman" w:hAnsi="Times New Roman" w:hint="eastAsia"/>
          <w:sz w:val="28"/>
          <w:lang w:val="bg-BG"/>
        </w:rPr>
        <w:t>модулен</w:t>
      </w:r>
      <w:r w:rsidRPr="007D7364">
        <w:rPr>
          <w:rFonts w:ascii="Times New Roman" w:hAnsi="Times New Roman"/>
          <w:sz w:val="28"/>
          <w:lang w:val="bg-BG"/>
        </w:rPr>
        <w:t xml:space="preserve"> </w:t>
      </w:r>
      <w:r w:rsidRPr="007D7364">
        <w:rPr>
          <w:rFonts w:ascii="Times New Roman" w:hAnsi="Times New Roman" w:hint="eastAsia"/>
          <w:sz w:val="28"/>
          <w:lang w:val="bg-BG"/>
        </w:rPr>
        <w:t>начин</w:t>
      </w:r>
      <w:r w:rsidRPr="007D7364">
        <w:rPr>
          <w:rFonts w:ascii="Times New Roman" w:hAnsi="Times New Roman"/>
          <w:sz w:val="28"/>
          <w:lang w:val="bg-BG"/>
        </w:rPr>
        <w:t xml:space="preserve">,  </w:t>
      </w:r>
      <w:r>
        <w:rPr>
          <w:rFonts w:ascii="Times New Roman" w:hAnsi="Times New Roman"/>
          <w:sz w:val="28"/>
        </w:rPr>
        <w:t xml:space="preserve">framework-a </w:t>
      </w:r>
      <w:r w:rsidRPr="007D7364">
        <w:rPr>
          <w:rFonts w:ascii="Times New Roman" w:hAnsi="Times New Roman" w:hint="eastAsia"/>
          <w:sz w:val="28"/>
          <w:lang w:val="bg-BG"/>
        </w:rPr>
        <w:t>очевидно</w:t>
      </w:r>
      <w:r w:rsidRPr="007D7364">
        <w:rPr>
          <w:rFonts w:ascii="Times New Roman" w:hAnsi="Times New Roman"/>
          <w:sz w:val="28"/>
          <w:lang w:val="bg-BG"/>
        </w:rPr>
        <w:t xml:space="preserve"> </w:t>
      </w:r>
      <w:r>
        <w:rPr>
          <w:rFonts w:ascii="Times New Roman" w:hAnsi="Times New Roman"/>
          <w:sz w:val="28"/>
          <w:lang w:val="bg-BG"/>
        </w:rPr>
        <w:t>притежава</w:t>
      </w:r>
      <w:r w:rsidRPr="007D7364">
        <w:rPr>
          <w:rFonts w:ascii="Times New Roman" w:hAnsi="Times New Roman"/>
          <w:sz w:val="28"/>
          <w:lang w:val="bg-BG"/>
        </w:rPr>
        <w:t xml:space="preserve"> </w:t>
      </w:r>
      <w:r w:rsidRPr="007D7364">
        <w:rPr>
          <w:rFonts w:ascii="Times New Roman" w:hAnsi="Times New Roman" w:hint="eastAsia"/>
          <w:sz w:val="28"/>
          <w:lang w:val="bg-BG"/>
        </w:rPr>
        <w:t>огромна</w:t>
      </w:r>
      <w:r w:rsidRPr="007D7364">
        <w:rPr>
          <w:rFonts w:ascii="Times New Roman" w:hAnsi="Times New Roman"/>
          <w:sz w:val="28"/>
          <w:lang w:val="bg-BG"/>
        </w:rPr>
        <w:t xml:space="preserve"> </w:t>
      </w:r>
      <w:r w:rsidRPr="007D7364">
        <w:rPr>
          <w:rFonts w:ascii="Times New Roman" w:hAnsi="Times New Roman" w:hint="eastAsia"/>
          <w:sz w:val="28"/>
          <w:lang w:val="bg-BG"/>
        </w:rPr>
        <w:t>полезност</w:t>
      </w:r>
      <w:r w:rsidRPr="007D7364">
        <w:rPr>
          <w:rFonts w:ascii="Times New Roman" w:hAnsi="Times New Roman"/>
          <w:sz w:val="28"/>
          <w:lang w:val="bg-BG"/>
        </w:rPr>
        <w:t xml:space="preserve"> </w:t>
      </w:r>
      <w:r w:rsidRPr="007D7364">
        <w:rPr>
          <w:rFonts w:ascii="Times New Roman" w:hAnsi="Times New Roman" w:hint="eastAsia"/>
          <w:sz w:val="28"/>
          <w:lang w:val="bg-BG"/>
        </w:rPr>
        <w:t>при</w:t>
      </w:r>
      <w:r w:rsidRPr="007D7364">
        <w:rPr>
          <w:rFonts w:ascii="Times New Roman" w:hAnsi="Times New Roman"/>
          <w:sz w:val="28"/>
          <w:lang w:val="bg-BG"/>
        </w:rPr>
        <w:t xml:space="preserve"> </w:t>
      </w:r>
      <w:r w:rsidRPr="007D7364">
        <w:rPr>
          <w:rFonts w:ascii="Times New Roman" w:hAnsi="Times New Roman" w:hint="eastAsia"/>
          <w:sz w:val="28"/>
          <w:lang w:val="bg-BG"/>
        </w:rPr>
        <w:t>разработването</w:t>
      </w:r>
      <w:r w:rsidRPr="007D7364">
        <w:rPr>
          <w:rFonts w:ascii="Times New Roman" w:hAnsi="Times New Roman"/>
          <w:sz w:val="28"/>
          <w:lang w:val="bg-BG"/>
        </w:rPr>
        <w:t xml:space="preserve"> </w:t>
      </w:r>
      <w:r w:rsidRPr="007D7364">
        <w:rPr>
          <w:rFonts w:ascii="Times New Roman" w:hAnsi="Times New Roman" w:hint="eastAsia"/>
          <w:sz w:val="28"/>
          <w:lang w:val="bg-BG"/>
        </w:rPr>
        <w:t>на</w:t>
      </w:r>
      <w:r w:rsidRPr="007D7364">
        <w:rPr>
          <w:rFonts w:ascii="Times New Roman" w:hAnsi="Times New Roman"/>
          <w:sz w:val="28"/>
          <w:lang w:val="bg-BG"/>
        </w:rPr>
        <w:t xml:space="preserve"> </w:t>
      </w:r>
      <w:r w:rsidRPr="007D7364">
        <w:rPr>
          <w:rFonts w:ascii="Times New Roman" w:hAnsi="Times New Roman" w:hint="eastAsia"/>
          <w:sz w:val="28"/>
          <w:lang w:val="bg-BG"/>
        </w:rPr>
        <w:t>микро</w:t>
      </w:r>
      <w:r w:rsidRPr="007D7364">
        <w:rPr>
          <w:rFonts w:ascii="Times New Roman" w:hAnsi="Times New Roman"/>
          <w:sz w:val="28"/>
          <w:lang w:val="bg-BG"/>
        </w:rPr>
        <w:t xml:space="preserve"> </w:t>
      </w:r>
      <w:r>
        <w:rPr>
          <w:rFonts w:ascii="Times New Roman" w:hAnsi="Times New Roman"/>
          <w:sz w:val="28"/>
          <w:lang w:val="bg-BG"/>
        </w:rPr>
        <w:t>– услуги.</w:t>
      </w:r>
      <w:r w:rsidRPr="007D7364">
        <w:rPr>
          <w:rFonts w:ascii="Times New Roman" w:hAnsi="Times New Roman"/>
          <w:sz w:val="28"/>
          <w:lang w:val="bg-BG"/>
        </w:rPr>
        <w:t xml:space="preserve"> </w:t>
      </w:r>
      <w:r w:rsidRPr="007D7364">
        <w:rPr>
          <w:rFonts w:ascii="Times New Roman" w:hAnsi="Times New Roman" w:hint="eastAsia"/>
          <w:sz w:val="28"/>
          <w:lang w:val="bg-BG"/>
        </w:rPr>
        <w:t>Микро</w:t>
      </w:r>
      <w:r w:rsidRPr="007D7364">
        <w:rPr>
          <w:rFonts w:ascii="Times New Roman" w:hAnsi="Times New Roman"/>
          <w:sz w:val="28"/>
          <w:lang w:val="bg-BG"/>
        </w:rPr>
        <w:t>-</w:t>
      </w:r>
      <w:r w:rsidRPr="007D7364">
        <w:rPr>
          <w:rFonts w:ascii="Times New Roman" w:hAnsi="Times New Roman" w:hint="eastAsia"/>
          <w:sz w:val="28"/>
          <w:lang w:val="bg-BG"/>
        </w:rPr>
        <w:t>услугите</w:t>
      </w:r>
      <w:r w:rsidRPr="007D7364">
        <w:rPr>
          <w:rFonts w:ascii="Times New Roman" w:hAnsi="Times New Roman"/>
          <w:sz w:val="28"/>
          <w:lang w:val="bg-BG"/>
        </w:rPr>
        <w:t xml:space="preserve"> </w:t>
      </w:r>
      <w:r w:rsidRPr="007D7364">
        <w:rPr>
          <w:rFonts w:ascii="Times New Roman" w:hAnsi="Times New Roman" w:hint="eastAsia"/>
          <w:sz w:val="28"/>
          <w:lang w:val="bg-BG"/>
        </w:rPr>
        <w:t>са</w:t>
      </w:r>
      <w:r w:rsidRPr="007D7364">
        <w:rPr>
          <w:rFonts w:ascii="Times New Roman" w:hAnsi="Times New Roman"/>
          <w:sz w:val="28"/>
          <w:lang w:val="bg-BG"/>
        </w:rPr>
        <w:t xml:space="preserve"> </w:t>
      </w:r>
      <w:r w:rsidRPr="007D7364">
        <w:rPr>
          <w:rFonts w:ascii="Times New Roman" w:hAnsi="Times New Roman" w:hint="eastAsia"/>
          <w:sz w:val="28"/>
          <w:lang w:val="bg-BG"/>
        </w:rPr>
        <w:t>все</w:t>
      </w:r>
      <w:r w:rsidRPr="007D7364">
        <w:rPr>
          <w:rFonts w:ascii="Times New Roman" w:hAnsi="Times New Roman"/>
          <w:sz w:val="28"/>
          <w:lang w:val="bg-BG"/>
        </w:rPr>
        <w:t xml:space="preserve"> </w:t>
      </w:r>
      <w:r w:rsidRPr="007D7364">
        <w:rPr>
          <w:rFonts w:ascii="Times New Roman" w:hAnsi="Times New Roman" w:hint="eastAsia"/>
          <w:sz w:val="28"/>
          <w:lang w:val="bg-BG"/>
        </w:rPr>
        <w:t>по</w:t>
      </w:r>
      <w:r w:rsidRPr="007D7364">
        <w:rPr>
          <w:rFonts w:ascii="Times New Roman" w:hAnsi="Times New Roman"/>
          <w:sz w:val="28"/>
          <w:lang w:val="bg-BG"/>
        </w:rPr>
        <w:t>-</w:t>
      </w:r>
      <w:r w:rsidRPr="007D7364">
        <w:rPr>
          <w:rFonts w:ascii="Times New Roman" w:hAnsi="Times New Roman" w:hint="eastAsia"/>
          <w:sz w:val="28"/>
          <w:lang w:val="bg-BG"/>
        </w:rPr>
        <w:t>популярна</w:t>
      </w:r>
      <w:r w:rsidRPr="007D7364">
        <w:rPr>
          <w:rFonts w:ascii="Times New Roman" w:hAnsi="Times New Roman"/>
          <w:sz w:val="28"/>
          <w:lang w:val="bg-BG"/>
        </w:rPr>
        <w:t xml:space="preserve"> </w:t>
      </w:r>
      <w:r w:rsidRPr="007D7364">
        <w:rPr>
          <w:rFonts w:ascii="Times New Roman" w:hAnsi="Times New Roman" w:hint="eastAsia"/>
          <w:sz w:val="28"/>
          <w:lang w:val="bg-BG"/>
        </w:rPr>
        <w:t>приложна</w:t>
      </w:r>
      <w:r w:rsidRPr="007D7364">
        <w:rPr>
          <w:rFonts w:ascii="Times New Roman" w:hAnsi="Times New Roman"/>
          <w:sz w:val="28"/>
          <w:lang w:val="bg-BG"/>
        </w:rPr>
        <w:t xml:space="preserve"> </w:t>
      </w:r>
      <w:r w:rsidRPr="007D7364">
        <w:rPr>
          <w:rFonts w:ascii="Times New Roman" w:hAnsi="Times New Roman" w:hint="eastAsia"/>
          <w:sz w:val="28"/>
          <w:lang w:val="bg-BG"/>
        </w:rPr>
        <w:t>архитектура</w:t>
      </w:r>
      <w:r w:rsidRPr="007D7364">
        <w:rPr>
          <w:rFonts w:ascii="Times New Roman" w:hAnsi="Times New Roman"/>
          <w:sz w:val="28"/>
          <w:lang w:val="bg-BG"/>
        </w:rPr>
        <w:t xml:space="preserve"> </w:t>
      </w:r>
      <w:r w:rsidRPr="007D7364">
        <w:rPr>
          <w:rFonts w:ascii="Times New Roman" w:hAnsi="Times New Roman" w:hint="eastAsia"/>
          <w:sz w:val="28"/>
          <w:lang w:val="bg-BG"/>
        </w:rPr>
        <w:t>в</w:t>
      </w:r>
      <w:r w:rsidRPr="007D7364">
        <w:rPr>
          <w:rFonts w:ascii="Times New Roman" w:hAnsi="Times New Roman"/>
          <w:sz w:val="28"/>
          <w:lang w:val="bg-BG"/>
        </w:rPr>
        <w:t xml:space="preserve"> </w:t>
      </w:r>
      <w:r w:rsidRPr="007D7364">
        <w:rPr>
          <w:rFonts w:ascii="Times New Roman" w:hAnsi="Times New Roman" w:hint="eastAsia"/>
          <w:sz w:val="28"/>
          <w:lang w:val="bg-BG"/>
        </w:rPr>
        <w:t>корпоративната</w:t>
      </w:r>
      <w:r w:rsidRPr="007D7364">
        <w:rPr>
          <w:rFonts w:ascii="Times New Roman" w:hAnsi="Times New Roman"/>
          <w:sz w:val="28"/>
          <w:lang w:val="bg-BG"/>
        </w:rPr>
        <w:t xml:space="preserve"> </w:t>
      </w:r>
      <w:r w:rsidRPr="007D7364">
        <w:rPr>
          <w:rFonts w:ascii="Times New Roman" w:hAnsi="Times New Roman" w:hint="eastAsia"/>
          <w:sz w:val="28"/>
          <w:lang w:val="bg-BG"/>
        </w:rPr>
        <w:t>инфраструктура</w:t>
      </w:r>
      <w:r w:rsidRPr="007D7364">
        <w:rPr>
          <w:rFonts w:ascii="Times New Roman" w:hAnsi="Times New Roman"/>
          <w:sz w:val="28"/>
          <w:lang w:val="bg-BG"/>
        </w:rPr>
        <w:t xml:space="preserve">, </w:t>
      </w:r>
      <w:r w:rsidRPr="007D7364">
        <w:rPr>
          <w:rFonts w:ascii="Times New Roman" w:hAnsi="Times New Roman" w:hint="eastAsia"/>
          <w:sz w:val="28"/>
          <w:lang w:val="bg-BG"/>
        </w:rPr>
        <w:t>тъй</w:t>
      </w:r>
      <w:r w:rsidRPr="007D7364">
        <w:rPr>
          <w:rFonts w:ascii="Times New Roman" w:hAnsi="Times New Roman"/>
          <w:sz w:val="28"/>
          <w:lang w:val="bg-BG"/>
        </w:rPr>
        <w:t xml:space="preserve"> </w:t>
      </w:r>
      <w:r w:rsidRPr="007D7364">
        <w:rPr>
          <w:rFonts w:ascii="Times New Roman" w:hAnsi="Times New Roman" w:hint="eastAsia"/>
          <w:sz w:val="28"/>
          <w:lang w:val="bg-BG"/>
        </w:rPr>
        <w:t>като</w:t>
      </w:r>
      <w:r w:rsidRPr="007D7364">
        <w:rPr>
          <w:rFonts w:ascii="Times New Roman" w:hAnsi="Times New Roman"/>
          <w:sz w:val="28"/>
          <w:lang w:val="bg-BG"/>
        </w:rPr>
        <w:t xml:space="preserve"> </w:t>
      </w:r>
      <w:r w:rsidRPr="007D7364">
        <w:rPr>
          <w:rFonts w:ascii="Times New Roman" w:hAnsi="Times New Roman" w:hint="eastAsia"/>
          <w:sz w:val="28"/>
          <w:lang w:val="bg-BG"/>
        </w:rPr>
        <w:t>позволяват</w:t>
      </w:r>
      <w:r w:rsidRPr="007D7364">
        <w:rPr>
          <w:rFonts w:ascii="Times New Roman" w:hAnsi="Times New Roman"/>
          <w:sz w:val="28"/>
          <w:lang w:val="bg-BG"/>
        </w:rPr>
        <w:t xml:space="preserve"> </w:t>
      </w:r>
      <w:r w:rsidRPr="007D7364">
        <w:rPr>
          <w:rFonts w:ascii="Times New Roman" w:hAnsi="Times New Roman" w:hint="eastAsia"/>
          <w:sz w:val="28"/>
          <w:lang w:val="bg-BG"/>
        </w:rPr>
        <w:t>бързо</w:t>
      </w:r>
      <w:r>
        <w:rPr>
          <w:rFonts w:ascii="Times New Roman" w:hAnsi="Times New Roman"/>
          <w:sz w:val="28"/>
          <w:lang w:val="bg-BG"/>
        </w:rPr>
        <w:t xml:space="preserve"> създаване и</w:t>
      </w:r>
      <w:r w:rsidRPr="007D7364">
        <w:rPr>
          <w:rFonts w:ascii="Times New Roman" w:hAnsi="Times New Roman"/>
          <w:sz w:val="28"/>
          <w:lang w:val="bg-BG"/>
        </w:rPr>
        <w:t xml:space="preserve"> </w:t>
      </w:r>
      <w:r w:rsidRPr="007D7364">
        <w:rPr>
          <w:rFonts w:ascii="Times New Roman" w:hAnsi="Times New Roman" w:hint="eastAsia"/>
          <w:sz w:val="28"/>
          <w:lang w:val="bg-BG"/>
        </w:rPr>
        <w:t>развитие</w:t>
      </w:r>
      <w:r>
        <w:rPr>
          <w:rFonts w:ascii="Times New Roman" w:hAnsi="Times New Roman"/>
          <w:sz w:val="28"/>
          <w:lang w:val="bg-BG"/>
        </w:rPr>
        <w:t xml:space="preserve"> на </w:t>
      </w:r>
      <w:r w:rsidRPr="007D7364">
        <w:rPr>
          <w:rFonts w:ascii="Times New Roman" w:hAnsi="Times New Roman" w:hint="eastAsia"/>
          <w:sz w:val="28"/>
          <w:lang w:val="bg-BG"/>
        </w:rPr>
        <w:t>по</w:t>
      </w:r>
      <w:r w:rsidRPr="007D7364">
        <w:rPr>
          <w:rFonts w:ascii="Times New Roman" w:hAnsi="Times New Roman"/>
          <w:sz w:val="28"/>
          <w:lang w:val="bg-BG"/>
        </w:rPr>
        <w:t>-</w:t>
      </w:r>
      <w:r w:rsidRPr="007D7364">
        <w:rPr>
          <w:rFonts w:ascii="Times New Roman" w:hAnsi="Times New Roman" w:hint="eastAsia"/>
          <w:sz w:val="28"/>
          <w:lang w:val="bg-BG"/>
        </w:rPr>
        <w:t>малки</w:t>
      </w:r>
      <w:r w:rsidRPr="007D7364">
        <w:rPr>
          <w:rFonts w:ascii="Times New Roman" w:hAnsi="Times New Roman"/>
          <w:sz w:val="28"/>
          <w:lang w:val="bg-BG"/>
        </w:rPr>
        <w:t xml:space="preserve"> </w:t>
      </w:r>
      <w:r w:rsidRPr="007D7364">
        <w:rPr>
          <w:rFonts w:ascii="Times New Roman" w:hAnsi="Times New Roman" w:hint="eastAsia"/>
          <w:sz w:val="28"/>
          <w:lang w:val="bg-BG"/>
        </w:rPr>
        <w:t>кодови</w:t>
      </w:r>
      <w:r w:rsidRPr="007D7364">
        <w:rPr>
          <w:rFonts w:ascii="Times New Roman" w:hAnsi="Times New Roman"/>
          <w:sz w:val="28"/>
          <w:lang w:val="bg-BG"/>
        </w:rPr>
        <w:t xml:space="preserve"> </w:t>
      </w:r>
      <w:r w:rsidRPr="007D7364">
        <w:rPr>
          <w:rFonts w:ascii="Times New Roman" w:hAnsi="Times New Roman" w:hint="eastAsia"/>
          <w:sz w:val="28"/>
          <w:lang w:val="bg-BG"/>
        </w:rPr>
        <w:t>бази</w:t>
      </w:r>
      <w:r>
        <w:rPr>
          <w:rFonts w:ascii="Times New Roman" w:hAnsi="Times New Roman"/>
          <w:sz w:val="28"/>
          <w:lang w:val="bg-BG"/>
        </w:rPr>
        <w:t xml:space="preserve"> и интеграция на приложението</w:t>
      </w:r>
      <w:r w:rsidRPr="007D7364">
        <w:rPr>
          <w:rFonts w:ascii="Times New Roman" w:hAnsi="Times New Roman"/>
          <w:sz w:val="28"/>
          <w:lang w:val="bg-BG"/>
        </w:rPr>
        <w:t>.</w:t>
      </w:r>
    </w:p>
    <w:p w:rsidR="004317E3" w:rsidRDefault="004317E3" w:rsidP="004317E3">
      <w:pPr>
        <w:rPr>
          <w:rFonts w:ascii="Times New Roman" w:hAnsi="Times New Roman"/>
          <w:sz w:val="28"/>
          <w:lang w:val="bg-BG"/>
        </w:rPr>
      </w:pPr>
    </w:p>
    <w:p w:rsidR="001C7E9B" w:rsidRPr="00451357" w:rsidRDefault="005C3096" w:rsidP="000A0792">
      <w:pPr>
        <w:pStyle w:val="Heading2"/>
        <w:numPr>
          <w:ilvl w:val="2"/>
          <w:numId w:val="12"/>
        </w:numPr>
        <w:rPr>
          <w:b/>
          <w:i w:val="0"/>
        </w:rPr>
      </w:pPr>
      <w:bookmarkStart w:id="251" w:name="_Toc3452625"/>
      <w:r>
        <w:rPr>
          <w:b/>
          <w:i w:val="0"/>
        </w:rPr>
        <w:t>Връзка с базата данни</w:t>
      </w:r>
      <w:bookmarkEnd w:id="251"/>
    </w:p>
    <w:p w:rsidR="004317E3" w:rsidRDefault="004317E3" w:rsidP="001C7E9B">
      <w:pPr>
        <w:rPr>
          <w:rFonts w:ascii="Times New Roman" w:hAnsi="Times New Roman"/>
          <w:sz w:val="28"/>
          <w:lang w:val="bg-BG"/>
        </w:rPr>
      </w:pPr>
    </w:p>
    <w:p w:rsidR="001C7E9B" w:rsidRDefault="001C7E9B" w:rsidP="00451357">
      <w:pPr>
        <w:spacing w:line="360" w:lineRule="auto"/>
        <w:jc w:val="both"/>
        <w:rPr>
          <w:rFonts w:ascii="Times New Roman" w:hAnsi="Times New Roman"/>
          <w:sz w:val="28"/>
          <w:lang w:val="bg-BG"/>
        </w:rPr>
      </w:pPr>
      <w:r w:rsidRPr="007D7364">
        <w:rPr>
          <w:rFonts w:ascii="Times New Roman" w:hAnsi="Times New Roman" w:hint="eastAsia"/>
          <w:sz w:val="28"/>
          <w:lang w:val="bg-BG"/>
        </w:rPr>
        <w:t>Микро</w:t>
      </w:r>
      <w:r w:rsidRPr="007D7364">
        <w:rPr>
          <w:rFonts w:ascii="Times New Roman" w:hAnsi="Times New Roman"/>
          <w:sz w:val="28"/>
          <w:lang w:val="bg-BG"/>
        </w:rPr>
        <w:t>-</w:t>
      </w:r>
      <w:r w:rsidRPr="007D7364">
        <w:rPr>
          <w:rFonts w:ascii="Times New Roman" w:hAnsi="Times New Roman" w:hint="eastAsia"/>
          <w:sz w:val="28"/>
          <w:lang w:val="bg-BG"/>
        </w:rPr>
        <w:t>услугите</w:t>
      </w:r>
      <w:r w:rsidRPr="007D7364">
        <w:rPr>
          <w:rFonts w:ascii="Times New Roman" w:hAnsi="Times New Roman"/>
          <w:sz w:val="28"/>
          <w:lang w:val="bg-BG"/>
        </w:rPr>
        <w:t xml:space="preserve"> </w:t>
      </w:r>
      <w:r w:rsidRPr="007D7364">
        <w:rPr>
          <w:rFonts w:ascii="Times New Roman" w:hAnsi="Times New Roman" w:hint="eastAsia"/>
          <w:sz w:val="28"/>
          <w:lang w:val="bg-BG"/>
        </w:rPr>
        <w:t>могат</w:t>
      </w:r>
      <w:r w:rsidRPr="007D7364">
        <w:rPr>
          <w:rFonts w:ascii="Times New Roman" w:hAnsi="Times New Roman"/>
          <w:sz w:val="28"/>
          <w:lang w:val="bg-BG"/>
        </w:rPr>
        <w:t xml:space="preserve"> </w:t>
      </w:r>
      <w:r w:rsidRPr="007D7364">
        <w:rPr>
          <w:rFonts w:ascii="Times New Roman" w:hAnsi="Times New Roman" w:hint="eastAsia"/>
          <w:sz w:val="28"/>
          <w:lang w:val="bg-BG"/>
        </w:rPr>
        <w:t>да</w:t>
      </w:r>
      <w:r w:rsidRPr="007D7364">
        <w:rPr>
          <w:rFonts w:ascii="Times New Roman" w:hAnsi="Times New Roman"/>
          <w:sz w:val="28"/>
          <w:lang w:val="bg-BG"/>
        </w:rPr>
        <w:t xml:space="preserve"> </w:t>
      </w:r>
      <w:r w:rsidRPr="007D7364">
        <w:rPr>
          <w:rFonts w:ascii="Times New Roman" w:hAnsi="Times New Roman" w:hint="eastAsia"/>
          <w:sz w:val="28"/>
          <w:lang w:val="bg-BG"/>
        </w:rPr>
        <w:t>бъдат</w:t>
      </w:r>
      <w:r w:rsidRPr="007D7364">
        <w:rPr>
          <w:rFonts w:ascii="Times New Roman" w:hAnsi="Times New Roman"/>
          <w:sz w:val="28"/>
          <w:lang w:val="bg-BG"/>
        </w:rPr>
        <w:t xml:space="preserve"> </w:t>
      </w:r>
      <w:r w:rsidRPr="007D7364">
        <w:rPr>
          <w:rFonts w:ascii="Times New Roman" w:hAnsi="Times New Roman" w:hint="eastAsia"/>
          <w:sz w:val="28"/>
          <w:lang w:val="bg-BG"/>
        </w:rPr>
        <w:t>изградени</w:t>
      </w:r>
      <w:r w:rsidRPr="007D7364">
        <w:rPr>
          <w:rFonts w:ascii="Times New Roman" w:hAnsi="Times New Roman"/>
          <w:sz w:val="28"/>
          <w:lang w:val="bg-BG"/>
        </w:rPr>
        <w:t xml:space="preserve"> </w:t>
      </w:r>
      <w:r w:rsidRPr="007D7364">
        <w:rPr>
          <w:rFonts w:ascii="Times New Roman" w:hAnsi="Times New Roman" w:hint="eastAsia"/>
          <w:sz w:val="28"/>
          <w:lang w:val="bg-BG"/>
        </w:rPr>
        <w:t>за</w:t>
      </w:r>
      <w:r w:rsidRPr="007D7364">
        <w:rPr>
          <w:rFonts w:ascii="Times New Roman" w:hAnsi="Times New Roman"/>
          <w:sz w:val="28"/>
          <w:lang w:val="bg-BG"/>
        </w:rPr>
        <w:t xml:space="preserve"> </w:t>
      </w:r>
      <w:r w:rsidRPr="007D7364">
        <w:rPr>
          <w:rFonts w:ascii="Times New Roman" w:hAnsi="Times New Roman" w:hint="eastAsia"/>
          <w:sz w:val="28"/>
          <w:lang w:val="bg-BG"/>
        </w:rPr>
        <w:t>различни</w:t>
      </w:r>
      <w:r w:rsidRPr="007D7364">
        <w:rPr>
          <w:rFonts w:ascii="Times New Roman" w:hAnsi="Times New Roman"/>
          <w:sz w:val="28"/>
          <w:lang w:val="bg-BG"/>
        </w:rPr>
        <w:t xml:space="preserve"> </w:t>
      </w:r>
      <w:r w:rsidRPr="007D7364">
        <w:rPr>
          <w:rFonts w:ascii="Times New Roman" w:hAnsi="Times New Roman" w:hint="eastAsia"/>
          <w:sz w:val="28"/>
          <w:lang w:val="bg-BG"/>
        </w:rPr>
        <w:t>цели</w:t>
      </w:r>
      <w:r w:rsidRPr="007D7364">
        <w:rPr>
          <w:rFonts w:ascii="Times New Roman" w:hAnsi="Times New Roman"/>
          <w:sz w:val="28"/>
          <w:lang w:val="bg-BG"/>
        </w:rPr>
        <w:t xml:space="preserve">, </w:t>
      </w:r>
      <w:r w:rsidRPr="007D7364">
        <w:rPr>
          <w:rFonts w:ascii="Times New Roman" w:hAnsi="Times New Roman" w:hint="eastAsia"/>
          <w:sz w:val="28"/>
          <w:lang w:val="bg-BG"/>
        </w:rPr>
        <w:t>но</w:t>
      </w:r>
      <w:r w:rsidRPr="007D7364">
        <w:rPr>
          <w:rFonts w:ascii="Times New Roman" w:hAnsi="Times New Roman"/>
          <w:sz w:val="28"/>
          <w:lang w:val="bg-BG"/>
        </w:rPr>
        <w:t xml:space="preserve"> </w:t>
      </w:r>
      <w:r w:rsidRPr="007D7364">
        <w:rPr>
          <w:rFonts w:ascii="Times New Roman" w:hAnsi="Times New Roman" w:hint="eastAsia"/>
          <w:sz w:val="28"/>
          <w:lang w:val="bg-BG"/>
        </w:rPr>
        <w:t>една</w:t>
      </w:r>
      <w:r w:rsidRPr="007D7364">
        <w:rPr>
          <w:rFonts w:ascii="Times New Roman" w:hAnsi="Times New Roman"/>
          <w:sz w:val="28"/>
          <w:lang w:val="bg-BG"/>
        </w:rPr>
        <w:t xml:space="preserve"> </w:t>
      </w:r>
      <w:r w:rsidRPr="007D7364">
        <w:rPr>
          <w:rFonts w:ascii="Times New Roman" w:hAnsi="Times New Roman" w:hint="eastAsia"/>
          <w:sz w:val="28"/>
          <w:lang w:val="bg-BG"/>
        </w:rPr>
        <w:t>гаранция</w:t>
      </w:r>
      <w:r w:rsidRPr="007D7364">
        <w:rPr>
          <w:rFonts w:ascii="Times New Roman" w:hAnsi="Times New Roman"/>
          <w:sz w:val="28"/>
          <w:lang w:val="bg-BG"/>
        </w:rPr>
        <w:t xml:space="preserve"> </w:t>
      </w:r>
      <w:r w:rsidRPr="007D7364">
        <w:rPr>
          <w:rFonts w:ascii="Times New Roman" w:hAnsi="Times New Roman" w:hint="eastAsia"/>
          <w:sz w:val="28"/>
          <w:lang w:val="bg-BG"/>
        </w:rPr>
        <w:t>е</w:t>
      </w:r>
      <w:r w:rsidRPr="007D7364">
        <w:rPr>
          <w:rFonts w:ascii="Times New Roman" w:hAnsi="Times New Roman"/>
          <w:sz w:val="28"/>
          <w:lang w:val="bg-BG"/>
        </w:rPr>
        <w:t xml:space="preserve">, </w:t>
      </w:r>
      <w:r w:rsidRPr="007D7364">
        <w:rPr>
          <w:rFonts w:ascii="Times New Roman" w:hAnsi="Times New Roman" w:hint="eastAsia"/>
          <w:sz w:val="28"/>
          <w:lang w:val="bg-BG"/>
        </w:rPr>
        <w:t>че</w:t>
      </w:r>
      <w:r w:rsidRPr="007D7364">
        <w:rPr>
          <w:rFonts w:ascii="Times New Roman" w:hAnsi="Times New Roman"/>
          <w:sz w:val="28"/>
          <w:lang w:val="bg-BG"/>
        </w:rPr>
        <w:t xml:space="preserve"> </w:t>
      </w:r>
      <w:r w:rsidRPr="007D7364">
        <w:rPr>
          <w:rFonts w:ascii="Times New Roman" w:hAnsi="Times New Roman" w:hint="eastAsia"/>
          <w:sz w:val="28"/>
          <w:lang w:val="bg-BG"/>
        </w:rPr>
        <w:t>повечето</w:t>
      </w:r>
      <w:r w:rsidRPr="007D7364">
        <w:rPr>
          <w:rFonts w:ascii="Times New Roman" w:hAnsi="Times New Roman"/>
          <w:sz w:val="28"/>
          <w:lang w:val="bg-BG"/>
        </w:rPr>
        <w:t xml:space="preserve"> </w:t>
      </w:r>
      <w:r w:rsidRPr="007D7364">
        <w:rPr>
          <w:rFonts w:ascii="Times New Roman" w:hAnsi="Times New Roman" w:hint="eastAsia"/>
          <w:sz w:val="28"/>
          <w:lang w:val="bg-BG"/>
        </w:rPr>
        <w:t>ще</w:t>
      </w:r>
      <w:r w:rsidRPr="007D7364">
        <w:rPr>
          <w:rFonts w:ascii="Times New Roman" w:hAnsi="Times New Roman"/>
          <w:sz w:val="28"/>
          <w:lang w:val="bg-BG"/>
        </w:rPr>
        <w:t xml:space="preserve"> </w:t>
      </w:r>
      <w:r w:rsidRPr="007D7364">
        <w:rPr>
          <w:rFonts w:ascii="Times New Roman" w:hAnsi="Times New Roman" w:hint="eastAsia"/>
          <w:sz w:val="28"/>
          <w:lang w:val="bg-BG"/>
        </w:rPr>
        <w:t>се</w:t>
      </w:r>
      <w:r w:rsidRPr="007D7364">
        <w:rPr>
          <w:rFonts w:ascii="Times New Roman" w:hAnsi="Times New Roman"/>
          <w:sz w:val="28"/>
          <w:lang w:val="bg-BG"/>
        </w:rPr>
        <w:t xml:space="preserve"> </w:t>
      </w:r>
      <w:r w:rsidRPr="007D7364">
        <w:rPr>
          <w:rFonts w:ascii="Times New Roman" w:hAnsi="Times New Roman" w:hint="eastAsia"/>
          <w:sz w:val="28"/>
          <w:lang w:val="bg-BG"/>
        </w:rPr>
        <w:t>нуждаят</w:t>
      </w:r>
      <w:r w:rsidRPr="007D7364">
        <w:rPr>
          <w:rFonts w:ascii="Times New Roman" w:hAnsi="Times New Roman"/>
          <w:sz w:val="28"/>
          <w:lang w:val="bg-BG"/>
        </w:rPr>
        <w:t xml:space="preserve"> </w:t>
      </w:r>
      <w:r w:rsidRPr="007D7364">
        <w:rPr>
          <w:rFonts w:ascii="Times New Roman" w:hAnsi="Times New Roman" w:hint="eastAsia"/>
          <w:sz w:val="28"/>
          <w:lang w:val="bg-BG"/>
        </w:rPr>
        <w:t>от</w:t>
      </w:r>
      <w:r w:rsidRPr="007D7364">
        <w:rPr>
          <w:rFonts w:ascii="Times New Roman" w:hAnsi="Times New Roman"/>
          <w:sz w:val="28"/>
          <w:lang w:val="bg-BG"/>
        </w:rPr>
        <w:t xml:space="preserve"> </w:t>
      </w:r>
      <w:r w:rsidRPr="007D7364">
        <w:rPr>
          <w:rFonts w:ascii="Times New Roman" w:hAnsi="Times New Roman" w:hint="eastAsia"/>
          <w:sz w:val="28"/>
          <w:lang w:val="bg-BG"/>
        </w:rPr>
        <w:t>възможност</w:t>
      </w:r>
      <w:r w:rsidRPr="007D7364">
        <w:rPr>
          <w:rFonts w:ascii="Times New Roman" w:hAnsi="Times New Roman"/>
          <w:sz w:val="28"/>
          <w:lang w:val="bg-BG"/>
        </w:rPr>
        <w:t xml:space="preserve"> </w:t>
      </w:r>
      <w:r w:rsidRPr="007D7364">
        <w:rPr>
          <w:rFonts w:ascii="Times New Roman" w:hAnsi="Times New Roman" w:hint="eastAsia"/>
          <w:sz w:val="28"/>
          <w:lang w:val="bg-BG"/>
        </w:rPr>
        <w:t>за</w:t>
      </w:r>
      <w:r w:rsidRPr="007D7364">
        <w:rPr>
          <w:rFonts w:ascii="Times New Roman" w:hAnsi="Times New Roman"/>
          <w:sz w:val="28"/>
          <w:lang w:val="bg-BG"/>
        </w:rPr>
        <w:t xml:space="preserve"> </w:t>
      </w:r>
      <w:r w:rsidRPr="007D7364">
        <w:rPr>
          <w:rFonts w:ascii="Times New Roman" w:hAnsi="Times New Roman" w:hint="eastAsia"/>
          <w:sz w:val="28"/>
          <w:lang w:val="bg-BG"/>
        </w:rPr>
        <w:t>четене</w:t>
      </w:r>
      <w:r w:rsidRPr="007D7364">
        <w:rPr>
          <w:rFonts w:ascii="Times New Roman" w:hAnsi="Times New Roman"/>
          <w:sz w:val="28"/>
          <w:lang w:val="bg-BG"/>
        </w:rPr>
        <w:t xml:space="preserve"> </w:t>
      </w:r>
      <w:r w:rsidRPr="007D7364">
        <w:rPr>
          <w:rFonts w:ascii="Times New Roman" w:hAnsi="Times New Roman" w:hint="eastAsia"/>
          <w:sz w:val="28"/>
          <w:lang w:val="bg-BG"/>
        </w:rPr>
        <w:t>и</w:t>
      </w:r>
      <w:r w:rsidRPr="007D7364">
        <w:rPr>
          <w:rFonts w:ascii="Times New Roman" w:hAnsi="Times New Roman"/>
          <w:sz w:val="28"/>
          <w:lang w:val="bg-BG"/>
        </w:rPr>
        <w:t xml:space="preserve"> </w:t>
      </w:r>
      <w:r w:rsidRPr="007D7364">
        <w:rPr>
          <w:rFonts w:ascii="Times New Roman" w:hAnsi="Times New Roman" w:hint="eastAsia"/>
          <w:sz w:val="28"/>
          <w:lang w:val="bg-BG"/>
        </w:rPr>
        <w:t>запис</w:t>
      </w:r>
      <w:r w:rsidRPr="007D7364">
        <w:rPr>
          <w:rFonts w:ascii="Times New Roman" w:hAnsi="Times New Roman"/>
          <w:sz w:val="28"/>
          <w:lang w:val="bg-BG"/>
        </w:rPr>
        <w:t xml:space="preserve"> </w:t>
      </w:r>
      <w:r w:rsidRPr="007D7364">
        <w:rPr>
          <w:rFonts w:ascii="Times New Roman" w:hAnsi="Times New Roman" w:hint="eastAsia"/>
          <w:sz w:val="28"/>
          <w:lang w:val="bg-BG"/>
        </w:rPr>
        <w:t>в</w:t>
      </w:r>
      <w:r w:rsidRPr="007D7364">
        <w:rPr>
          <w:rFonts w:ascii="Times New Roman" w:hAnsi="Times New Roman"/>
          <w:sz w:val="28"/>
          <w:lang w:val="bg-BG"/>
        </w:rPr>
        <w:t xml:space="preserve"> </w:t>
      </w:r>
      <w:r w:rsidRPr="007D7364">
        <w:rPr>
          <w:rFonts w:ascii="Times New Roman" w:hAnsi="Times New Roman" w:hint="eastAsia"/>
          <w:sz w:val="28"/>
          <w:lang w:val="bg-BG"/>
        </w:rPr>
        <w:t>база</w:t>
      </w:r>
      <w:r w:rsidRPr="007D7364">
        <w:rPr>
          <w:rFonts w:ascii="Times New Roman" w:hAnsi="Times New Roman"/>
          <w:sz w:val="28"/>
          <w:lang w:val="bg-BG"/>
        </w:rPr>
        <w:t xml:space="preserve"> </w:t>
      </w:r>
      <w:r w:rsidRPr="007D7364">
        <w:rPr>
          <w:rFonts w:ascii="Times New Roman" w:hAnsi="Times New Roman" w:hint="eastAsia"/>
          <w:sz w:val="28"/>
          <w:lang w:val="bg-BG"/>
        </w:rPr>
        <w:t>данни</w:t>
      </w:r>
      <w:r w:rsidRPr="007D7364">
        <w:rPr>
          <w:rFonts w:ascii="Times New Roman" w:hAnsi="Times New Roman"/>
          <w:sz w:val="28"/>
          <w:lang w:val="bg-BG"/>
        </w:rPr>
        <w:t xml:space="preserve">. Spring Boot </w:t>
      </w:r>
      <w:r w:rsidRPr="007D7364">
        <w:rPr>
          <w:rFonts w:ascii="Times New Roman" w:hAnsi="Times New Roman" w:hint="eastAsia"/>
          <w:sz w:val="28"/>
          <w:lang w:val="bg-BG"/>
        </w:rPr>
        <w:t>прави</w:t>
      </w:r>
      <w:r w:rsidRPr="007D7364">
        <w:rPr>
          <w:rFonts w:ascii="Times New Roman" w:hAnsi="Times New Roman"/>
          <w:sz w:val="28"/>
          <w:lang w:val="bg-BG"/>
        </w:rPr>
        <w:t xml:space="preserve"> </w:t>
      </w:r>
      <w:r w:rsidRPr="007D7364">
        <w:rPr>
          <w:rFonts w:ascii="Times New Roman" w:hAnsi="Times New Roman" w:hint="eastAsia"/>
          <w:sz w:val="28"/>
          <w:lang w:val="bg-BG"/>
        </w:rPr>
        <w:t>интеграцията</w:t>
      </w:r>
      <w:r w:rsidRPr="007D7364">
        <w:rPr>
          <w:rFonts w:ascii="Times New Roman" w:hAnsi="Times New Roman"/>
          <w:sz w:val="28"/>
          <w:lang w:val="bg-BG"/>
        </w:rPr>
        <w:t xml:space="preserve"> </w:t>
      </w:r>
      <w:r w:rsidRPr="007D7364">
        <w:rPr>
          <w:rFonts w:ascii="Times New Roman" w:hAnsi="Times New Roman" w:hint="eastAsia"/>
          <w:sz w:val="28"/>
          <w:lang w:val="bg-BG"/>
        </w:rPr>
        <w:t>на</w:t>
      </w:r>
      <w:r w:rsidRPr="007D7364">
        <w:rPr>
          <w:rFonts w:ascii="Times New Roman" w:hAnsi="Times New Roman"/>
          <w:sz w:val="28"/>
          <w:lang w:val="bg-BG"/>
        </w:rPr>
        <w:t xml:space="preserve"> </w:t>
      </w:r>
      <w:r w:rsidRPr="007D7364">
        <w:rPr>
          <w:rFonts w:ascii="Times New Roman" w:hAnsi="Times New Roman" w:hint="eastAsia"/>
          <w:sz w:val="28"/>
          <w:lang w:val="bg-BG"/>
        </w:rPr>
        <w:t>базата</w:t>
      </w:r>
      <w:r w:rsidRPr="007D7364">
        <w:rPr>
          <w:rFonts w:ascii="Times New Roman" w:hAnsi="Times New Roman"/>
          <w:sz w:val="28"/>
          <w:lang w:val="bg-BG"/>
        </w:rPr>
        <w:t xml:space="preserve"> </w:t>
      </w:r>
      <w:r w:rsidRPr="007D7364">
        <w:rPr>
          <w:rFonts w:ascii="Times New Roman" w:hAnsi="Times New Roman" w:hint="eastAsia"/>
          <w:sz w:val="28"/>
          <w:lang w:val="bg-BG"/>
        </w:rPr>
        <w:t>данни</w:t>
      </w:r>
      <w:r w:rsidRPr="007D7364">
        <w:rPr>
          <w:rFonts w:ascii="Times New Roman" w:hAnsi="Times New Roman"/>
          <w:sz w:val="28"/>
          <w:lang w:val="bg-BG"/>
        </w:rPr>
        <w:t xml:space="preserve"> </w:t>
      </w:r>
      <w:r w:rsidRPr="007D7364">
        <w:rPr>
          <w:rFonts w:ascii="Times New Roman" w:hAnsi="Times New Roman" w:hint="eastAsia"/>
          <w:sz w:val="28"/>
          <w:lang w:val="bg-BG"/>
        </w:rPr>
        <w:t>тривиална</w:t>
      </w:r>
      <w:r w:rsidRPr="007D7364">
        <w:rPr>
          <w:rFonts w:ascii="Times New Roman" w:hAnsi="Times New Roman"/>
          <w:sz w:val="28"/>
          <w:lang w:val="bg-BG"/>
        </w:rPr>
        <w:t xml:space="preserve"> </w:t>
      </w:r>
      <w:r w:rsidRPr="007D7364">
        <w:rPr>
          <w:rFonts w:ascii="Times New Roman" w:hAnsi="Times New Roman" w:hint="eastAsia"/>
          <w:sz w:val="28"/>
          <w:lang w:val="bg-BG"/>
        </w:rPr>
        <w:t>задача</w:t>
      </w:r>
      <w:r w:rsidRPr="007D7364">
        <w:rPr>
          <w:rFonts w:ascii="Times New Roman" w:hAnsi="Times New Roman"/>
          <w:sz w:val="28"/>
          <w:lang w:val="bg-BG"/>
        </w:rPr>
        <w:t xml:space="preserve"> </w:t>
      </w:r>
      <w:r w:rsidRPr="007D7364">
        <w:rPr>
          <w:rFonts w:ascii="Times New Roman" w:hAnsi="Times New Roman" w:hint="eastAsia"/>
          <w:sz w:val="28"/>
          <w:lang w:val="bg-BG"/>
        </w:rPr>
        <w:t>с</w:t>
      </w:r>
      <w:r w:rsidRPr="007D7364">
        <w:rPr>
          <w:rFonts w:ascii="Times New Roman" w:hAnsi="Times New Roman"/>
          <w:sz w:val="28"/>
          <w:lang w:val="bg-BG"/>
        </w:rPr>
        <w:t xml:space="preserve"> </w:t>
      </w:r>
      <w:r w:rsidRPr="007D7364">
        <w:rPr>
          <w:rFonts w:ascii="Times New Roman" w:hAnsi="Times New Roman" w:hint="eastAsia"/>
          <w:sz w:val="28"/>
          <w:lang w:val="bg-BG"/>
        </w:rPr>
        <w:t>възможността</w:t>
      </w:r>
      <w:r w:rsidRPr="007D7364">
        <w:rPr>
          <w:rFonts w:ascii="Times New Roman" w:hAnsi="Times New Roman"/>
          <w:sz w:val="28"/>
          <w:lang w:val="bg-BG"/>
        </w:rPr>
        <w:t xml:space="preserve"> </w:t>
      </w:r>
      <w:r w:rsidRPr="007D7364">
        <w:rPr>
          <w:rFonts w:ascii="Times New Roman" w:hAnsi="Times New Roman" w:hint="eastAsia"/>
          <w:sz w:val="28"/>
          <w:lang w:val="bg-BG"/>
        </w:rPr>
        <w:t>да</w:t>
      </w:r>
      <w:r w:rsidRPr="007D7364">
        <w:rPr>
          <w:rFonts w:ascii="Times New Roman" w:hAnsi="Times New Roman"/>
          <w:sz w:val="28"/>
          <w:lang w:val="bg-BG"/>
        </w:rPr>
        <w:t xml:space="preserve"> </w:t>
      </w:r>
      <w:r w:rsidRPr="007D7364">
        <w:rPr>
          <w:rFonts w:ascii="Times New Roman" w:hAnsi="Times New Roman" w:hint="eastAsia"/>
          <w:sz w:val="28"/>
          <w:lang w:val="bg-BG"/>
        </w:rPr>
        <w:t>конфигурира</w:t>
      </w:r>
      <w:r w:rsidRPr="007D7364">
        <w:rPr>
          <w:rFonts w:ascii="Times New Roman" w:hAnsi="Times New Roman"/>
          <w:sz w:val="28"/>
          <w:lang w:val="bg-BG"/>
        </w:rPr>
        <w:t xml:space="preserve"> </w:t>
      </w:r>
      <w:r w:rsidRPr="007D7364">
        <w:rPr>
          <w:rFonts w:ascii="Times New Roman" w:hAnsi="Times New Roman" w:hint="eastAsia"/>
          <w:sz w:val="28"/>
          <w:lang w:val="bg-BG"/>
        </w:rPr>
        <w:t>автоматично</w:t>
      </w:r>
      <w:r w:rsidRPr="007D7364">
        <w:rPr>
          <w:rFonts w:ascii="Times New Roman" w:hAnsi="Times New Roman"/>
          <w:sz w:val="28"/>
          <w:lang w:val="bg-BG"/>
        </w:rPr>
        <w:t xml:space="preserve"> Spring Data </w:t>
      </w:r>
      <w:r w:rsidRPr="007D7364">
        <w:rPr>
          <w:rFonts w:ascii="Times New Roman" w:hAnsi="Times New Roman" w:hint="eastAsia"/>
          <w:sz w:val="28"/>
          <w:lang w:val="bg-BG"/>
        </w:rPr>
        <w:t>за</w:t>
      </w:r>
      <w:r w:rsidRPr="007D7364">
        <w:rPr>
          <w:rFonts w:ascii="Times New Roman" w:hAnsi="Times New Roman"/>
          <w:sz w:val="28"/>
          <w:lang w:val="bg-BG"/>
        </w:rPr>
        <w:t xml:space="preserve"> </w:t>
      </w:r>
      <w:r w:rsidRPr="007D7364">
        <w:rPr>
          <w:rFonts w:ascii="Times New Roman" w:hAnsi="Times New Roman" w:hint="eastAsia"/>
          <w:sz w:val="28"/>
          <w:lang w:val="bg-BG"/>
        </w:rPr>
        <w:t>достъп</w:t>
      </w:r>
      <w:r w:rsidRPr="007D7364">
        <w:rPr>
          <w:rFonts w:ascii="Times New Roman" w:hAnsi="Times New Roman"/>
          <w:sz w:val="28"/>
          <w:lang w:val="bg-BG"/>
        </w:rPr>
        <w:t xml:space="preserve"> </w:t>
      </w:r>
      <w:r w:rsidRPr="007D7364">
        <w:rPr>
          <w:rFonts w:ascii="Times New Roman" w:hAnsi="Times New Roman" w:hint="eastAsia"/>
          <w:sz w:val="28"/>
          <w:lang w:val="bg-BG"/>
        </w:rPr>
        <w:t>до</w:t>
      </w:r>
      <w:r w:rsidRPr="007D7364">
        <w:rPr>
          <w:rFonts w:ascii="Times New Roman" w:hAnsi="Times New Roman"/>
          <w:sz w:val="28"/>
          <w:lang w:val="bg-BG"/>
        </w:rPr>
        <w:t xml:space="preserve"> </w:t>
      </w:r>
      <w:r w:rsidRPr="007D7364">
        <w:rPr>
          <w:rFonts w:ascii="Times New Roman" w:hAnsi="Times New Roman" w:hint="eastAsia"/>
          <w:sz w:val="28"/>
          <w:lang w:val="bg-BG"/>
        </w:rPr>
        <w:t>базата</w:t>
      </w:r>
      <w:r w:rsidRPr="007D7364">
        <w:rPr>
          <w:rFonts w:ascii="Times New Roman" w:hAnsi="Times New Roman"/>
          <w:sz w:val="28"/>
          <w:lang w:val="bg-BG"/>
        </w:rPr>
        <w:t xml:space="preserve"> </w:t>
      </w:r>
      <w:r w:rsidRPr="007D7364">
        <w:rPr>
          <w:rFonts w:ascii="Times New Roman" w:hAnsi="Times New Roman" w:hint="eastAsia"/>
          <w:sz w:val="28"/>
          <w:lang w:val="bg-BG"/>
        </w:rPr>
        <w:lastRenderedPageBreak/>
        <w:t>данни</w:t>
      </w:r>
      <w:r w:rsidRPr="007D7364">
        <w:rPr>
          <w:rFonts w:ascii="Times New Roman" w:hAnsi="Times New Roman"/>
          <w:sz w:val="28"/>
          <w:lang w:val="bg-BG"/>
        </w:rPr>
        <w:t xml:space="preserve">. </w:t>
      </w:r>
      <w:r w:rsidRPr="007D7364">
        <w:rPr>
          <w:rFonts w:ascii="Times New Roman" w:hAnsi="Times New Roman" w:hint="eastAsia"/>
          <w:sz w:val="28"/>
          <w:lang w:val="bg-BG"/>
        </w:rPr>
        <w:t>Чрез</w:t>
      </w:r>
      <w:r w:rsidRPr="007D7364">
        <w:rPr>
          <w:rFonts w:ascii="Times New Roman" w:hAnsi="Times New Roman"/>
          <w:sz w:val="28"/>
          <w:lang w:val="bg-BG"/>
        </w:rPr>
        <w:t xml:space="preserve"> </w:t>
      </w:r>
      <w:r w:rsidRPr="007D7364">
        <w:rPr>
          <w:rFonts w:ascii="Times New Roman" w:hAnsi="Times New Roman" w:hint="eastAsia"/>
          <w:sz w:val="28"/>
          <w:lang w:val="bg-BG"/>
        </w:rPr>
        <w:t>просто</w:t>
      </w:r>
      <w:r w:rsidRPr="007D7364">
        <w:rPr>
          <w:rFonts w:ascii="Times New Roman" w:hAnsi="Times New Roman"/>
          <w:sz w:val="28"/>
          <w:lang w:val="bg-BG"/>
        </w:rPr>
        <w:t xml:space="preserve"> </w:t>
      </w:r>
      <w:r w:rsidRPr="007D7364">
        <w:rPr>
          <w:rFonts w:ascii="Times New Roman" w:hAnsi="Times New Roman" w:hint="eastAsia"/>
          <w:sz w:val="28"/>
          <w:lang w:val="bg-BG"/>
        </w:rPr>
        <w:t>включване</w:t>
      </w:r>
      <w:r w:rsidRPr="007D7364">
        <w:rPr>
          <w:rFonts w:ascii="Times New Roman" w:hAnsi="Times New Roman"/>
          <w:sz w:val="28"/>
          <w:lang w:val="bg-BG"/>
        </w:rPr>
        <w:t xml:space="preserve"> </w:t>
      </w:r>
      <w:r w:rsidRPr="007D7364">
        <w:rPr>
          <w:rFonts w:ascii="Times New Roman" w:hAnsi="Times New Roman" w:hint="eastAsia"/>
          <w:sz w:val="28"/>
          <w:lang w:val="bg-BG"/>
        </w:rPr>
        <w:t>на</w:t>
      </w:r>
      <w:r w:rsidRPr="007D7364">
        <w:rPr>
          <w:rFonts w:ascii="Times New Roman" w:hAnsi="Times New Roman"/>
          <w:sz w:val="28"/>
          <w:lang w:val="bg-BG"/>
        </w:rPr>
        <w:t xml:space="preserve"> </w:t>
      </w:r>
      <w:r w:rsidRPr="007D7364">
        <w:rPr>
          <w:rFonts w:ascii="Times New Roman" w:hAnsi="Times New Roman" w:hint="eastAsia"/>
          <w:sz w:val="28"/>
          <w:lang w:val="bg-BG"/>
        </w:rPr>
        <w:t>модула</w:t>
      </w:r>
      <w:r w:rsidRPr="007D7364">
        <w:rPr>
          <w:rFonts w:ascii="Times New Roman" w:hAnsi="Times New Roman"/>
          <w:sz w:val="28"/>
          <w:lang w:val="bg-BG"/>
        </w:rPr>
        <w:t xml:space="preserve"> spring-boot-starter-data-jpa</w:t>
      </w:r>
      <w:r>
        <w:rPr>
          <w:rFonts w:ascii="Times New Roman" w:hAnsi="Times New Roman"/>
          <w:sz w:val="28"/>
        </w:rPr>
        <w:t xml:space="preserve"> </w:t>
      </w:r>
      <w:r w:rsidRPr="007D7364">
        <w:rPr>
          <w:rFonts w:ascii="Times New Roman" w:hAnsi="Times New Roman" w:hint="eastAsia"/>
          <w:sz w:val="28"/>
          <w:lang w:val="bg-BG"/>
        </w:rPr>
        <w:t>като</w:t>
      </w:r>
      <w:r w:rsidRPr="007D7364">
        <w:rPr>
          <w:rFonts w:ascii="Times New Roman" w:hAnsi="Times New Roman"/>
          <w:sz w:val="28"/>
          <w:lang w:val="bg-BG"/>
        </w:rPr>
        <w:t xml:space="preserve"> </w:t>
      </w:r>
      <w:r w:rsidRPr="007D7364">
        <w:rPr>
          <w:rFonts w:ascii="Times New Roman" w:hAnsi="Times New Roman" w:hint="eastAsia"/>
          <w:sz w:val="28"/>
          <w:lang w:val="bg-BG"/>
        </w:rPr>
        <w:t>част</w:t>
      </w:r>
      <w:r w:rsidRPr="007D7364">
        <w:rPr>
          <w:rFonts w:ascii="Times New Roman" w:hAnsi="Times New Roman"/>
          <w:sz w:val="28"/>
          <w:lang w:val="bg-BG"/>
        </w:rPr>
        <w:t xml:space="preserve"> </w:t>
      </w:r>
      <w:r w:rsidRPr="007D7364">
        <w:rPr>
          <w:rFonts w:ascii="Times New Roman" w:hAnsi="Times New Roman" w:hint="eastAsia"/>
          <w:sz w:val="28"/>
          <w:lang w:val="bg-BG"/>
        </w:rPr>
        <w:t>от</w:t>
      </w:r>
      <w:r w:rsidRPr="007D7364">
        <w:rPr>
          <w:rFonts w:ascii="Times New Roman" w:hAnsi="Times New Roman"/>
          <w:sz w:val="28"/>
          <w:lang w:val="bg-BG"/>
        </w:rPr>
        <w:t xml:space="preserve"> </w:t>
      </w:r>
      <w:r w:rsidRPr="007D7364">
        <w:rPr>
          <w:rFonts w:ascii="Times New Roman" w:hAnsi="Times New Roman" w:hint="eastAsia"/>
          <w:sz w:val="28"/>
          <w:lang w:val="bg-BG"/>
        </w:rPr>
        <w:t>проекта</w:t>
      </w:r>
      <w:r w:rsidRPr="007D7364">
        <w:rPr>
          <w:rFonts w:ascii="Times New Roman" w:hAnsi="Times New Roman"/>
          <w:sz w:val="28"/>
          <w:lang w:val="bg-BG"/>
        </w:rPr>
        <w:t>,</w:t>
      </w:r>
      <w:r>
        <w:rPr>
          <w:rFonts w:ascii="Times New Roman" w:hAnsi="Times New Roman"/>
          <w:sz w:val="28"/>
        </w:rPr>
        <w:t xml:space="preserve"> </w:t>
      </w:r>
      <w:r>
        <w:rPr>
          <w:rFonts w:ascii="Times New Roman" w:hAnsi="Times New Roman"/>
          <w:sz w:val="28"/>
          <w:lang w:val="bg-BG"/>
        </w:rPr>
        <w:t>така</w:t>
      </w:r>
      <w:r w:rsidRPr="007D7364">
        <w:rPr>
          <w:rFonts w:ascii="Times New Roman" w:hAnsi="Times New Roman"/>
          <w:sz w:val="28"/>
          <w:lang w:val="bg-BG"/>
        </w:rPr>
        <w:t xml:space="preserve"> </w:t>
      </w:r>
      <w:r>
        <w:rPr>
          <w:rFonts w:ascii="Times New Roman" w:hAnsi="Times New Roman" w:hint="eastAsia"/>
          <w:sz w:val="28"/>
          <w:lang w:val="bg-BG"/>
        </w:rPr>
        <w:t xml:space="preserve">проекта ще разбере, че се </w:t>
      </w:r>
      <w:r w:rsidRPr="007D7364">
        <w:rPr>
          <w:rFonts w:ascii="Times New Roman" w:hAnsi="Times New Roman" w:hint="eastAsia"/>
          <w:sz w:val="28"/>
          <w:lang w:val="bg-BG"/>
        </w:rPr>
        <w:t>изисква</w:t>
      </w:r>
      <w:r w:rsidRPr="007D7364">
        <w:rPr>
          <w:rFonts w:ascii="Times New Roman" w:hAnsi="Times New Roman"/>
          <w:sz w:val="28"/>
          <w:lang w:val="bg-BG"/>
        </w:rPr>
        <w:t xml:space="preserve"> </w:t>
      </w:r>
      <w:r w:rsidRPr="007D7364">
        <w:rPr>
          <w:rFonts w:ascii="Times New Roman" w:hAnsi="Times New Roman" w:hint="eastAsia"/>
          <w:sz w:val="28"/>
          <w:lang w:val="bg-BG"/>
        </w:rPr>
        <w:t>достъп</w:t>
      </w:r>
      <w:r w:rsidRPr="007D7364">
        <w:rPr>
          <w:rFonts w:ascii="Times New Roman" w:hAnsi="Times New Roman"/>
          <w:sz w:val="28"/>
          <w:lang w:val="bg-BG"/>
        </w:rPr>
        <w:t xml:space="preserve"> </w:t>
      </w:r>
      <w:r w:rsidRPr="007D7364">
        <w:rPr>
          <w:rFonts w:ascii="Times New Roman" w:hAnsi="Times New Roman" w:hint="eastAsia"/>
          <w:sz w:val="28"/>
          <w:lang w:val="bg-BG"/>
        </w:rPr>
        <w:t>до</w:t>
      </w:r>
      <w:r w:rsidRPr="007D7364">
        <w:rPr>
          <w:rFonts w:ascii="Times New Roman" w:hAnsi="Times New Roman"/>
          <w:sz w:val="28"/>
          <w:lang w:val="bg-BG"/>
        </w:rPr>
        <w:t xml:space="preserve"> </w:t>
      </w:r>
      <w:r w:rsidRPr="007D7364">
        <w:rPr>
          <w:rFonts w:ascii="Times New Roman" w:hAnsi="Times New Roman" w:hint="eastAsia"/>
          <w:sz w:val="28"/>
          <w:lang w:val="bg-BG"/>
        </w:rPr>
        <w:t>базата</w:t>
      </w:r>
      <w:r w:rsidRPr="007D7364">
        <w:rPr>
          <w:rFonts w:ascii="Times New Roman" w:hAnsi="Times New Roman"/>
          <w:sz w:val="28"/>
          <w:lang w:val="bg-BG"/>
        </w:rPr>
        <w:t xml:space="preserve"> </w:t>
      </w:r>
      <w:r w:rsidRPr="007D7364">
        <w:rPr>
          <w:rFonts w:ascii="Times New Roman" w:hAnsi="Times New Roman" w:hint="eastAsia"/>
          <w:sz w:val="28"/>
          <w:lang w:val="bg-BG"/>
        </w:rPr>
        <w:t>данни</w:t>
      </w:r>
      <w:r w:rsidRPr="007D7364">
        <w:rPr>
          <w:rFonts w:ascii="Times New Roman" w:hAnsi="Times New Roman"/>
          <w:sz w:val="28"/>
          <w:lang w:val="bg-BG"/>
        </w:rPr>
        <w:t xml:space="preserve"> </w:t>
      </w:r>
      <w:r w:rsidRPr="007D7364">
        <w:rPr>
          <w:rFonts w:ascii="Times New Roman" w:hAnsi="Times New Roman" w:hint="eastAsia"/>
          <w:sz w:val="28"/>
          <w:lang w:val="bg-BG"/>
        </w:rPr>
        <w:t>и</w:t>
      </w:r>
      <w:r w:rsidRPr="007D7364">
        <w:rPr>
          <w:rFonts w:ascii="Times New Roman" w:hAnsi="Times New Roman"/>
          <w:sz w:val="28"/>
          <w:lang w:val="bg-BG"/>
        </w:rPr>
        <w:t xml:space="preserve"> </w:t>
      </w:r>
      <w:r w:rsidRPr="007D7364">
        <w:rPr>
          <w:rFonts w:ascii="Times New Roman" w:hAnsi="Times New Roman" w:hint="eastAsia"/>
          <w:sz w:val="28"/>
          <w:lang w:val="bg-BG"/>
        </w:rPr>
        <w:t>ще</w:t>
      </w:r>
      <w:r w:rsidRPr="007D7364">
        <w:rPr>
          <w:rFonts w:ascii="Times New Roman" w:hAnsi="Times New Roman"/>
          <w:sz w:val="28"/>
          <w:lang w:val="bg-BG"/>
        </w:rPr>
        <w:t xml:space="preserve"> </w:t>
      </w:r>
      <w:r w:rsidRPr="007D7364">
        <w:rPr>
          <w:rFonts w:ascii="Times New Roman" w:hAnsi="Times New Roman" w:hint="eastAsia"/>
          <w:sz w:val="28"/>
          <w:lang w:val="bg-BG"/>
        </w:rPr>
        <w:t>създаде</w:t>
      </w:r>
      <w:r w:rsidRPr="007D7364">
        <w:rPr>
          <w:rFonts w:ascii="Times New Roman" w:hAnsi="Times New Roman"/>
          <w:sz w:val="28"/>
          <w:lang w:val="bg-BG"/>
        </w:rPr>
        <w:t xml:space="preserve"> </w:t>
      </w:r>
      <w:r w:rsidRPr="007D7364">
        <w:rPr>
          <w:rFonts w:ascii="Times New Roman" w:hAnsi="Times New Roman" w:hint="eastAsia"/>
          <w:sz w:val="28"/>
          <w:lang w:val="bg-BG"/>
        </w:rPr>
        <w:t>необходимите</w:t>
      </w:r>
      <w:r w:rsidRPr="007D7364">
        <w:rPr>
          <w:rFonts w:ascii="Times New Roman" w:hAnsi="Times New Roman"/>
          <w:sz w:val="28"/>
          <w:lang w:val="bg-BG"/>
        </w:rPr>
        <w:t xml:space="preserve"> </w:t>
      </w:r>
      <w:r>
        <w:rPr>
          <w:rFonts w:ascii="Times New Roman" w:hAnsi="Times New Roman" w:hint="eastAsia"/>
          <w:sz w:val="28"/>
          <w:lang w:val="bg-BG"/>
        </w:rPr>
        <w:t>звена</w:t>
      </w:r>
      <w:r w:rsidRPr="007D7364">
        <w:rPr>
          <w:rFonts w:ascii="Times New Roman" w:hAnsi="Times New Roman"/>
          <w:sz w:val="28"/>
          <w:lang w:val="bg-BG"/>
        </w:rPr>
        <w:t xml:space="preserve"> </w:t>
      </w:r>
      <w:r w:rsidRPr="007D7364">
        <w:rPr>
          <w:rFonts w:ascii="Times New Roman" w:hAnsi="Times New Roman" w:hint="eastAsia"/>
          <w:sz w:val="28"/>
          <w:lang w:val="bg-BG"/>
        </w:rPr>
        <w:t>в</w:t>
      </w:r>
      <w:r w:rsidRPr="007D7364">
        <w:rPr>
          <w:rFonts w:ascii="Times New Roman" w:hAnsi="Times New Roman"/>
          <w:sz w:val="28"/>
          <w:lang w:val="bg-BG"/>
        </w:rPr>
        <w:t xml:space="preserve"> </w:t>
      </w:r>
      <w:r w:rsidRPr="007D7364">
        <w:rPr>
          <w:rFonts w:ascii="Times New Roman" w:hAnsi="Times New Roman" w:hint="eastAsia"/>
          <w:sz w:val="28"/>
          <w:lang w:val="bg-BG"/>
        </w:rPr>
        <w:t>контекста</w:t>
      </w:r>
      <w:r w:rsidRPr="007D7364">
        <w:rPr>
          <w:rFonts w:ascii="Times New Roman" w:hAnsi="Times New Roman"/>
          <w:sz w:val="28"/>
          <w:lang w:val="bg-BG"/>
        </w:rPr>
        <w:t xml:space="preserve"> </w:t>
      </w:r>
      <w:r w:rsidRPr="007D7364">
        <w:rPr>
          <w:rFonts w:ascii="Times New Roman" w:hAnsi="Times New Roman" w:hint="eastAsia"/>
          <w:sz w:val="28"/>
          <w:lang w:val="bg-BG"/>
        </w:rPr>
        <w:t>на</w:t>
      </w:r>
      <w:r w:rsidRPr="007D7364">
        <w:rPr>
          <w:rFonts w:ascii="Times New Roman" w:hAnsi="Times New Roman"/>
          <w:sz w:val="28"/>
          <w:lang w:val="bg-BG"/>
        </w:rPr>
        <w:t xml:space="preserve"> </w:t>
      </w:r>
      <w:r w:rsidRPr="007D7364">
        <w:rPr>
          <w:rFonts w:ascii="Times New Roman" w:hAnsi="Times New Roman" w:hint="eastAsia"/>
          <w:sz w:val="28"/>
          <w:lang w:val="bg-BG"/>
        </w:rPr>
        <w:t>приложението</w:t>
      </w:r>
      <w:r>
        <w:rPr>
          <w:rFonts w:ascii="Times New Roman" w:hAnsi="Times New Roman"/>
          <w:sz w:val="28"/>
          <w:lang w:val="bg-BG"/>
        </w:rPr>
        <w:t>. Така с предварително подготвени модели за връзк</w:t>
      </w:r>
      <w:r w:rsidR="004317E3">
        <w:rPr>
          <w:rFonts w:ascii="Times New Roman" w:hAnsi="Times New Roman"/>
          <w:sz w:val="28"/>
          <w:lang w:val="bg-BG"/>
        </w:rPr>
        <w:t>а с базата данни.</w:t>
      </w:r>
    </w:p>
    <w:p w:rsidR="00451357" w:rsidRDefault="00451357" w:rsidP="00451357">
      <w:pPr>
        <w:rPr>
          <w:rFonts w:ascii="Times New Roman" w:hAnsi="Times New Roman"/>
          <w:sz w:val="28"/>
          <w:lang w:val="bg-BG"/>
        </w:rPr>
      </w:pPr>
    </w:p>
    <w:p w:rsidR="001E7C8F" w:rsidRDefault="004317E3" w:rsidP="000A0792">
      <w:pPr>
        <w:pStyle w:val="Heading2"/>
        <w:numPr>
          <w:ilvl w:val="1"/>
          <w:numId w:val="12"/>
        </w:numPr>
        <w:rPr>
          <w:b/>
          <w:i w:val="0"/>
        </w:rPr>
      </w:pPr>
      <w:bookmarkStart w:id="252" w:name="_Toc3452626"/>
      <w:r w:rsidRPr="00451357">
        <w:rPr>
          <w:b/>
          <w:i w:val="0"/>
        </w:rPr>
        <w:t>Modeling Entities (Моделиращи единици)</w:t>
      </w:r>
      <w:bookmarkEnd w:id="252"/>
    </w:p>
    <w:p w:rsidR="00451357" w:rsidRPr="00451357" w:rsidRDefault="00451357" w:rsidP="00451357">
      <w:pPr>
        <w:spacing w:line="360" w:lineRule="auto"/>
        <w:jc w:val="both"/>
        <w:rPr>
          <w:rFonts w:asciiTheme="minorHAnsi" w:hAnsiTheme="minorHAnsi"/>
          <w:lang w:val="bg-BG"/>
        </w:rPr>
      </w:pPr>
    </w:p>
    <w:p w:rsidR="00451357" w:rsidRDefault="004317E3" w:rsidP="00451357">
      <w:pPr>
        <w:spacing w:line="360" w:lineRule="auto"/>
        <w:jc w:val="both"/>
        <w:rPr>
          <w:rFonts w:ascii="Times New Roman" w:hAnsi="Times New Roman"/>
          <w:sz w:val="28"/>
          <w:lang w:val="bg-BG"/>
        </w:rPr>
      </w:pPr>
      <w:r>
        <w:rPr>
          <w:rFonts w:ascii="Times New Roman" w:hAnsi="Times New Roman"/>
          <w:sz w:val="28"/>
          <w:lang w:val="bg-BG"/>
        </w:rPr>
        <w:t xml:space="preserve">Това са класове, които репрезентират информацията на обектите към базата данни. Трябва да съдържат анотацията </w:t>
      </w:r>
      <w:r w:rsidRPr="00451357">
        <w:rPr>
          <w:rFonts w:ascii="Times New Roman" w:hAnsi="Times New Roman"/>
          <w:i/>
          <w:sz w:val="28"/>
          <w:lang w:val="bg-BG"/>
        </w:rPr>
        <w:t>@</w:t>
      </w:r>
      <w:r w:rsidRPr="00451357">
        <w:rPr>
          <w:rFonts w:ascii="Times New Roman" w:hAnsi="Times New Roman"/>
          <w:i/>
          <w:sz w:val="28"/>
        </w:rPr>
        <w:t>Entity</w:t>
      </w:r>
      <w:r>
        <w:rPr>
          <w:rFonts w:ascii="Times New Roman" w:hAnsi="Times New Roman"/>
          <w:sz w:val="28"/>
          <w:lang w:val="bg-BG"/>
        </w:rPr>
        <w:t xml:space="preserve"> или</w:t>
      </w:r>
      <w:r>
        <w:rPr>
          <w:rFonts w:ascii="Times New Roman" w:hAnsi="Times New Roman"/>
          <w:sz w:val="28"/>
        </w:rPr>
        <w:t xml:space="preserve"> @</w:t>
      </w:r>
      <w:r w:rsidRPr="00451357">
        <w:rPr>
          <w:rFonts w:ascii="Times New Roman" w:hAnsi="Times New Roman"/>
          <w:i/>
          <w:sz w:val="28"/>
        </w:rPr>
        <w:t>Document</w:t>
      </w:r>
      <w:r w:rsidR="001E7C8F" w:rsidRPr="00451357">
        <w:rPr>
          <w:rFonts w:ascii="Times New Roman" w:hAnsi="Times New Roman"/>
          <w:i/>
          <w:sz w:val="28"/>
        </w:rPr>
        <w:t>,</w:t>
      </w:r>
      <w:r w:rsidR="001E7C8F">
        <w:rPr>
          <w:rFonts w:ascii="Times New Roman" w:hAnsi="Times New Roman"/>
          <w:sz w:val="28"/>
        </w:rPr>
        <w:t xml:space="preserve"> </w:t>
      </w:r>
      <w:r w:rsidR="001E7C8F">
        <w:rPr>
          <w:rFonts w:ascii="Times New Roman" w:hAnsi="Times New Roman"/>
          <w:sz w:val="28"/>
          <w:lang w:val="bg-BG"/>
        </w:rPr>
        <w:t>която</w:t>
      </w:r>
      <w:r w:rsidR="001E7C8F" w:rsidRPr="001E7C8F">
        <w:rPr>
          <w:rFonts w:ascii="Times New Roman" w:hAnsi="Times New Roman"/>
          <w:sz w:val="28"/>
        </w:rPr>
        <w:t xml:space="preserve"> </w:t>
      </w:r>
      <w:r w:rsidR="001E7C8F" w:rsidRPr="001E7C8F">
        <w:rPr>
          <w:rFonts w:ascii="Times New Roman" w:hAnsi="Times New Roman" w:hint="eastAsia"/>
          <w:sz w:val="28"/>
        </w:rPr>
        <w:t>дефинира</w:t>
      </w:r>
      <w:r w:rsidR="001E7C8F" w:rsidRPr="001E7C8F">
        <w:rPr>
          <w:rFonts w:ascii="Times New Roman" w:hAnsi="Times New Roman"/>
          <w:sz w:val="28"/>
        </w:rPr>
        <w:t xml:space="preserve">, </w:t>
      </w:r>
      <w:r w:rsidR="001E7C8F" w:rsidRPr="001E7C8F">
        <w:rPr>
          <w:rFonts w:ascii="Times New Roman" w:hAnsi="Times New Roman" w:hint="eastAsia"/>
          <w:sz w:val="28"/>
        </w:rPr>
        <w:t>че</w:t>
      </w:r>
      <w:r w:rsidR="001E7C8F" w:rsidRPr="001E7C8F">
        <w:rPr>
          <w:rFonts w:ascii="Times New Roman" w:hAnsi="Times New Roman"/>
          <w:sz w:val="28"/>
        </w:rPr>
        <w:t xml:space="preserve"> </w:t>
      </w:r>
      <w:r w:rsidR="001E7C8F" w:rsidRPr="001E7C8F">
        <w:rPr>
          <w:rFonts w:ascii="Times New Roman" w:hAnsi="Times New Roman" w:hint="eastAsia"/>
          <w:sz w:val="28"/>
        </w:rPr>
        <w:t>един</w:t>
      </w:r>
      <w:r w:rsidR="001E7C8F" w:rsidRPr="001E7C8F">
        <w:rPr>
          <w:rFonts w:ascii="Times New Roman" w:hAnsi="Times New Roman"/>
          <w:sz w:val="28"/>
        </w:rPr>
        <w:t xml:space="preserve"> </w:t>
      </w:r>
      <w:r w:rsidR="001E7C8F" w:rsidRPr="001E7C8F">
        <w:rPr>
          <w:rFonts w:ascii="Times New Roman" w:hAnsi="Times New Roman" w:hint="eastAsia"/>
          <w:sz w:val="28"/>
        </w:rPr>
        <w:t>клас</w:t>
      </w:r>
      <w:r w:rsidR="001E7C8F" w:rsidRPr="001E7C8F">
        <w:rPr>
          <w:rFonts w:ascii="Times New Roman" w:hAnsi="Times New Roman"/>
          <w:sz w:val="28"/>
        </w:rPr>
        <w:t xml:space="preserve"> </w:t>
      </w:r>
      <w:r w:rsidR="001E7C8F" w:rsidRPr="001E7C8F">
        <w:rPr>
          <w:rFonts w:ascii="Times New Roman" w:hAnsi="Times New Roman" w:hint="eastAsia"/>
          <w:sz w:val="28"/>
        </w:rPr>
        <w:t>може</w:t>
      </w:r>
      <w:r w:rsidR="001E7C8F" w:rsidRPr="001E7C8F">
        <w:rPr>
          <w:rFonts w:ascii="Times New Roman" w:hAnsi="Times New Roman"/>
          <w:sz w:val="28"/>
        </w:rPr>
        <w:t xml:space="preserve"> </w:t>
      </w:r>
      <w:r w:rsidR="001E7C8F" w:rsidRPr="001E7C8F">
        <w:rPr>
          <w:rFonts w:ascii="Times New Roman" w:hAnsi="Times New Roman" w:hint="eastAsia"/>
          <w:sz w:val="28"/>
        </w:rPr>
        <w:t>да</w:t>
      </w:r>
      <w:r w:rsidR="001E7C8F" w:rsidRPr="001E7C8F">
        <w:rPr>
          <w:rFonts w:ascii="Times New Roman" w:hAnsi="Times New Roman"/>
          <w:sz w:val="28"/>
        </w:rPr>
        <w:t xml:space="preserve"> </w:t>
      </w:r>
      <w:r w:rsidR="001E7C8F" w:rsidRPr="001E7C8F">
        <w:rPr>
          <w:rFonts w:ascii="Times New Roman" w:hAnsi="Times New Roman" w:hint="eastAsia"/>
          <w:sz w:val="28"/>
        </w:rPr>
        <w:t>бъде</w:t>
      </w:r>
      <w:r w:rsidR="001E7C8F" w:rsidRPr="001E7C8F">
        <w:rPr>
          <w:rFonts w:ascii="Times New Roman" w:hAnsi="Times New Roman"/>
          <w:sz w:val="28"/>
        </w:rPr>
        <w:t xml:space="preserve"> </w:t>
      </w:r>
      <w:r w:rsidR="001E7C8F" w:rsidRPr="001E7C8F">
        <w:rPr>
          <w:rFonts w:ascii="Times New Roman" w:hAnsi="Times New Roman" w:hint="eastAsia"/>
          <w:sz w:val="28"/>
        </w:rPr>
        <w:t>съпоставен</w:t>
      </w:r>
      <w:r w:rsidR="001E7C8F" w:rsidRPr="001E7C8F">
        <w:rPr>
          <w:rFonts w:ascii="Times New Roman" w:hAnsi="Times New Roman"/>
          <w:sz w:val="28"/>
        </w:rPr>
        <w:t xml:space="preserve"> </w:t>
      </w:r>
      <w:r w:rsidR="001E7C8F" w:rsidRPr="001E7C8F">
        <w:rPr>
          <w:rFonts w:ascii="Times New Roman" w:hAnsi="Times New Roman" w:hint="eastAsia"/>
          <w:sz w:val="28"/>
        </w:rPr>
        <w:t>с</w:t>
      </w:r>
      <w:r w:rsidR="001E7C8F" w:rsidRPr="001E7C8F">
        <w:rPr>
          <w:rFonts w:ascii="Times New Roman" w:hAnsi="Times New Roman"/>
          <w:sz w:val="28"/>
        </w:rPr>
        <w:t xml:space="preserve"> </w:t>
      </w:r>
      <w:r w:rsidR="001E7C8F" w:rsidRPr="001E7C8F">
        <w:rPr>
          <w:rFonts w:ascii="Times New Roman" w:hAnsi="Times New Roman" w:hint="eastAsia"/>
          <w:sz w:val="28"/>
        </w:rPr>
        <w:t>таблица</w:t>
      </w:r>
      <w:r w:rsidR="001E7C8F" w:rsidRPr="001E7C8F">
        <w:rPr>
          <w:rFonts w:ascii="Times New Roman" w:hAnsi="Times New Roman"/>
          <w:sz w:val="28"/>
        </w:rPr>
        <w:t xml:space="preserve">. </w:t>
      </w:r>
      <w:r w:rsidR="001E7C8F" w:rsidRPr="001E7C8F">
        <w:rPr>
          <w:rFonts w:ascii="Times New Roman" w:hAnsi="Times New Roman" w:hint="eastAsia"/>
          <w:sz w:val="28"/>
        </w:rPr>
        <w:t>И</w:t>
      </w:r>
      <w:r w:rsidR="001E7C8F" w:rsidRPr="001E7C8F">
        <w:rPr>
          <w:rFonts w:ascii="Times New Roman" w:hAnsi="Times New Roman"/>
          <w:sz w:val="28"/>
        </w:rPr>
        <w:t xml:space="preserve"> </w:t>
      </w:r>
      <w:r w:rsidR="001E7C8F" w:rsidRPr="001E7C8F">
        <w:rPr>
          <w:rFonts w:ascii="Times New Roman" w:hAnsi="Times New Roman" w:hint="eastAsia"/>
          <w:sz w:val="28"/>
        </w:rPr>
        <w:t>това</w:t>
      </w:r>
      <w:r w:rsidR="001E7C8F" w:rsidRPr="001E7C8F">
        <w:rPr>
          <w:rFonts w:ascii="Times New Roman" w:hAnsi="Times New Roman"/>
          <w:sz w:val="28"/>
        </w:rPr>
        <w:t xml:space="preserve"> </w:t>
      </w:r>
      <w:r w:rsidR="001E7C8F" w:rsidRPr="001E7C8F">
        <w:rPr>
          <w:rFonts w:ascii="Times New Roman" w:hAnsi="Times New Roman" w:hint="eastAsia"/>
          <w:sz w:val="28"/>
        </w:rPr>
        <w:t>е</w:t>
      </w:r>
      <w:r w:rsidR="001E7C8F" w:rsidRPr="001E7C8F">
        <w:rPr>
          <w:rFonts w:ascii="Times New Roman" w:hAnsi="Times New Roman"/>
          <w:sz w:val="28"/>
        </w:rPr>
        <w:t xml:space="preserve">, </w:t>
      </w:r>
      <w:r w:rsidR="001E7C8F" w:rsidRPr="001E7C8F">
        <w:rPr>
          <w:rFonts w:ascii="Times New Roman" w:hAnsi="Times New Roman" w:hint="eastAsia"/>
          <w:sz w:val="28"/>
        </w:rPr>
        <w:t>просто</w:t>
      </w:r>
      <w:r w:rsidR="001E7C8F" w:rsidRPr="001E7C8F">
        <w:rPr>
          <w:rFonts w:ascii="Times New Roman" w:hAnsi="Times New Roman"/>
          <w:sz w:val="28"/>
        </w:rPr>
        <w:t xml:space="preserve"> </w:t>
      </w:r>
      <w:r w:rsidR="001E7C8F" w:rsidRPr="001E7C8F">
        <w:rPr>
          <w:rFonts w:ascii="Times New Roman" w:hAnsi="Times New Roman" w:hint="eastAsia"/>
          <w:sz w:val="28"/>
        </w:rPr>
        <w:t>е</w:t>
      </w:r>
      <w:r w:rsidR="001E7C8F" w:rsidRPr="001E7C8F">
        <w:rPr>
          <w:rFonts w:ascii="Times New Roman" w:hAnsi="Times New Roman"/>
          <w:sz w:val="28"/>
        </w:rPr>
        <w:t xml:space="preserve"> </w:t>
      </w:r>
      <w:r w:rsidR="001E7C8F" w:rsidRPr="001E7C8F">
        <w:rPr>
          <w:rFonts w:ascii="Times New Roman" w:hAnsi="Times New Roman" w:hint="eastAsia"/>
          <w:sz w:val="28"/>
        </w:rPr>
        <w:t>маркер</w:t>
      </w:r>
      <w:r w:rsidR="001E7C8F" w:rsidRPr="001E7C8F">
        <w:rPr>
          <w:rFonts w:ascii="Times New Roman" w:hAnsi="Times New Roman"/>
          <w:sz w:val="28"/>
        </w:rPr>
        <w:t xml:space="preserve">, </w:t>
      </w:r>
      <w:r w:rsidR="001E7C8F" w:rsidRPr="001E7C8F">
        <w:rPr>
          <w:rFonts w:ascii="Times New Roman" w:hAnsi="Times New Roman" w:hint="eastAsia"/>
          <w:sz w:val="28"/>
        </w:rPr>
        <w:t>като</w:t>
      </w:r>
      <w:r w:rsidR="001E7C8F" w:rsidRPr="001E7C8F">
        <w:rPr>
          <w:rFonts w:ascii="Times New Roman" w:hAnsi="Times New Roman"/>
          <w:sz w:val="28"/>
        </w:rPr>
        <w:t xml:space="preserve"> </w:t>
      </w:r>
      <w:r w:rsidR="001E7C8F" w:rsidRPr="001E7C8F">
        <w:rPr>
          <w:rFonts w:ascii="Times New Roman" w:hAnsi="Times New Roman" w:hint="eastAsia"/>
          <w:sz w:val="28"/>
        </w:rPr>
        <w:t>например</w:t>
      </w:r>
      <w:r w:rsidR="001E7C8F">
        <w:rPr>
          <w:rFonts w:ascii="Times New Roman" w:hAnsi="Times New Roman"/>
          <w:sz w:val="28"/>
        </w:rPr>
        <w:t xml:space="preserve"> </w:t>
      </w:r>
      <w:r w:rsidR="001E7C8F">
        <w:rPr>
          <w:rFonts w:ascii="Times New Roman" w:hAnsi="Times New Roman"/>
          <w:sz w:val="28"/>
          <w:lang w:val="bg-BG"/>
        </w:rPr>
        <w:t xml:space="preserve">интерфейса </w:t>
      </w:r>
      <w:r w:rsidR="001E7C8F" w:rsidRPr="00451357">
        <w:rPr>
          <w:rFonts w:ascii="Times New Roman" w:hAnsi="Times New Roman"/>
          <w:b/>
          <w:sz w:val="28"/>
          <w:szCs w:val="28"/>
        </w:rPr>
        <w:t>Serializable</w:t>
      </w:r>
      <w:r w:rsidR="001E7C8F">
        <w:rPr>
          <w:rFonts w:ascii="Times New Roman" w:hAnsi="Times New Roman"/>
          <w:sz w:val="28"/>
          <w:lang w:val="bg-BG"/>
        </w:rPr>
        <w:t>.</w:t>
      </w:r>
    </w:p>
    <w:p w:rsidR="00451357" w:rsidRDefault="00451357" w:rsidP="00451357">
      <w:pPr>
        <w:spacing w:line="360" w:lineRule="auto"/>
        <w:jc w:val="both"/>
        <w:rPr>
          <w:rFonts w:ascii="Times New Roman" w:hAnsi="Times New Roman"/>
          <w:sz w:val="28"/>
          <w:lang w:val="bg-BG"/>
        </w:rPr>
      </w:pPr>
    </w:p>
    <w:p w:rsidR="001E7C8F" w:rsidRDefault="001E7C8F" w:rsidP="000A0792">
      <w:pPr>
        <w:pStyle w:val="Heading2"/>
        <w:numPr>
          <w:ilvl w:val="2"/>
          <w:numId w:val="12"/>
        </w:numPr>
        <w:rPr>
          <w:b/>
          <w:i w:val="0"/>
        </w:rPr>
      </w:pPr>
      <w:bookmarkStart w:id="253" w:name="_Toc3452627"/>
      <w:r w:rsidRPr="00451357">
        <w:rPr>
          <w:b/>
          <w:i w:val="0"/>
        </w:rPr>
        <w:t>User</w:t>
      </w:r>
      <w:bookmarkEnd w:id="253"/>
    </w:p>
    <w:p w:rsidR="00451357" w:rsidRPr="00451357" w:rsidRDefault="00451357" w:rsidP="00451357">
      <w:pPr>
        <w:rPr>
          <w:rFonts w:asciiTheme="minorHAnsi" w:hAnsiTheme="minorHAnsi"/>
          <w:lang w:val="bg-BG"/>
        </w:rPr>
      </w:pPr>
    </w:p>
    <w:p w:rsidR="001E7C8F" w:rsidRDefault="001E7487" w:rsidP="00451357">
      <w:pPr>
        <w:spacing w:line="360" w:lineRule="auto"/>
        <w:jc w:val="both"/>
        <w:rPr>
          <w:rFonts w:ascii="Times New Roman" w:hAnsi="Times New Roman"/>
          <w:sz w:val="28"/>
        </w:rPr>
      </w:pPr>
      <w:r>
        <w:rPr>
          <w:rFonts w:ascii="Times New Roman" w:hAnsi="Times New Roman"/>
          <w:sz w:val="28"/>
          <w:lang w:val="bg-BG"/>
        </w:rPr>
        <w:t xml:space="preserve">От </w:t>
      </w:r>
      <w:r w:rsidR="001E7C8F" w:rsidRPr="001E7C8F">
        <w:rPr>
          <w:rFonts w:ascii="Times New Roman" w:hAnsi="Times New Roman"/>
          <w:sz w:val="28"/>
        </w:rPr>
        <w:t xml:space="preserve">User </w:t>
      </w:r>
      <w:r>
        <w:rPr>
          <w:rFonts w:ascii="Times New Roman" w:hAnsi="Times New Roman" w:hint="eastAsia"/>
          <w:sz w:val="28"/>
        </w:rPr>
        <w:t>моделa</w:t>
      </w:r>
      <w:r w:rsidR="001E7C8F" w:rsidRPr="001E7C8F">
        <w:rPr>
          <w:rFonts w:ascii="Times New Roman" w:hAnsi="Times New Roman"/>
          <w:sz w:val="28"/>
        </w:rPr>
        <w:t xml:space="preserve"> </w:t>
      </w:r>
      <w:r w:rsidR="001E7C8F" w:rsidRPr="001E7C8F">
        <w:rPr>
          <w:rFonts w:ascii="Times New Roman" w:hAnsi="Times New Roman" w:hint="eastAsia"/>
          <w:sz w:val="28"/>
        </w:rPr>
        <w:t>се</w:t>
      </w:r>
      <w:r w:rsidR="001E7C8F" w:rsidRPr="001E7C8F">
        <w:rPr>
          <w:rFonts w:ascii="Times New Roman" w:hAnsi="Times New Roman"/>
          <w:sz w:val="28"/>
        </w:rPr>
        <w:t xml:space="preserve"> </w:t>
      </w:r>
      <w:r w:rsidR="001E7C8F" w:rsidRPr="001E7C8F">
        <w:rPr>
          <w:rFonts w:ascii="Times New Roman" w:hAnsi="Times New Roman" w:hint="eastAsia"/>
          <w:sz w:val="28"/>
        </w:rPr>
        <w:t>съхранява</w:t>
      </w:r>
      <w:r w:rsidR="001E7C8F" w:rsidRPr="001E7C8F">
        <w:rPr>
          <w:rFonts w:ascii="Times New Roman" w:hAnsi="Times New Roman"/>
          <w:sz w:val="28"/>
        </w:rPr>
        <w:t xml:space="preserve"> </w:t>
      </w:r>
      <w:r w:rsidR="001E7C8F" w:rsidRPr="001E7C8F">
        <w:rPr>
          <w:rFonts w:ascii="Times New Roman" w:hAnsi="Times New Roman" w:hint="eastAsia"/>
          <w:sz w:val="28"/>
        </w:rPr>
        <w:t>и</w:t>
      </w:r>
      <w:r w:rsidR="001E7C8F" w:rsidRPr="001E7C8F">
        <w:rPr>
          <w:rFonts w:ascii="Times New Roman" w:hAnsi="Times New Roman"/>
          <w:sz w:val="28"/>
        </w:rPr>
        <w:t xml:space="preserve"> </w:t>
      </w:r>
      <w:r w:rsidR="001E7C8F" w:rsidRPr="001E7C8F">
        <w:rPr>
          <w:rFonts w:ascii="Times New Roman" w:hAnsi="Times New Roman" w:hint="eastAsia"/>
          <w:sz w:val="28"/>
        </w:rPr>
        <w:t>извлича</w:t>
      </w:r>
      <w:r w:rsidR="001E7C8F" w:rsidRPr="001E7C8F">
        <w:rPr>
          <w:rFonts w:ascii="Times New Roman" w:hAnsi="Times New Roman"/>
          <w:sz w:val="28"/>
        </w:rPr>
        <w:t xml:space="preserve"> </w:t>
      </w:r>
      <w:r w:rsidR="001E7C8F" w:rsidRPr="001E7C8F">
        <w:rPr>
          <w:rFonts w:ascii="Times New Roman" w:hAnsi="Times New Roman" w:hint="eastAsia"/>
          <w:sz w:val="28"/>
        </w:rPr>
        <w:t>информация</w:t>
      </w:r>
      <w:r w:rsidR="001E7C8F" w:rsidRPr="001E7C8F">
        <w:rPr>
          <w:rFonts w:ascii="Times New Roman" w:hAnsi="Times New Roman"/>
          <w:sz w:val="28"/>
        </w:rPr>
        <w:t xml:space="preserve"> </w:t>
      </w:r>
      <w:r w:rsidR="001E7C8F" w:rsidRPr="001E7C8F">
        <w:rPr>
          <w:rFonts w:ascii="Times New Roman" w:hAnsi="Times New Roman" w:hint="eastAsia"/>
          <w:sz w:val="28"/>
        </w:rPr>
        <w:t>за</w:t>
      </w:r>
      <w:r w:rsidR="001E7C8F" w:rsidRPr="001E7C8F">
        <w:rPr>
          <w:rFonts w:ascii="Times New Roman" w:hAnsi="Times New Roman"/>
          <w:sz w:val="28"/>
        </w:rPr>
        <w:t xml:space="preserve"> </w:t>
      </w:r>
      <w:r w:rsidR="001E7C8F" w:rsidRPr="001E7C8F">
        <w:rPr>
          <w:rFonts w:ascii="Times New Roman" w:hAnsi="Times New Roman" w:hint="eastAsia"/>
          <w:sz w:val="28"/>
        </w:rPr>
        <w:t>потребителите</w:t>
      </w:r>
      <w:r w:rsidR="001E7C8F" w:rsidRPr="001E7C8F">
        <w:rPr>
          <w:rFonts w:ascii="Times New Roman" w:hAnsi="Times New Roman"/>
          <w:sz w:val="28"/>
        </w:rPr>
        <w:t xml:space="preserve"> </w:t>
      </w:r>
      <w:r w:rsidR="001E7C8F" w:rsidRPr="001E7C8F">
        <w:rPr>
          <w:rFonts w:ascii="Times New Roman" w:hAnsi="Times New Roman" w:hint="eastAsia"/>
          <w:sz w:val="28"/>
        </w:rPr>
        <w:t>на</w:t>
      </w:r>
      <w:r w:rsidR="001E7C8F" w:rsidRPr="001E7C8F">
        <w:rPr>
          <w:rFonts w:ascii="Times New Roman" w:hAnsi="Times New Roman"/>
          <w:sz w:val="28"/>
        </w:rPr>
        <w:t xml:space="preserve"> </w:t>
      </w:r>
      <w:r w:rsidR="001E7C8F" w:rsidRPr="001E7C8F">
        <w:rPr>
          <w:rFonts w:ascii="Times New Roman" w:hAnsi="Times New Roman" w:hint="eastAsia"/>
          <w:sz w:val="28"/>
        </w:rPr>
        <w:t>приложението</w:t>
      </w:r>
      <w:r w:rsidR="001E7C8F" w:rsidRPr="001E7C8F">
        <w:rPr>
          <w:rFonts w:ascii="Times New Roman" w:hAnsi="Times New Roman"/>
          <w:sz w:val="28"/>
        </w:rPr>
        <w:t xml:space="preserve"> </w:t>
      </w:r>
      <w:r w:rsidR="001E7C8F" w:rsidRPr="001E7C8F">
        <w:rPr>
          <w:rFonts w:ascii="Times New Roman" w:hAnsi="Times New Roman" w:hint="eastAsia"/>
          <w:sz w:val="28"/>
        </w:rPr>
        <w:t>от</w:t>
      </w:r>
      <w:r w:rsidR="001E7C8F" w:rsidRPr="001E7C8F">
        <w:rPr>
          <w:rFonts w:ascii="Times New Roman" w:hAnsi="Times New Roman"/>
          <w:sz w:val="28"/>
        </w:rPr>
        <w:t xml:space="preserve"> </w:t>
      </w:r>
      <w:r w:rsidR="001E7C8F" w:rsidRPr="001E7C8F">
        <w:rPr>
          <w:rFonts w:ascii="Times New Roman" w:hAnsi="Times New Roman" w:hint="eastAsia"/>
          <w:sz w:val="28"/>
        </w:rPr>
        <w:t>таблицата</w:t>
      </w:r>
      <w:r w:rsidR="00921788">
        <w:rPr>
          <w:rFonts w:ascii="Times New Roman" w:hAnsi="Times New Roman"/>
          <w:sz w:val="28"/>
        </w:rPr>
        <w:t xml:space="preserve"> user</w:t>
      </w:r>
      <w:r w:rsidR="001E7C8F" w:rsidRPr="001E7C8F">
        <w:rPr>
          <w:rFonts w:ascii="Times New Roman" w:hAnsi="Times New Roman"/>
          <w:sz w:val="28"/>
        </w:rPr>
        <w:t xml:space="preserve"> </w:t>
      </w:r>
      <w:r w:rsidR="001E7C8F" w:rsidRPr="001E7C8F">
        <w:rPr>
          <w:rFonts w:ascii="Times New Roman" w:hAnsi="Times New Roman" w:hint="eastAsia"/>
          <w:sz w:val="28"/>
        </w:rPr>
        <w:t>в</w:t>
      </w:r>
      <w:r w:rsidR="001E7C8F" w:rsidRPr="001E7C8F">
        <w:rPr>
          <w:rFonts w:ascii="Times New Roman" w:hAnsi="Times New Roman"/>
          <w:sz w:val="28"/>
        </w:rPr>
        <w:t xml:space="preserve"> </w:t>
      </w:r>
      <w:r w:rsidR="001E7C8F" w:rsidRPr="001E7C8F">
        <w:rPr>
          <w:rFonts w:ascii="Times New Roman" w:hAnsi="Times New Roman" w:hint="eastAsia"/>
          <w:sz w:val="28"/>
        </w:rPr>
        <w:t>базата</w:t>
      </w:r>
      <w:r w:rsidR="001E7C8F" w:rsidRPr="001E7C8F">
        <w:rPr>
          <w:rFonts w:ascii="Times New Roman" w:hAnsi="Times New Roman"/>
          <w:sz w:val="28"/>
        </w:rPr>
        <w:t xml:space="preserve"> </w:t>
      </w:r>
      <w:r w:rsidR="001E7C8F" w:rsidRPr="001E7C8F">
        <w:rPr>
          <w:rFonts w:ascii="Times New Roman" w:hAnsi="Times New Roman" w:hint="eastAsia"/>
          <w:sz w:val="28"/>
        </w:rPr>
        <w:t>данни</w:t>
      </w:r>
      <w:r w:rsidR="001E7C8F" w:rsidRPr="001E7C8F">
        <w:rPr>
          <w:rFonts w:ascii="Times New Roman" w:hAnsi="Times New Roman"/>
          <w:sz w:val="28"/>
        </w:rPr>
        <w:t>.</w:t>
      </w:r>
      <w:r w:rsidR="00921788">
        <w:rPr>
          <w:rFonts w:ascii="Times New Roman" w:hAnsi="Times New Roman"/>
          <w:sz w:val="28"/>
        </w:rPr>
        <w:t xml:space="preserve"> </w:t>
      </w:r>
      <w:r w:rsidR="00921788">
        <w:rPr>
          <w:rFonts w:ascii="Times New Roman" w:hAnsi="Times New Roman"/>
          <w:sz w:val="28"/>
          <w:lang w:val="bg-BG"/>
        </w:rPr>
        <w:t xml:space="preserve">Създава се връзка много към много с ролите в таблицата </w:t>
      </w:r>
      <w:r w:rsidR="00921788">
        <w:rPr>
          <w:rFonts w:ascii="Times New Roman" w:hAnsi="Times New Roman"/>
          <w:sz w:val="28"/>
        </w:rPr>
        <w:t>users_roles.</w:t>
      </w:r>
    </w:p>
    <w:p w:rsidR="00451357" w:rsidRDefault="00451357" w:rsidP="00451357">
      <w:pPr>
        <w:spacing w:line="360" w:lineRule="auto"/>
        <w:jc w:val="both"/>
        <w:rPr>
          <w:rFonts w:ascii="Times New Roman" w:hAnsi="Times New Roman"/>
          <w:sz w:val="28"/>
        </w:rPr>
      </w:pPr>
    </w:p>
    <w:p w:rsidR="00451357" w:rsidRDefault="00451357" w:rsidP="00451357">
      <w:pPr>
        <w:spacing w:line="360" w:lineRule="auto"/>
        <w:jc w:val="both"/>
        <w:rPr>
          <w:rFonts w:ascii="Times New Roman" w:hAnsi="Times New Roman"/>
          <w:sz w:val="28"/>
          <w:lang w:val="bg-BG"/>
        </w:rPr>
      </w:pPr>
      <w:r w:rsidRPr="001E7C8F">
        <w:rPr>
          <w:rFonts w:ascii="Times New Roman" w:hAnsi="Times New Roman" w:hint="eastAsia"/>
          <w:sz w:val="28"/>
          <w:lang w:val="bg-BG"/>
        </w:rPr>
        <w:t>Когато</w:t>
      </w:r>
      <w:r w:rsidRPr="001E7C8F">
        <w:rPr>
          <w:rFonts w:ascii="Times New Roman" w:hAnsi="Times New Roman"/>
          <w:sz w:val="28"/>
          <w:lang w:val="bg-BG"/>
        </w:rPr>
        <w:t xml:space="preserve"> </w:t>
      </w:r>
      <w:r>
        <w:rPr>
          <w:rFonts w:ascii="Times New Roman" w:hAnsi="Times New Roman"/>
          <w:sz w:val="28"/>
          <w:lang w:val="bg-BG"/>
        </w:rPr>
        <w:t xml:space="preserve">се </w:t>
      </w:r>
      <w:r>
        <w:rPr>
          <w:rFonts w:ascii="Times New Roman" w:hAnsi="Times New Roman" w:hint="eastAsia"/>
          <w:sz w:val="28"/>
          <w:lang w:val="bg-BG"/>
        </w:rPr>
        <w:t>създава</w:t>
      </w:r>
      <w:r w:rsidRPr="001E7C8F">
        <w:rPr>
          <w:rFonts w:ascii="Times New Roman" w:hAnsi="Times New Roman"/>
          <w:sz w:val="28"/>
          <w:lang w:val="bg-BG"/>
        </w:rPr>
        <w:t xml:space="preserve"> </w:t>
      </w:r>
      <w:r w:rsidRPr="001E7C8F">
        <w:rPr>
          <w:rFonts w:ascii="Times New Roman" w:hAnsi="Times New Roman" w:hint="eastAsia"/>
          <w:sz w:val="28"/>
          <w:lang w:val="bg-BG"/>
        </w:rPr>
        <w:t>нов</w:t>
      </w:r>
      <w:r w:rsidRPr="001E7C8F">
        <w:rPr>
          <w:rFonts w:ascii="Times New Roman" w:hAnsi="Times New Roman"/>
          <w:sz w:val="28"/>
          <w:lang w:val="bg-BG"/>
        </w:rPr>
        <w:t xml:space="preserve"> </w:t>
      </w:r>
      <w:r w:rsidRPr="001E7C8F">
        <w:rPr>
          <w:rFonts w:ascii="Times New Roman" w:hAnsi="Times New Roman" w:hint="eastAsia"/>
          <w:sz w:val="28"/>
          <w:lang w:val="bg-BG"/>
        </w:rPr>
        <w:t>обект</w:t>
      </w:r>
      <w:r w:rsidRPr="001E7C8F">
        <w:rPr>
          <w:rFonts w:ascii="Times New Roman" w:hAnsi="Times New Roman"/>
          <w:sz w:val="28"/>
          <w:lang w:val="bg-BG"/>
        </w:rPr>
        <w:t xml:space="preserve">, </w:t>
      </w:r>
      <w:r w:rsidRPr="001E7C8F">
        <w:rPr>
          <w:rFonts w:ascii="Times New Roman" w:hAnsi="Times New Roman" w:hint="eastAsia"/>
          <w:sz w:val="28"/>
          <w:lang w:val="bg-BG"/>
        </w:rPr>
        <w:t>трябва</w:t>
      </w:r>
      <w:r w:rsidRPr="001E7C8F">
        <w:rPr>
          <w:rFonts w:ascii="Times New Roman" w:hAnsi="Times New Roman"/>
          <w:sz w:val="28"/>
          <w:lang w:val="bg-BG"/>
        </w:rPr>
        <w:t xml:space="preserve"> </w:t>
      </w:r>
      <w:r w:rsidRPr="001E7C8F">
        <w:rPr>
          <w:rFonts w:ascii="Times New Roman" w:hAnsi="Times New Roman" w:hint="eastAsia"/>
          <w:sz w:val="28"/>
          <w:lang w:val="bg-BG"/>
        </w:rPr>
        <w:t>да</w:t>
      </w:r>
      <w:r w:rsidRPr="001E7C8F">
        <w:rPr>
          <w:rFonts w:ascii="Times New Roman" w:hAnsi="Times New Roman"/>
          <w:sz w:val="28"/>
          <w:lang w:val="bg-BG"/>
        </w:rPr>
        <w:t xml:space="preserve"> </w:t>
      </w:r>
      <w:r>
        <w:rPr>
          <w:rFonts w:ascii="Times New Roman" w:hAnsi="Times New Roman" w:hint="eastAsia"/>
          <w:sz w:val="28"/>
          <w:lang w:val="bg-BG"/>
        </w:rPr>
        <w:t>направият</w:t>
      </w:r>
      <w:r w:rsidRPr="001E7C8F">
        <w:rPr>
          <w:rFonts w:ascii="Times New Roman" w:hAnsi="Times New Roman"/>
          <w:sz w:val="28"/>
          <w:lang w:val="bg-BG"/>
        </w:rPr>
        <w:t xml:space="preserve"> </w:t>
      </w:r>
      <w:r w:rsidRPr="001E7C8F">
        <w:rPr>
          <w:rFonts w:ascii="Times New Roman" w:hAnsi="Times New Roman" w:hint="eastAsia"/>
          <w:sz w:val="28"/>
          <w:lang w:val="bg-BG"/>
        </w:rPr>
        <w:t>поне</w:t>
      </w:r>
      <w:r w:rsidRPr="001E7C8F">
        <w:rPr>
          <w:rFonts w:ascii="Times New Roman" w:hAnsi="Times New Roman"/>
          <w:sz w:val="28"/>
          <w:lang w:val="bg-BG"/>
        </w:rPr>
        <w:t xml:space="preserve"> </w:t>
      </w:r>
      <w:r w:rsidRPr="001E7C8F">
        <w:rPr>
          <w:rFonts w:ascii="Times New Roman" w:hAnsi="Times New Roman" w:hint="eastAsia"/>
          <w:sz w:val="28"/>
          <w:lang w:val="bg-BG"/>
        </w:rPr>
        <w:t>две</w:t>
      </w:r>
      <w:r w:rsidRPr="001E7C8F">
        <w:rPr>
          <w:rFonts w:ascii="Times New Roman" w:hAnsi="Times New Roman"/>
          <w:sz w:val="28"/>
          <w:lang w:val="bg-BG"/>
        </w:rPr>
        <w:t xml:space="preserve"> </w:t>
      </w:r>
      <w:r w:rsidRPr="001E7C8F">
        <w:rPr>
          <w:rFonts w:ascii="Times New Roman" w:hAnsi="Times New Roman" w:hint="eastAsia"/>
          <w:sz w:val="28"/>
          <w:lang w:val="bg-BG"/>
        </w:rPr>
        <w:t>неща</w:t>
      </w:r>
      <w:r>
        <w:rPr>
          <w:rFonts w:ascii="Times New Roman" w:hAnsi="Times New Roman"/>
          <w:sz w:val="28"/>
          <w:lang w:val="bg-BG"/>
        </w:rPr>
        <w:t>:</w:t>
      </w:r>
    </w:p>
    <w:p w:rsidR="00451357" w:rsidRPr="001E7C8F" w:rsidRDefault="00451357" w:rsidP="000A0792">
      <w:pPr>
        <w:pStyle w:val="ListParagraph"/>
        <w:numPr>
          <w:ilvl w:val="0"/>
          <w:numId w:val="11"/>
        </w:numPr>
        <w:spacing w:line="360" w:lineRule="auto"/>
        <w:jc w:val="both"/>
        <w:rPr>
          <w:rFonts w:ascii="Times New Roman" w:hAnsi="Times New Roman"/>
          <w:sz w:val="28"/>
          <w:lang w:val="bg-BG"/>
        </w:rPr>
      </w:pPr>
      <w:r w:rsidRPr="001E7C8F">
        <w:rPr>
          <w:rFonts w:ascii="Times New Roman" w:hAnsi="Times New Roman"/>
          <w:sz w:val="28"/>
          <w:lang w:val="bg-BG"/>
        </w:rPr>
        <w:t xml:space="preserve">да се </w:t>
      </w:r>
      <w:r w:rsidRPr="001E7C8F">
        <w:rPr>
          <w:rFonts w:ascii="Times New Roman" w:hAnsi="Times New Roman" w:hint="eastAsia"/>
          <w:sz w:val="28"/>
          <w:lang w:val="bg-BG"/>
        </w:rPr>
        <w:t>анотира</w:t>
      </w:r>
      <w:r w:rsidRPr="001E7C8F">
        <w:rPr>
          <w:rFonts w:ascii="Times New Roman" w:hAnsi="Times New Roman"/>
          <w:sz w:val="28"/>
          <w:lang w:val="bg-BG"/>
        </w:rPr>
        <w:t xml:space="preserve"> </w:t>
      </w:r>
      <w:r w:rsidRPr="001E7C8F">
        <w:rPr>
          <w:rFonts w:ascii="Times New Roman" w:hAnsi="Times New Roman" w:hint="eastAsia"/>
          <w:sz w:val="28"/>
          <w:lang w:val="bg-BG"/>
        </w:rPr>
        <w:t>с</w:t>
      </w:r>
      <w:r w:rsidRPr="001E7C8F">
        <w:rPr>
          <w:rFonts w:ascii="Times New Roman" w:hAnsi="Times New Roman"/>
          <w:sz w:val="28"/>
          <w:lang w:val="bg-BG"/>
        </w:rPr>
        <w:t xml:space="preserve"> @Entity</w:t>
      </w:r>
    </w:p>
    <w:p w:rsidR="00451357" w:rsidRDefault="00451357" w:rsidP="000A0792">
      <w:pPr>
        <w:pStyle w:val="ListParagraph"/>
        <w:numPr>
          <w:ilvl w:val="0"/>
          <w:numId w:val="11"/>
        </w:numPr>
        <w:spacing w:line="360" w:lineRule="auto"/>
        <w:jc w:val="both"/>
        <w:rPr>
          <w:rFonts w:ascii="Times New Roman" w:hAnsi="Times New Roman"/>
          <w:sz w:val="28"/>
          <w:lang w:val="bg-BG"/>
        </w:rPr>
      </w:pPr>
      <w:r>
        <w:rPr>
          <w:rFonts w:ascii="Times New Roman" w:hAnsi="Times New Roman" w:hint="eastAsia"/>
          <w:sz w:val="28"/>
          <w:lang w:val="bg-BG"/>
        </w:rPr>
        <w:t>да се създаде</w:t>
      </w:r>
      <w:r w:rsidRPr="001E7C8F">
        <w:rPr>
          <w:rFonts w:ascii="Times New Roman" w:hAnsi="Times New Roman"/>
          <w:sz w:val="28"/>
          <w:lang w:val="bg-BG"/>
        </w:rPr>
        <w:t xml:space="preserve"> ID </w:t>
      </w:r>
      <w:r w:rsidRPr="001E7C8F">
        <w:rPr>
          <w:rFonts w:ascii="Times New Roman" w:hAnsi="Times New Roman" w:hint="eastAsia"/>
          <w:sz w:val="28"/>
          <w:lang w:val="bg-BG"/>
        </w:rPr>
        <w:t>поле</w:t>
      </w:r>
      <w:r w:rsidRPr="001E7C8F">
        <w:rPr>
          <w:rFonts w:ascii="Times New Roman" w:hAnsi="Times New Roman"/>
          <w:sz w:val="28"/>
          <w:lang w:val="bg-BG"/>
        </w:rPr>
        <w:t xml:space="preserve"> </w:t>
      </w:r>
      <w:r w:rsidRPr="001E7C8F">
        <w:rPr>
          <w:rFonts w:ascii="Times New Roman" w:hAnsi="Times New Roman" w:hint="eastAsia"/>
          <w:sz w:val="28"/>
          <w:lang w:val="bg-BG"/>
        </w:rPr>
        <w:t>и</w:t>
      </w:r>
      <w:r>
        <w:rPr>
          <w:rFonts w:ascii="Times New Roman" w:hAnsi="Times New Roman"/>
          <w:sz w:val="28"/>
          <w:lang w:val="bg-BG"/>
        </w:rPr>
        <w:t xml:space="preserve"> да</w:t>
      </w:r>
      <w:r w:rsidRPr="001E7C8F">
        <w:rPr>
          <w:rFonts w:ascii="Times New Roman" w:hAnsi="Times New Roman"/>
          <w:sz w:val="28"/>
          <w:lang w:val="bg-BG"/>
        </w:rPr>
        <w:t xml:space="preserve"> </w:t>
      </w:r>
      <w:r>
        <w:rPr>
          <w:rFonts w:ascii="Times New Roman" w:hAnsi="Times New Roman" w:hint="eastAsia"/>
          <w:sz w:val="28"/>
          <w:lang w:val="bg-BG"/>
        </w:rPr>
        <w:t>бъде</w:t>
      </w:r>
      <w:r w:rsidRPr="001E7C8F">
        <w:rPr>
          <w:rFonts w:ascii="Times New Roman" w:hAnsi="Times New Roman"/>
          <w:sz w:val="28"/>
          <w:lang w:val="bg-BG"/>
        </w:rPr>
        <w:t xml:space="preserve"> </w:t>
      </w:r>
      <w:r>
        <w:rPr>
          <w:rFonts w:ascii="Times New Roman" w:hAnsi="Times New Roman" w:hint="eastAsia"/>
          <w:sz w:val="28"/>
          <w:lang w:val="bg-BG"/>
        </w:rPr>
        <w:t>анотирано</w:t>
      </w:r>
      <w:r w:rsidRPr="001E7C8F">
        <w:rPr>
          <w:rFonts w:ascii="Times New Roman" w:hAnsi="Times New Roman"/>
          <w:sz w:val="28"/>
          <w:lang w:val="bg-BG"/>
        </w:rPr>
        <w:t xml:space="preserve"> </w:t>
      </w:r>
      <w:r w:rsidRPr="001E7C8F">
        <w:rPr>
          <w:rFonts w:ascii="Times New Roman" w:hAnsi="Times New Roman" w:hint="eastAsia"/>
          <w:sz w:val="28"/>
          <w:lang w:val="bg-BG"/>
        </w:rPr>
        <w:t>с</w:t>
      </w:r>
      <w:r w:rsidRPr="001E7C8F">
        <w:rPr>
          <w:rFonts w:ascii="Times New Roman" w:hAnsi="Times New Roman"/>
          <w:sz w:val="28"/>
          <w:lang w:val="bg-BG"/>
        </w:rPr>
        <w:t xml:space="preserve"> @Id</w:t>
      </w:r>
    </w:p>
    <w:p w:rsidR="00451357" w:rsidRPr="00921788" w:rsidRDefault="00451357" w:rsidP="00451357">
      <w:pPr>
        <w:spacing w:line="360" w:lineRule="auto"/>
        <w:jc w:val="both"/>
        <w:rPr>
          <w:rFonts w:ascii="Times New Roman" w:hAnsi="Times New Roman"/>
          <w:sz w:val="28"/>
        </w:rPr>
      </w:pPr>
    </w:p>
    <w:p w:rsidR="001E7C8F" w:rsidRPr="001E7C8F" w:rsidRDefault="001E7C8F" w:rsidP="001E7C8F">
      <w:pPr>
        <w:rPr>
          <w:rFonts w:ascii="Times New Roman" w:hAnsi="Times New Roman"/>
          <w:sz w:val="28"/>
        </w:rPr>
      </w:pPr>
    </w:p>
    <w:p w:rsidR="00451357" w:rsidRDefault="005C3096" w:rsidP="00451357">
      <w:pPr>
        <w:keepNext/>
      </w:pPr>
      <w:r>
        <w:rPr>
          <w:noProof/>
          <w:lang w:eastAsia="en-US"/>
        </w:rPr>
        <w:lastRenderedPageBreak/>
        <w:drawing>
          <wp:inline distT="0" distB="0" distL="0" distR="0" wp14:anchorId="7E223ED1" wp14:editId="5113486B">
            <wp:extent cx="5943600" cy="4587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87875"/>
                    </a:xfrm>
                    <a:prstGeom prst="rect">
                      <a:avLst/>
                    </a:prstGeom>
                  </pic:spPr>
                </pic:pic>
              </a:graphicData>
            </a:graphic>
          </wp:inline>
        </w:drawing>
      </w:r>
    </w:p>
    <w:p w:rsidR="001E7C8F" w:rsidRPr="001E7C8F" w:rsidRDefault="00451357" w:rsidP="00451357">
      <w:pPr>
        <w:pStyle w:val="Caption"/>
        <w:rPr>
          <w:rFonts w:ascii="Times New Roman" w:hAnsi="Times New Roman"/>
          <w:sz w:val="28"/>
        </w:rPr>
      </w:pPr>
      <w:r>
        <w:rPr>
          <w:rFonts w:hint="eastAsia"/>
        </w:rPr>
        <w:t>Фигура</w:t>
      </w:r>
      <w:r>
        <w:t xml:space="preserve"> </w:t>
      </w:r>
      <w:ins w:id="254" w:author="Peter Mihaylov" w:date="2019-03-14T10:31:00Z">
        <w:r w:rsidR="006236F8">
          <w:fldChar w:fldCharType="begin"/>
        </w:r>
        <w:r w:rsidR="006236F8">
          <w:instrText xml:space="preserve"> STYLEREF 2 \s </w:instrText>
        </w:r>
      </w:ins>
      <w:r w:rsidR="006236F8">
        <w:fldChar w:fldCharType="separate"/>
      </w:r>
      <w:r w:rsidR="006236F8">
        <w:rPr>
          <w:noProof/>
        </w:rPr>
        <w:t>3.3.1</w:t>
      </w:r>
      <w:ins w:id="255"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256" w:author="Peter Mihaylov" w:date="2019-03-14T10:31:00Z">
        <w:r w:rsidR="006236F8">
          <w:rPr>
            <w:noProof/>
          </w:rPr>
          <w:t>1</w:t>
        </w:r>
        <w:r w:rsidR="006236F8">
          <w:fldChar w:fldCharType="end"/>
        </w:r>
      </w:ins>
      <w:del w:id="257"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3.3.1</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1</w:delText>
        </w:r>
        <w:r w:rsidR="006F7A0D" w:rsidDel="006236F8">
          <w:fldChar w:fldCharType="end"/>
        </w:r>
      </w:del>
    </w:p>
    <w:p w:rsidR="00921788" w:rsidRDefault="00921788" w:rsidP="00451357">
      <w:pPr>
        <w:spacing w:line="360" w:lineRule="auto"/>
        <w:jc w:val="both"/>
        <w:rPr>
          <w:rFonts w:ascii="Times New Roman" w:hAnsi="Times New Roman"/>
          <w:sz w:val="28"/>
          <w:lang w:val="bg-BG"/>
        </w:rPr>
      </w:pPr>
    </w:p>
    <w:p w:rsidR="001E7C8F" w:rsidRDefault="00BC4646" w:rsidP="00451357">
      <w:pPr>
        <w:spacing w:line="360" w:lineRule="auto"/>
        <w:jc w:val="both"/>
        <w:rPr>
          <w:rFonts w:ascii="Times New Roman" w:hAnsi="Times New Roman"/>
          <w:sz w:val="28"/>
          <w:lang w:val="bg-BG"/>
        </w:rPr>
      </w:pPr>
      <w:r>
        <w:rPr>
          <w:rFonts w:ascii="Times New Roman" w:hAnsi="Times New Roman"/>
          <w:sz w:val="28"/>
          <w:lang w:val="bg-BG"/>
        </w:rPr>
        <w:t>За да вкараме</w:t>
      </w:r>
      <w:r w:rsidR="00921788">
        <w:rPr>
          <w:rFonts w:ascii="Times New Roman" w:hAnsi="Times New Roman"/>
          <w:sz w:val="28"/>
          <w:lang w:val="bg-BG"/>
        </w:rPr>
        <w:t xml:space="preserve"> някои общи данни, които предствляват </w:t>
      </w:r>
      <w:r w:rsidR="00921788">
        <w:rPr>
          <w:rFonts w:ascii="Times New Roman" w:hAnsi="Times New Roman"/>
          <w:sz w:val="28"/>
        </w:rPr>
        <w:t xml:space="preserve">User </w:t>
      </w:r>
      <w:r w:rsidR="00921788">
        <w:rPr>
          <w:rFonts w:ascii="Times New Roman" w:hAnsi="Times New Roman"/>
          <w:sz w:val="28"/>
          <w:lang w:val="bg-BG"/>
        </w:rPr>
        <w:t xml:space="preserve">може да създадем файл с името </w:t>
      </w:r>
      <w:r w:rsidR="00921788">
        <w:rPr>
          <w:rFonts w:ascii="Times New Roman" w:hAnsi="Times New Roman"/>
          <w:sz w:val="28"/>
        </w:rPr>
        <w:t xml:space="preserve">schema.sql </w:t>
      </w:r>
      <w:r w:rsidR="00921788">
        <w:rPr>
          <w:rFonts w:ascii="Times New Roman" w:hAnsi="Times New Roman"/>
          <w:sz w:val="28"/>
          <w:lang w:val="bg-BG"/>
        </w:rPr>
        <w:t xml:space="preserve">или </w:t>
      </w:r>
      <w:r w:rsidR="00921788">
        <w:rPr>
          <w:rFonts w:ascii="Times New Roman" w:hAnsi="Times New Roman"/>
          <w:sz w:val="28"/>
        </w:rPr>
        <w:t xml:space="preserve">data.sql </w:t>
      </w:r>
      <w:r w:rsidR="00921788">
        <w:rPr>
          <w:rFonts w:ascii="Times New Roman" w:hAnsi="Times New Roman"/>
          <w:sz w:val="28"/>
          <w:lang w:val="bg-BG"/>
        </w:rPr>
        <w:t xml:space="preserve">в папката на </w:t>
      </w:r>
      <w:r>
        <w:rPr>
          <w:rFonts w:ascii="Times New Roman" w:hAnsi="Times New Roman"/>
          <w:sz w:val="28"/>
          <w:lang w:val="bg-BG"/>
        </w:rPr>
        <w:t xml:space="preserve">нашия проект и да напишем заявката, която ще </w:t>
      </w:r>
      <w:r w:rsidR="00921788">
        <w:rPr>
          <w:rFonts w:ascii="Times New Roman" w:hAnsi="Times New Roman"/>
          <w:sz w:val="28"/>
          <w:lang w:val="bg-BG"/>
        </w:rPr>
        <w:t xml:space="preserve"> </w:t>
      </w:r>
      <w:r>
        <w:rPr>
          <w:rFonts w:ascii="Times New Roman" w:hAnsi="Times New Roman"/>
          <w:sz w:val="28"/>
          <w:lang w:val="bg-BG"/>
        </w:rPr>
        <w:t>качи предварително някакви данни.</w:t>
      </w:r>
    </w:p>
    <w:p w:rsidR="00451357" w:rsidRDefault="00451357" w:rsidP="00451357">
      <w:pPr>
        <w:rPr>
          <w:rFonts w:ascii="Times New Roman" w:hAnsi="Times New Roman"/>
          <w:sz w:val="28"/>
          <w:lang w:val="bg-BG"/>
        </w:rPr>
      </w:pPr>
    </w:p>
    <w:p w:rsidR="004317E3" w:rsidRDefault="00921788" w:rsidP="000A0792">
      <w:pPr>
        <w:pStyle w:val="Heading2"/>
        <w:numPr>
          <w:ilvl w:val="2"/>
          <w:numId w:val="12"/>
        </w:numPr>
        <w:jc w:val="both"/>
        <w:rPr>
          <w:b/>
          <w:i w:val="0"/>
        </w:rPr>
      </w:pPr>
      <w:bookmarkStart w:id="258" w:name="_Toc3452628"/>
      <w:r w:rsidRPr="00451357">
        <w:rPr>
          <w:b/>
          <w:i w:val="0"/>
        </w:rPr>
        <w:t>Role</w:t>
      </w:r>
      <w:bookmarkEnd w:id="258"/>
    </w:p>
    <w:p w:rsidR="00451357" w:rsidRPr="00451357" w:rsidRDefault="00451357" w:rsidP="00451357">
      <w:pPr>
        <w:rPr>
          <w:rFonts w:asciiTheme="minorHAnsi" w:hAnsiTheme="minorHAnsi"/>
          <w:lang w:val="bg-BG"/>
        </w:rPr>
      </w:pPr>
    </w:p>
    <w:p w:rsidR="00415229" w:rsidRPr="00415229" w:rsidRDefault="00415229" w:rsidP="00451357">
      <w:pPr>
        <w:spacing w:line="360" w:lineRule="auto"/>
        <w:jc w:val="both"/>
        <w:rPr>
          <w:rFonts w:ascii="Times New Roman" w:hAnsi="Times New Roman"/>
          <w:sz w:val="28"/>
          <w:rtl/>
        </w:rPr>
      </w:pPr>
      <w:r>
        <w:rPr>
          <w:rFonts w:ascii="Times New Roman" w:hAnsi="Times New Roman"/>
          <w:sz w:val="28"/>
        </w:rPr>
        <w:t xml:space="preserve">Role </w:t>
      </w:r>
      <w:r w:rsidRPr="00415229">
        <w:rPr>
          <w:rFonts w:ascii="Times New Roman" w:hAnsi="Times New Roman" w:hint="eastAsia"/>
          <w:sz w:val="28"/>
        </w:rPr>
        <w:t>моделът</w:t>
      </w:r>
      <w:r w:rsidRPr="00415229">
        <w:rPr>
          <w:rFonts w:ascii="Times New Roman" w:hAnsi="Times New Roman"/>
          <w:sz w:val="28"/>
          <w:lang w:val="bg-BG"/>
        </w:rPr>
        <w:t xml:space="preserve"> </w:t>
      </w:r>
      <w:r w:rsidRPr="00415229">
        <w:rPr>
          <w:rFonts w:ascii="Times New Roman" w:hAnsi="Times New Roman" w:hint="eastAsia"/>
          <w:sz w:val="28"/>
        </w:rPr>
        <w:t>чрез</w:t>
      </w:r>
      <w:r w:rsidRPr="00415229">
        <w:rPr>
          <w:rFonts w:ascii="Times New Roman" w:hAnsi="Times New Roman"/>
          <w:sz w:val="28"/>
        </w:rPr>
        <w:t xml:space="preserve"> </w:t>
      </w:r>
      <w:r w:rsidRPr="00415229">
        <w:rPr>
          <w:rFonts w:ascii="Times New Roman" w:hAnsi="Times New Roman" w:hint="eastAsia"/>
          <w:sz w:val="28"/>
        </w:rPr>
        <w:t>него</w:t>
      </w:r>
      <w:r w:rsidRPr="00415229">
        <w:rPr>
          <w:rFonts w:ascii="Times New Roman" w:hAnsi="Times New Roman"/>
          <w:sz w:val="28"/>
        </w:rPr>
        <w:t xml:space="preserve"> </w:t>
      </w:r>
      <w:r w:rsidRPr="00415229">
        <w:rPr>
          <w:rFonts w:ascii="Times New Roman" w:hAnsi="Times New Roman" w:hint="eastAsia"/>
          <w:sz w:val="28"/>
        </w:rPr>
        <w:t>се</w:t>
      </w:r>
      <w:r w:rsidRPr="00415229">
        <w:rPr>
          <w:rFonts w:ascii="Times New Roman" w:hAnsi="Times New Roman"/>
          <w:sz w:val="28"/>
        </w:rPr>
        <w:t xml:space="preserve"> </w:t>
      </w:r>
      <w:r w:rsidRPr="00415229">
        <w:rPr>
          <w:rFonts w:ascii="Times New Roman" w:hAnsi="Times New Roman" w:hint="eastAsia"/>
          <w:sz w:val="28"/>
        </w:rPr>
        <w:t>съхранява</w:t>
      </w:r>
      <w:r w:rsidRPr="00415229">
        <w:rPr>
          <w:rFonts w:ascii="Times New Roman" w:hAnsi="Times New Roman"/>
          <w:sz w:val="28"/>
        </w:rPr>
        <w:t xml:space="preserve"> </w:t>
      </w:r>
      <w:r w:rsidRPr="00415229">
        <w:rPr>
          <w:rFonts w:ascii="Times New Roman" w:hAnsi="Times New Roman" w:hint="eastAsia"/>
          <w:sz w:val="28"/>
        </w:rPr>
        <w:t>и</w:t>
      </w:r>
      <w:r w:rsidRPr="00415229">
        <w:rPr>
          <w:rFonts w:ascii="Times New Roman" w:hAnsi="Times New Roman"/>
          <w:sz w:val="28"/>
        </w:rPr>
        <w:t xml:space="preserve"> </w:t>
      </w:r>
      <w:r w:rsidRPr="00415229">
        <w:rPr>
          <w:rFonts w:ascii="Times New Roman" w:hAnsi="Times New Roman" w:hint="eastAsia"/>
          <w:sz w:val="28"/>
        </w:rPr>
        <w:t>извлича</w:t>
      </w:r>
      <w:r w:rsidRPr="00415229">
        <w:rPr>
          <w:rFonts w:ascii="Times New Roman" w:hAnsi="Times New Roman"/>
          <w:sz w:val="28"/>
        </w:rPr>
        <w:t xml:space="preserve"> </w:t>
      </w:r>
      <w:r w:rsidRPr="00415229">
        <w:rPr>
          <w:rFonts w:ascii="Times New Roman" w:hAnsi="Times New Roman" w:hint="eastAsia"/>
          <w:sz w:val="28"/>
        </w:rPr>
        <w:t>информация</w:t>
      </w:r>
      <w:r w:rsidRPr="00415229">
        <w:rPr>
          <w:rFonts w:ascii="Times New Roman" w:hAnsi="Times New Roman"/>
          <w:sz w:val="28"/>
        </w:rPr>
        <w:t xml:space="preserve"> </w:t>
      </w:r>
      <w:r w:rsidRPr="00415229">
        <w:rPr>
          <w:rFonts w:ascii="Times New Roman" w:hAnsi="Times New Roman" w:hint="eastAsia"/>
          <w:sz w:val="28"/>
        </w:rPr>
        <w:t>за</w:t>
      </w:r>
      <w:r w:rsidRPr="00415229">
        <w:rPr>
          <w:rFonts w:ascii="Times New Roman" w:hAnsi="Times New Roman"/>
          <w:sz w:val="28"/>
        </w:rPr>
        <w:t xml:space="preserve"> </w:t>
      </w:r>
      <w:r>
        <w:rPr>
          <w:rFonts w:ascii="Times New Roman" w:hAnsi="Times New Roman"/>
          <w:sz w:val="28"/>
        </w:rPr>
        <w:t xml:space="preserve">ролята на </w:t>
      </w:r>
      <w:r w:rsidRPr="00415229">
        <w:rPr>
          <w:rFonts w:ascii="Times New Roman" w:hAnsi="Times New Roman" w:hint="eastAsia"/>
          <w:sz w:val="28"/>
        </w:rPr>
        <w:t>потребителите</w:t>
      </w:r>
      <w:r w:rsidRPr="00415229">
        <w:rPr>
          <w:rFonts w:ascii="Times New Roman" w:hAnsi="Times New Roman"/>
          <w:sz w:val="28"/>
        </w:rPr>
        <w:t xml:space="preserve"> </w:t>
      </w:r>
      <w:r w:rsidRPr="00415229">
        <w:rPr>
          <w:rFonts w:ascii="Times New Roman" w:hAnsi="Times New Roman" w:hint="eastAsia"/>
          <w:sz w:val="28"/>
        </w:rPr>
        <w:t>на</w:t>
      </w:r>
      <w:r w:rsidRPr="00415229">
        <w:rPr>
          <w:rFonts w:ascii="Times New Roman" w:hAnsi="Times New Roman"/>
          <w:sz w:val="28"/>
        </w:rPr>
        <w:t xml:space="preserve"> </w:t>
      </w:r>
      <w:r w:rsidRPr="00415229">
        <w:rPr>
          <w:rFonts w:ascii="Times New Roman" w:hAnsi="Times New Roman" w:hint="eastAsia"/>
          <w:sz w:val="28"/>
        </w:rPr>
        <w:t>приложението</w:t>
      </w:r>
      <w:r w:rsidRPr="00415229">
        <w:rPr>
          <w:rFonts w:ascii="Times New Roman" w:hAnsi="Times New Roman"/>
          <w:sz w:val="28"/>
        </w:rPr>
        <w:t xml:space="preserve"> </w:t>
      </w:r>
      <w:r w:rsidRPr="00415229">
        <w:rPr>
          <w:rFonts w:ascii="Times New Roman" w:hAnsi="Times New Roman" w:hint="eastAsia"/>
          <w:sz w:val="28"/>
        </w:rPr>
        <w:t>от</w:t>
      </w:r>
      <w:r w:rsidRPr="00415229">
        <w:rPr>
          <w:rFonts w:ascii="Times New Roman" w:hAnsi="Times New Roman"/>
          <w:sz w:val="28"/>
        </w:rPr>
        <w:t xml:space="preserve"> </w:t>
      </w:r>
      <w:r w:rsidRPr="00415229">
        <w:rPr>
          <w:rFonts w:ascii="Times New Roman" w:hAnsi="Times New Roman" w:hint="eastAsia"/>
          <w:sz w:val="28"/>
        </w:rPr>
        <w:t>таблицата</w:t>
      </w:r>
      <w:r>
        <w:rPr>
          <w:rFonts w:ascii="Times New Roman" w:hAnsi="Times New Roman"/>
          <w:sz w:val="28"/>
        </w:rPr>
        <w:t xml:space="preserve"> role </w:t>
      </w:r>
      <w:r w:rsidRPr="00415229">
        <w:rPr>
          <w:rFonts w:ascii="Times New Roman" w:hAnsi="Times New Roman" w:hint="eastAsia"/>
          <w:sz w:val="28"/>
        </w:rPr>
        <w:t>в</w:t>
      </w:r>
      <w:r w:rsidRPr="00415229">
        <w:rPr>
          <w:rFonts w:ascii="Times New Roman" w:hAnsi="Times New Roman"/>
          <w:sz w:val="28"/>
        </w:rPr>
        <w:t xml:space="preserve"> </w:t>
      </w:r>
      <w:r w:rsidRPr="00415229">
        <w:rPr>
          <w:rFonts w:ascii="Times New Roman" w:hAnsi="Times New Roman" w:hint="eastAsia"/>
          <w:sz w:val="28"/>
        </w:rPr>
        <w:t>базата</w:t>
      </w:r>
      <w:r w:rsidRPr="00415229">
        <w:rPr>
          <w:rFonts w:ascii="Times New Roman" w:hAnsi="Times New Roman"/>
          <w:sz w:val="28"/>
        </w:rPr>
        <w:t xml:space="preserve"> </w:t>
      </w:r>
      <w:r w:rsidRPr="00415229">
        <w:rPr>
          <w:rFonts w:ascii="Times New Roman" w:hAnsi="Times New Roman" w:hint="eastAsia"/>
          <w:sz w:val="28"/>
        </w:rPr>
        <w:t>данни</w:t>
      </w:r>
      <w:r w:rsidRPr="00415229">
        <w:rPr>
          <w:rFonts w:ascii="Times New Roman" w:hAnsi="Times New Roman"/>
          <w:sz w:val="28"/>
        </w:rPr>
        <w:t>.</w:t>
      </w:r>
      <w:r>
        <w:rPr>
          <w:rFonts w:ascii="Times New Roman" w:hAnsi="Times New Roman"/>
          <w:sz w:val="28"/>
        </w:rPr>
        <w:t xml:space="preserve"> </w:t>
      </w:r>
      <w:r w:rsidRPr="00415229">
        <w:rPr>
          <w:rFonts w:ascii="Times New Roman" w:hAnsi="Times New Roman" w:hint="eastAsia"/>
          <w:sz w:val="28"/>
        </w:rPr>
        <w:t>Анотацията</w:t>
      </w:r>
      <w:r w:rsidRPr="00415229">
        <w:rPr>
          <w:rFonts w:ascii="Times New Roman" w:hAnsi="Times New Roman"/>
          <w:sz w:val="28"/>
        </w:rPr>
        <w:t xml:space="preserve"> @GeneratedValue </w:t>
      </w:r>
      <w:r w:rsidRPr="00415229">
        <w:rPr>
          <w:rFonts w:ascii="Times New Roman" w:hAnsi="Times New Roman" w:hint="eastAsia"/>
          <w:sz w:val="28"/>
        </w:rPr>
        <w:t>трябва</w:t>
      </w:r>
      <w:r w:rsidRPr="00415229">
        <w:rPr>
          <w:rFonts w:ascii="Times New Roman" w:hAnsi="Times New Roman"/>
          <w:sz w:val="28"/>
        </w:rPr>
        <w:t xml:space="preserve"> </w:t>
      </w:r>
      <w:r w:rsidRPr="00415229">
        <w:rPr>
          <w:rFonts w:ascii="Times New Roman" w:hAnsi="Times New Roman" w:hint="eastAsia"/>
          <w:sz w:val="28"/>
        </w:rPr>
        <w:t>да</w:t>
      </w:r>
      <w:r w:rsidRPr="00415229">
        <w:rPr>
          <w:rFonts w:ascii="Times New Roman" w:hAnsi="Times New Roman"/>
          <w:sz w:val="28"/>
        </w:rPr>
        <w:t xml:space="preserve"> </w:t>
      </w:r>
      <w:r w:rsidRPr="00415229">
        <w:rPr>
          <w:rFonts w:ascii="Times New Roman" w:hAnsi="Times New Roman" w:hint="eastAsia"/>
          <w:sz w:val="28"/>
        </w:rPr>
        <w:t>конфигурира</w:t>
      </w:r>
      <w:r w:rsidRPr="00415229">
        <w:rPr>
          <w:rFonts w:ascii="Times New Roman" w:hAnsi="Times New Roman"/>
          <w:sz w:val="28"/>
        </w:rPr>
        <w:t xml:space="preserve"> </w:t>
      </w:r>
      <w:r w:rsidRPr="00415229">
        <w:rPr>
          <w:rFonts w:ascii="Times New Roman" w:hAnsi="Times New Roman" w:hint="eastAsia"/>
          <w:sz w:val="28"/>
        </w:rPr>
        <w:t>начина</w:t>
      </w:r>
      <w:r w:rsidRPr="00415229">
        <w:rPr>
          <w:rFonts w:ascii="Times New Roman" w:hAnsi="Times New Roman"/>
          <w:sz w:val="28"/>
        </w:rPr>
        <w:t xml:space="preserve"> </w:t>
      </w:r>
      <w:r w:rsidRPr="00415229">
        <w:rPr>
          <w:rFonts w:ascii="Times New Roman" w:hAnsi="Times New Roman" w:hint="eastAsia"/>
          <w:sz w:val="28"/>
        </w:rPr>
        <w:t>на</w:t>
      </w:r>
      <w:r w:rsidRPr="00415229">
        <w:rPr>
          <w:rFonts w:ascii="Times New Roman" w:hAnsi="Times New Roman"/>
          <w:sz w:val="28"/>
        </w:rPr>
        <w:t xml:space="preserve"> </w:t>
      </w:r>
      <w:r w:rsidRPr="00415229">
        <w:rPr>
          <w:rFonts w:ascii="Times New Roman" w:hAnsi="Times New Roman" w:hint="eastAsia"/>
          <w:sz w:val="28"/>
        </w:rPr>
        <w:t>увеличаване</w:t>
      </w:r>
      <w:r w:rsidRPr="00415229">
        <w:rPr>
          <w:rFonts w:ascii="Times New Roman" w:hAnsi="Times New Roman"/>
          <w:sz w:val="28"/>
        </w:rPr>
        <w:t xml:space="preserve"> </w:t>
      </w:r>
      <w:r w:rsidRPr="00415229">
        <w:rPr>
          <w:rFonts w:ascii="Times New Roman" w:hAnsi="Times New Roman" w:hint="eastAsia"/>
          <w:sz w:val="28"/>
        </w:rPr>
        <w:t>на</w:t>
      </w:r>
      <w:r w:rsidRPr="00415229">
        <w:rPr>
          <w:rFonts w:ascii="Times New Roman" w:hAnsi="Times New Roman"/>
          <w:sz w:val="28"/>
        </w:rPr>
        <w:t xml:space="preserve"> </w:t>
      </w:r>
      <w:r w:rsidRPr="00415229">
        <w:rPr>
          <w:rFonts w:ascii="Times New Roman" w:hAnsi="Times New Roman" w:hint="eastAsia"/>
          <w:sz w:val="28"/>
        </w:rPr>
        <w:t>посочената</w:t>
      </w:r>
      <w:r w:rsidRPr="00415229">
        <w:rPr>
          <w:rFonts w:ascii="Times New Roman" w:hAnsi="Times New Roman"/>
          <w:sz w:val="28"/>
        </w:rPr>
        <w:t xml:space="preserve"> </w:t>
      </w:r>
      <w:r w:rsidRPr="00415229">
        <w:rPr>
          <w:rFonts w:ascii="Times New Roman" w:hAnsi="Times New Roman" w:hint="eastAsia"/>
          <w:sz w:val="28"/>
        </w:rPr>
        <w:t>колона</w:t>
      </w:r>
      <w:r w:rsidRPr="00415229">
        <w:rPr>
          <w:rFonts w:ascii="Times New Roman" w:hAnsi="Times New Roman"/>
          <w:sz w:val="28"/>
        </w:rPr>
        <w:t xml:space="preserve"> (</w:t>
      </w:r>
      <w:r w:rsidRPr="00415229">
        <w:rPr>
          <w:rFonts w:ascii="Times New Roman" w:hAnsi="Times New Roman" w:hint="eastAsia"/>
          <w:sz w:val="28"/>
        </w:rPr>
        <w:t>поле</w:t>
      </w:r>
      <w:r w:rsidRPr="00415229">
        <w:rPr>
          <w:rFonts w:ascii="Times New Roman" w:hAnsi="Times New Roman"/>
          <w:sz w:val="28"/>
        </w:rPr>
        <w:t xml:space="preserve">). </w:t>
      </w:r>
      <w:r w:rsidRPr="00415229">
        <w:rPr>
          <w:rFonts w:ascii="Times New Roman" w:hAnsi="Times New Roman" w:hint="eastAsia"/>
          <w:sz w:val="28"/>
        </w:rPr>
        <w:t>Например</w:t>
      </w:r>
      <w:r w:rsidRPr="00415229">
        <w:rPr>
          <w:rFonts w:ascii="Times New Roman" w:hAnsi="Times New Roman"/>
          <w:sz w:val="28"/>
        </w:rPr>
        <w:t xml:space="preserve">, </w:t>
      </w:r>
      <w:r w:rsidRPr="00415229">
        <w:rPr>
          <w:rFonts w:ascii="Times New Roman" w:hAnsi="Times New Roman" w:hint="eastAsia"/>
          <w:sz w:val="28"/>
        </w:rPr>
        <w:t>когато</w:t>
      </w:r>
      <w:r w:rsidRPr="00415229">
        <w:rPr>
          <w:rFonts w:ascii="Times New Roman" w:hAnsi="Times New Roman"/>
          <w:sz w:val="28"/>
        </w:rPr>
        <w:t xml:space="preserve"> </w:t>
      </w:r>
      <w:r>
        <w:rPr>
          <w:rFonts w:ascii="Times New Roman" w:hAnsi="Times New Roman" w:hint="eastAsia"/>
          <w:sz w:val="28"/>
        </w:rPr>
        <w:t>използваме</w:t>
      </w:r>
      <w:r w:rsidRPr="00415229">
        <w:rPr>
          <w:rFonts w:ascii="Times New Roman" w:hAnsi="Times New Roman"/>
          <w:sz w:val="28"/>
        </w:rPr>
        <w:t xml:space="preserve"> Mysql, </w:t>
      </w:r>
      <w:r w:rsidRPr="00415229">
        <w:rPr>
          <w:rFonts w:ascii="Times New Roman" w:hAnsi="Times New Roman" w:hint="eastAsia"/>
          <w:sz w:val="28"/>
        </w:rPr>
        <w:t>можете</w:t>
      </w:r>
      <w:r w:rsidRPr="00415229">
        <w:rPr>
          <w:rFonts w:ascii="Times New Roman" w:hAnsi="Times New Roman"/>
          <w:sz w:val="28"/>
        </w:rPr>
        <w:t xml:space="preserve"> </w:t>
      </w:r>
      <w:r w:rsidRPr="00415229">
        <w:rPr>
          <w:rFonts w:ascii="Times New Roman" w:hAnsi="Times New Roman" w:hint="eastAsia"/>
          <w:sz w:val="28"/>
        </w:rPr>
        <w:t>да</w:t>
      </w:r>
      <w:r w:rsidRPr="00415229">
        <w:rPr>
          <w:rFonts w:ascii="Times New Roman" w:hAnsi="Times New Roman"/>
          <w:sz w:val="28"/>
        </w:rPr>
        <w:t xml:space="preserve"> </w:t>
      </w:r>
      <w:r w:rsidRPr="00415229">
        <w:rPr>
          <w:rFonts w:ascii="Times New Roman" w:hAnsi="Times New Roman" w:hint="eastAsia"/>
          <w:sz w:val="28"/>
        </w:rPr>
        <w:t>укажете</w:t>
      </w:r>
      <w:r w:rsidRPr="00415229">
        <w:rPr>
          <w:rFonts w:ascii="Times New Roman" w:hAnsi="Times New Roman"/>
          <w:sz w:val="28"/>
        </w:rPr>
        <w:t xml:space="preserve"> </w:t>
      </w:r>
      <w:r w:rsidRPr="00415229">
        <w:rPr>
          <w:rFonts w:ascii="Times New Roman" w:hAnsi="Times New Roman"/>
          <w:sz w:val="28"/>
        </w:rPr>
        <w:lastRenderedPageBreak/>
        <w:t xml:space="preserve">auto_increment </w:t>
      </w:r>
      <w:r w:rsidRPr="00415229">
        <w:rPr>
          <w:rFonts w:ascii="Times New Roman" w:hAnsi="Times New Roman" w:hint="eastAsia"/>
          <w:sz w:val="28"/>
        </w:rPr>
        <w:t>в</w:t>
      </w:r>
      <w:r w:rsidRPr="00415229">
        <w:rPr>
          <w:rFonts w:ascii="Times New Roman" w:hAnsi="Times New Roman"/>
          <w:sz w:val="28"/>
        </w:rPr>
        <w:t xml:space="preserve"> </w:t>
      </w:r>
      <w:r w:rsidRPr="00415229">
        <w:rPr>
          <w:rFonts w:ascii="Times New Roman" w:hAnsi="Times New Roman" w:hint="eastAsia"/>
          <w:sz w:val="28"/>
        </w:rPr>
        <w:t>дефиницията</w:t>
      </w:r>
      <w:r w:rsidRPr="00415229">
        <w:rPr>
          <w:rFonts w:ascii="Times New Roman" w:hAnsi="Times New Roman"/>
          <w:sz w:val="28"/>
        </w:rPr>
        <w:t xml:space="preserve"> </w:t>
      </w:r>
      <w:r w:rsidRPr="00415229">
        <w:rPr>
          <w:rFonts w:ascii="Times New Roman" w:hAnsi="Times New Roman" w:hint="eastAsia"/>
          <w:sz w:val="28"/>
        </w:rPr>
        <w:t>на</w:t>
      </w:r>
      <w:r w:rsidRPr="00415229">
        <w:rPr>
          <w:rFonts w:ascii="Times New Roman" w:hAnsi="Times New Roman"/>
          <w:sz w:val="28"/>
        </w:rPr>
        <w:t xml:space="preserve"> </w:t>
      </w:r>
      <w:r w:rsidRPr="00415229">
        <w:rPr>
          <w:rFonts w:ascii="Times New Roman" w:hAnsi="Times New Roman" w:hint="eastAsia"/>
          <w:sz w:val="28"/>
        </w:rPr>
        <w:t>таблицата</w:t>
      </w:r>
      <w:r w:rsidRPr="00415229">
        <w:rPr>
          <w:rFonts w:ascii="Times New Roman" w:hAnsi="Times New Roman"/>
          <w:sz w:val="28"/>
        </w:rPr>
        <w:t xml:space="preserve">, </w:t>
      </w:r>
      <w:r w:rsidRPr="00415229">
        <w:rPr>
          <w:rFonts w:ascii="Times New Roman" w:hAnsi="Times New Roman" w:hint="eastAsia"/>
          <w:sz w:val="28"/>
        </w:rPr>
        <w:t>за</w:t>
      </w:r>
      <w:r w:rsidRPr="00415229">
        <w:rPr>
          <w:rFonts w:ascii="Times New Roman" w:hAnsi="Times New Roman"/>
          <w:sz w:val="28"/>
        </w:rPr>
        <w:t xml:space="preserve"> </w:t>
      </w:r>
      <w:r w:rsidRPr="00415229">
        <w:rPr>
          <w:rFonts w:ascii="Times New Roman" w:hAnsi="Times New Roman" w:hint="eastAsia"/>
          <w:sz w:val="28"/>
        </w:rPr>
        <w:t>да</w:t>
      </w:r>
      <w:r w:rsidRPr="00415229">
        <w:rPr>
          <w:rFonts w:ascii="Times New Roman" w:hAnsi="Times New Roman"/>
          <w:sz w:val="28"/>
        </w:rPr>
        <w:t xml:space="preserve"> </w:t>
      </w:r>
      <w:r w:rsidRPr="00415229">
        <w:rPr>
          <w:rFonts w:ascii="Times New Roman" w:hAnsi="Times New Roman" w:hint="eastAsia"/>
          <w:sz w:val="28"/>
        </w:rPr>
        <w:t>го</w:t>
      </w:r>
      <w:r w:rsidRPr="00415229">
        <w:rPr>
          <w:rFonts w:ascii="Times New Roman" w:hAnsi="Times New Roman"/>
          <w:sz w:val="28"/>
        </w:rPr>
        <w:t xml:space="preserve"> </w:t>
      </w:r>
      <w:r w:rsidRPr="00415229">
        <w:rPr>
          <w:rFonts w:ascii="Times New Roman" w:hAnsi="Times New Roman" w:hint="eastAsia"/>
          <w:sz w:val="28"/>
        </w:rPr>
        <w:t>направите</w:t>
      </w:r>
      <w:r>
        <w:rPr>
          <w:rFonts w:ascii="Times New Roman" w:hAnsi="Times New Roman"/>
          <w:sz w:val="28"/>
          <w:lang w:val="bg-BG"/>
        </w:rPr>
        <w:t xml:space="preserve"> </w:t>
      </w:r>
      <w:r>
        <w:rPr>
          <w:rFonts w:ascii="Times New Roman" w:hAnsi="Times New Roman"/>
          <w:sz w:val="28"/>
        </w:rPr>
        <w:t>уве</w:t>
      </w:r>
      <w:r>
        <w:rPr>
          <w:rFonts w:ascii="Times New Roman" w:hAnsi="Times New Roman"/>
          <w:sz w:val="28"/>
          <w:lang w:val="bg-BG"/>
        </w:rPr>
        <w:t>личаващ се</w:t>
      </w:r>
      <w:r w:rsidRPr="00415229">
        <w:rPr>
          <w:rFonts w:ascii="Times New Roman" w:hAnsi="Times New Roman"/>
          <w:sz w:val="28"/>
        </w:rPr>
        <w:t xml:space="preserve">, </w:t>
      </w:r>
      <w:r w:rsidRPr="00415229">
        <w:rPr>
          <w:rFonts w:ascii="Times New Roman" w:hAnsi="Times New Roman" w:hint="eastAsia"/>
          <w:sz w:val="28"/>
        </w:rPr>
        <w:t>и</w:t>
      </w:r>
      <w:r w:rsidRPr="00415229">
        <w:rPr>
          <w:rFonts w:ascii="Times New Roman" w:hAnsi="Times New Roman"/>
          <w:sz w:val="28"/>
        </w:rPr>
        <w:t xml:space="preserve"> </w:t>
      </w:r>
      <w:r w:rsidRPr="00415229">
        <w:rPr>
          <w:rFonts w:ascii="Times New Roman" w:hAnsi="Times New Roman" w:hint="eastAsia"/>
          <w:sz w:val="28"/>
        </w:rPr>
        <w:t>след</w:t>
      </w:r>
      <w:r w:rsidRPr="00415229">
        <w:rPr>
          <w:rFonts w:ascii="Times New Roman" w:hAnsi="Times New Roman"/>
          <w:sz w:val="28"/>
        </w:rPr>
        <w:t xml:space="preserve"> </w:t>
      </w:r>
      <w:r w:rsidRPr="00415229">
        <w:rPr>
          <w:rFonts w:ascii="Times New Roman" w:hAnsi="Times New Roman" w:hint="eastAsia"/>
          <w:sz w:val="28"/>
        </w:rPr>
        <w:t>това</w:t>
      </w:r>
      <w:r w:rsidRPr="00415229">
        <w:rPr>
          <w:rFonts w:ascii="Times New Roman" w:hAnsi="Times New Roman"/>
          <w:sz w:val="28"/>
        </w:rPr>
        <w:t xml:space="preserve"> </w:t>
      </w:r>
      <w:r w:rsidRPr="00415229">
        <w:rPr>
          <w:rFonts w:ascii="Times New Roman" w:hAnsi="Times New Roman" w:hint="eastAsia"/>
          <w:sz w:val="28"/>
        </w:rPr>
        <w:t>да</w:t>
      </w:r>
      <w:r w:rsidRPr="00415229">
        <w:rPr>
          <w:rFonts w:ascii="Times New Roman" w:hAnsi="Times New Roman"/>
          <w:sz w:val="28"/>
        </w:rPr>
        <w:t xml:space="preserve"> </w:t>
      </w:r>
      <w:r>
        <w:rPr>
          <w:rFonts w:ascii="Times New Roman" w:hAnsi="Times New Roman" w:hint="eastAsia"/>
          <w:sz w:val="28"/>
        </w:rPr>
        <w:t xml:space="preserve">използваме: </w:t>
      </w:r>
    </w:p>
    <w:p w:rsidR="00921788" w:rsidRDefault="00921788" w:rsidP="00921788">
      <w:pPr>
        <w:pStyle w:val="ListParagraph"/>
        <w:ind w:left="1224"/>
        <w:rPr>
          <w:rFonts w:ascii="Times New Roman" w:hAnsi="Times New Roman"/>
          <w:sz w:val="28"/>
        </w:rPr>
      </w:pPr>
    </w:p>
    <w:p w:rsidR="00451357" w:rsidRDefault="00921788" w:rsidP="00451357">
      <w:pPr>
        <w:pStyle w:val="ListParagraph"/>
        <w:keepNext/>
        <w:ind w:left="1224"/>
        <w:jc w:val="both"/>
      </w:pPr>
      <w:r>
        <w:rPr>
          <w:noProof/>
          <w:lang w:eastAsia="en-US"/>
        </w:rPr>
        <w:drawing>
          <wp:inline distT="0" distB="0" distL="0" distR="0">
            <wp:extent cx="5558155" cy="498030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58155" cy="4980305"/>
                    </a:xfrm>
                    <a:prstGeom prst="rect">
                      <a:avLst/>
                    </a:prstGeom>
                  </pic:spPr>
                </pic:pic>
              </a:graphicData>
            </a:graphic>
          </wp:inline>
        </w:drawing>
      </w:r>
    </w:p>
    <w:p w:rsidR="00921788" w:rsidRDefault="00451357" w:rsidP="00451357">
      <w:pPr>
        <w:pStyle w:val="Caption"/>
        <w:jc w:val="both"/>
        <w:rPr>
          <w:rFonts w:ascii="Times New Roman" w:hAnsi="Times New Roman"/>
          <w:sz w:val="28"/>
        </w:rPr>
      </w:pPr>
      <w:r>
        <w:rPr>
          <w:rFonts w:hint="eastAsia"/>
        </w:rPr>
        <w:t>Фигура</w:t>
      </w:r>
      <w:r>
        <w:t xml:space="preserve"> </w:t>
      </w:r>
      <w:ins w:id="259" w:author="Peter Mihaylov" w:date="2019-03-14T10:31:00Z">
        <w:r w:rsidR="006236F8">
          <w:fldChar w:fldCharType="begin"/>
        </w:r>
        <w:r w:rsidR="006236F8">
          <w:instrText xml:space="preserve"> STYLEREF 2 \s </w:instrText>
        </w:r>
      </w:ins>
      <w:r w:rsidR="006236F8">
        <w:fldChar w:fldCharType="separate"/>
      </w:r>
      <w:r w:rsidR="006236F8">
        <w:rPr>
          <w:noProof/>
        </w:rPr>
        <w:t>3.3.2</w:t>
      </w:r>
      <w:ins w:id="260"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261" w:author="Peter Mihaylov" w:date="2019-03-14T10:31:00Z">
        <w:r w:rsidR="006236F8">
          <w:rPr>
            <w:noProof/>
          </w:rPr>
          <w:t>1</w:t>
        </w:r>
        <w:r w:rsidR="006236F8">
          <w:fldChar w:fldCharType="end"/>
        </w:r>
      </w:ins>
      <w:del w:id="262"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3.3.2</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1</w:delText>
        </w:r>
        <w:r w:rsidR="006F7A0D" w:rsidDel="006236F8">
          <w:fldChar w:fldCharType="end"/>
        </w:r>
      </w:del>
    </w:p>
    <w:p w:rsidR="00921788" w:rsidRDefault="00921788" w:rsidP="00921788">
      <w:pPr>
        <w:pStyle w:val="ListParagraph"/>
        <w:ind w:left="1224"/>
        <w:rPr>
          <w:rFonts w:ascii="Times New Roman" w:hAnsi="Times New Roman"/>
          <w:sz w:val="28"/>
        </w:rPr>
      </w:pPr>
    </w:p>
    <w:p w:rsidR="00451357" w:rsidRDefault="00451357" w:rsidP="00921788">
      <w:pPr>
        <w:pStyle w:val="ListParagraph"/>
        <w:ind w:left="1224"/>
        <w:rPr>
          <w:rFonts w:ascii="Times New Roman" w:hAnsi="Times New Roman"/>
          <w:sz w:val="28"/>
        </w:rPr>
      </w:pPr>
    </w:p>
    <w:p w:rsidR="00451357" w:rsidRDefault="00451357" w:rsidP="00921788">
      <w:pPr>
        <w:pStyle w:val="ListParagraph"/>
        <w:ind w:left="1224"/>
        <w:rPr>
          <w:rFonts w:ascii="Times New Roman" w:hAnsi="Times New Roman"/>
          <w:sz w:val="28"/>
        </w:rPr>
      </w:pPr>
    </w:p>
    <w:p w:rsidR="00451357" w:rsidRDefault="00451357" w:rsidP="00921788">
      <w:pPr>
        <w:pStyle w:val="ListParagraph"/>
        <w:ind w:left="1224"/>
        <w:rPr>
          <w:rFonts w:ascii="Times New Roman" w:hAnsi="Times New Roman"/>
          <w:sz w:val="28"/>
        </w:rPr>
      </w:pPr>
    </w:p>
    <w:p w:rsidR="00451357" w:rsidRDefault="00451357" w:rsidP="00921788">
      <w:pPr>
        <w:pStyle w:val="ListParagraph"/>
        <w:ind w:left="1224"/>
        <w:rPr>
          <w:rFonts w:ascii="Times New Roman" w:hAnsi="Times New Roman"/>
          <w:sz w:val="28"/>
        </w:rPr>
      </w:pPr>
    </w:p>
    <w:p w:rsidR="001E7487" w:rsidRDefault="001E7487" w:rsidP="00921788">
      <w:pPr>
        <w:pStyle w:val="ListParagraph"/>
        <w:ind w:left="1224"/>
        <w:rPr>
          <w:rFonts w:ascii="Times New Roman" w:hAnsi="Times New Roman"/>
          <w:sz w:val="28"/>
        </w:rPr>
      </w:pPr>
    </w:p>
    <w:p w:rsidR="00921788" w:rsidRPr="00451357" w:rsidRDefault="00921788" w:rsidP="000A0792">
      <w:pPr>
        <w:pStyle w:val="Heading2"/>
        <w:numPr>
          <w:ilvl w:val="2"/>
          <w:numId w:val="12"/>
        </w:numPr>
        <w:rPr>
          <w:b/>
          <w:i w:val="0"/>
        </w:rPr>
      </w:pPr>
      <w:bookmarkStart w:id="263" w:name="_Toc3452629"/>
      <w:r w:rsidRPr="00451357">
        <w:rPr>
          <w:b/>
          <w:i w:val="0"/>
        </w:rPr>
        <w:t>Post</w:t>
      </w:r>
      <w:bookmarkEnd w:id="263"/>
    </w:p>
    <w:p w:rsidR="001E7487" w:rsidRDefault="001E7487" w:rsidP="00451357">
      <w:pPr>
        <w:pStyle w:val="ListParagraph"/>
        <w:spacing w:line="360" w:lineRule="auto"/>
        <w:ind w:left="360"/>
        <w:jc w:val="both"/>
        <w:rPr>
          <w:rFonts w:ascii="Times New Roman" w:hAnsi="Times New Roman"/>
          <w:sz w:val="28"/>
        </w:rPr>
      </w:pPr>
      <w:r w:rsidRPr="001E7487">
        <w:rPr>
          <w:rFonts w:ascii="Times New Roman" w:hAnsi="Times New Roman"/>
          <w:sz w:val="28"/>
          <w:lang w:val="bg-BG"/>
        </w:rPr>
        <w:t xml:space="preserve">От </w:t>
      </w:r>
      <w:r>
        <w:rPr>
          <w:rFonts w:ascii="Times New Roman" w:hAnsi="Times New Roman"/>
          <w:sz w:val="28"/>
        </w:rPr>
        <w:t>Post</w:t>
      </w:r>
      <w:r w:rsidRPr="001E7487">
        <w:rPr>
          <w:rFonts w:ascii="Times New Roman" w:hAnsi="Times New Roman"/>
          <w:sz w:val="28"/>
        </w:rPr>
        <w:t xml:space="preserve"> </w:t>
      </w:r>
      <w:r w:rsidRPr="001E7487">
        <w:rPr>
          <w:rFonts w:ascii="Times New Roman" w:hAnsi="Times New Roman" w:hint="eastAsia"/>
          <w:sz w:val="28"/>
        </w:rPr>
        <w:t>моделa</w:t>
      </w:r>
      <w:r w:rsidRPr="001E7487">
        <w:rPr>
          <w:rFonts w:ascii="Times New Roman" w:hAnsi="Times New Roman"/>
          <w:sz w:val="28"/>
        </w:rPr>
        <w:t xml:space="preserve"> </w:t>
      </w:r>
      <w:r w:rsidRPr="001E7487">
        <w:rPr>
          <w:rFonts w:ascii="Times New Roman" w:hAnsi="Times New Roman" w:hint="eastAsia"/>
          <w:sz w:val="28"/>
        </w:rPr>
        <w:t>се</w:t>
      </w:r>
      <w:r w:rsidRPr="001E7487">
        <w:rPr>
          <w:rFonts w:ascii="Times New Roman" w:hAnsi="Times New Roman"/>
          <w:sz w:val="28"/>
        </w:rPr>
        <w:t xml:space="preserve"> </w:t>
      </w:r>
      <w:r w:rsidRPr="001E7487">
        <w:rPr>
          <w:rFonts w:ascii="Times New Roman" w:hAnsi="Times New Roman" w:hint="eastAsia"/>
          <w:sz w:val="28"/>
        </w:rPr>
        <w:t>съхранява</w:t>
      </w:r>
      <w:r w:rsidRPr="001E7487">
        <w:rPr>
          <w:rFonts w:ascii="Times New Roman" w:hAnsi="Times New Roman"/>
          <w:sz w:val="28"/>
        </w:rPr>
        <w:t xml:space="preserve"> </w:t>
      </w:r>
      <w:r w:rsidRPr="001E7487">
        <w:rPr>
          <w:rFonts w:ascii="Times New Roman" w:hAnsi="Times New Roman" w:hint="eastAsia"/>
          <w:sz w:val="28"/>
        </w:rPr>
        <w:t>и</w:t>
      </w:r>
      <w:r w:rsidRPr="001E7487">
        <w:rPr>
          <w:rFonts w:ascii="Times New Roman" w:hAnsi="Times New Roman"/>
          <w:sz w:val="28"/>
        </w:rPr>
        <w:t xml:space="preserve"> </w:t>
      </w:r>
      <w:r w:rsidRPr="001E7487">
        <w:rPr>
          <w:rFonts w:ascii="Times New Roman" w:hAnsi="Times New Roman" w:hint="eastAsia"/>
          <w:sz w:val="28"/>
        </w:rPr>
        <w:t>извлича</w:t>
      </w:r>
      <w:r w:rsidRPr="001E7487">
        <w:rPr>
          <w:rFonts w:ascii="Times New Roman" w:hAnsi="Times New Roman"/>
          <w:sz w:val="28"/>
        </w:rPr>
        <w:t xml:space="preserve"> </w:t>
      </w:r>
      <w:r w:rsidRPr="001E7487">
        <w:rPr>
          <w:rFonts w:ascii="Times New Roman" w:hAnsi="Times New Roman" w:hint="eastAsia"/>
          <w:sz w:val="28"/>
        </w:rPr>
        <w:t>информация</w:t>
      </w:r>
      <w:r w:rsidRPr="001E7487">
        <w:rPr>
          <w:rFonts w:ascii="Times New Roman" w:hAnsi="Times New Roman"/>
          <w:sz w:val="28"/>
        </w:rPr>
        <w:t xml:space="preserve"> </w:t>
      </w:r>
      <w:r w:rsidRPr="001E7487">
        <w:rPr>
          <w:rFonts w:ascii="Times New Roman" w:hAnsi="Times New Roman" w:hint="eastAsia"/>
          <w:sz w:val="28"/>
        </w:rPr>
        <w:t>за</w:t>
      </w:r>
      <w:r w:rsidRPr="001E7487">
        <w:rPr>
          <w:rFonts w:ascii="Times New Roman" w:hAnsi="Times New Roman"/>
          <w:sz w:val="28"/>
        </w:rPr>
        <w:t xml:space="preserve"> </w:t>
      </w:r>
      <w:r w:rsidRPr="001E7487">
        <w:rPr>
          <w:rFonts w:ascii="Times New Roman" w:hAnsi="Times New Roman" w:hint="eastAsia"/>
          <w:sz w:val="28"/>
        </w:rPr>
        <w:t>потребителите</w:t>
      </w:r>
      <w:r w:rsidRPr="001E7487">
        <w:rPr>
          <w:rFonts w:ascii="Times New Roman" w:hAnsi="Times New Roman"/>
          <w:sz w:val="28"/>
        </w:rPr>
        <w:t xml:space="preserve"> </w:t>
      </w:r>
      <w:r w:rsidRPr="001E7487">
        <w:rPr>
          <w:rFonts w:ascii="Times New Roman" w:hAnsi="Times New Roman" w:hint="eastAsia"/>
          <w:sz w:val="28"/>
        </w:rPr>
        <w:t>на</w:t>
      </w:r>
      <w:r w:rsidRPr="001E7487">
        <w:rPr>
          <w:rFonts w:ascii="Times New Roman" w:hAnsi="Times New Roman"/>
          <w:sz w:val="28"/>
        </w:rPr>
        <w:t xml:space="preserve"> </w:t>
      </w:r>
      <w:r w:rsidRPr="001E7487">
        <w:rPr>
          <w:rFonts w:ascii="Times New Roman" w:hAnsi="Times New Roman" w:hint="eastAsia"/>
          <w:sz w:val="28"/>
        </w:rPr>
        <w:t>приложението</w:t>
      </w:r>
      <w:r w:rsidRPr="001E7487">
        <w:rPr>
          <w:rFonts w:ascii="Times New Roman" w:hAnsi="Times New Roman"/>
          <w:sz w:val="28"/>
        </w:rPr>
        <w:t xml:space="preserve"> </w:t>
      </w:r>
      <w:r w:rsidRPr="001E7487">
        <w:rPr>
          <w:rFonts w:ascii="Times New Roman" w:hAnsi="Times New Roman" w:hint="eastAsia"/>
          <w:sz w:val="28"/>
        </w:rPr>
        <w:t>от</w:t>
      </w:r>
      <w:r w:rsidRPr="001E7487">
        <w:rPr>
          <w:rFonts w:ascii="Times New Roman" w:hAnsi="Times New Roman"/>
          <w:sz w:val="28"/>
        </w:rPr>
        <w:t xml:space="preserve"> </w:t>
      </w:r>
      <w:r w:rsidRPr="001E7487">
        <w:rPr>
          <w:rFonts w:ascii="Times New Roman" w:hAnsi="Times New Roman" w:hint="eastAsia"/>
          <w:sz w:val="28"/>
        </w:rPr>
        <w:t>таблицата</w:t>
      </w:r>
      <w:r>
        <w:rPr>
          <w:rFonts w:ascii="Times New Roman" w:hAnsi="Times New Roman"/>
          <w:sz w:val="28"/>
        </w:rPr>
        <w:t xml:space="preserve"> post</w:t>
      </w:r>
      <w:r w:rsidRPr="001E7487">
        <w:rPr>
          <w:rFonts w:ascii="Times New Roman" w:hAnsi="Times New Roman"/>
          <w:sz w:val="28"/>
        </w:rPr>
        <w:t xml:space="preserve"> </w:t>
      </w:r>
      <w:r w:rsidRPr="001E7487">
        <w:rPr>
          <w:rFonts w:ascii="Times New Roman" w:hAnsi="Times New Roman" w:hint="eastAsia"/>
          <w:sz w:val="28"/>
        </w:rPr>
        <w:t>в</w:t>
      </w:r>
      <w:r w:rsidRPr="001E7487">
        <w:rPr>
          <w:rFonts w:ascii="Times New Roman" w:hAnsi="Times New Roman"/>
          <w:sz w:val="28"/>
        </w:rPr>
        <w:t xml:space="preserve"> </w:t>
      </w:r>
      <w:r w:rsidRPr="001E7487">
        <w:rPr>
          <w:rFonts w:ascii="Times New Roman" w:hAnsi="Times New Roman" w:hint="eastAsia"/>
          <w:sz w:val="28"/>
        </w:rPr>
        <w:t>базата</w:t>
      </w:r>
      <w:r w:rsidRPr="001E7487">
        <w:rPr>
          <w:rFonts w:ascii="Times New Roman" w:hAnsi="Times New Roman"/>
          <w:sz w:val="28"/>
        </w:rPr>
        <w:t xml:space="preserve"> </w:t>
      </w:r>
      <w:r w:rsidRPr="001E7487">
        <w:rPr>
          <w:rFonts w:ascii="Times New Roman" w:hAnsi="Times New Roman" w:hint="eastAsia"/>
          <w:sz w:val="28"/>
        </w:rPr>
        <w:t>данни</w:t>
      </w:r>
      <w:r w:rsidRPr="001E7487">
        <w:rPr>
          <w:rFonts w:ascii="Times New Roman" w:hAnsi="Times New Roman"/>
          <w:sz w:val="28"/>
        </w:rPr>
        <w:t>.</w:t>
      </w:r>
    </w:p>
    <w:p w:rsidR="00451357" w:rsidRPr="00CE1355" w:rsidRDefault="00CE1355" w:rsidP="00CE1355">
      <w:pPr>
        <w:rPr>
          <w:rFonts w:ascii="Times New Roman" w:hAnsi="Times New Roman"/>
          <w:sz w:val="28"/>
        </w:rPr>
      </w:pPr>
      <w:r>
        <w:rPr>
          <w:noProof/>
          <w:lang w:eastAsia="en-US"/>
        </w:rPr>
        <w:lastRenderedPageBreak/>
        <w:drawing>
          <wp:anchor distT="0" distB="0" distL="114300" distR="114300" simplePos="0" relativeHeight="251658240" behindDoc="1" locked="0" layoutInCell="1" allowOverlap="1">
            <wp:simplePos x="0" y="0"/>
            <wp:positionH relativeFrom="margin">
              <wp:align>center</wp:align>
            </wp:positionH>
            <wp:positionV relativeFrom="paragraph">
              <wp:posOffset>0</wp:posOffset>
            </wp:positionV>
            <wp:extent cx="6377305" cy="5074285"/>
            <wp:effectExtent l="0" t="0" r="4445" b="0"/>
            <wp:wrapTight wrapText="bothSides">
              <wp:wrapPolygon edited="0">
                <wp:start x="0" y="0"/>
                <wp:lineTo x="0" y="21489"/>
                <wp:lineTo x="21551" y="21489"/>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77305" cy="5074285"/>
                    </a:xfrm>
                    <a:prstGeom prst="rect">
                      <a:avLst/>
                    </a:prstGeom>
                  </pic:spPr>
                </pic:pic>
              </a:graphicData>
            </a:graphic>
            <wp14:sizeRelH relativeFrom="margin">
              <wp14:pctWidth>0</wp14:pctWidth>
            </wp14:sizeRelH>
            <wp14:sizeRelV relativeFrom="margin">
              <wp14:pctHeight>0</wp14:pctHeight>
            </wp14:sizeRelV>
          </wp:anchor>
        </w:drawing>
      </w:r>
    </w:p>
    <w:p w:rsidR="000B66B9" w:rsidRDefault="00451357" w:rsidP="000B66B9">
      <w:pPr>
        <w:pStyle w:val="Caption"/>
      </w:pPr>
      <w:r>
        <w:rPr>
          <w:rFonts w:hint="eastAsia"/>
        </w:rPr>
        <w:t>Фигура</w:t>
      </w:r>
      <w:r>
        <w:t xml:space="preserve"> </w:t>
      </w:r>
      <w:ins w:id="264" w:author="Peter Mihaylov" w:date="2019-03-14T10:31:00Z">
        <w:r w:rsidR="006236F8">
          <w:fldChar w:fldCharType="begin"/>
        </w:r>
        <w:r w:rsidR="006236F8">
          <w:instrText xml:space="preserve"> STYLEREF 2 \s </w:instrText>
        </w:r>
      </w:ins>
      <w:r w:rsidR="006236F8">
        <w:fldChar w:fldCharType="separate"/>
      </w:r>
      <w:r w:rsidR="006236F8">
        <w:rPr>
          <w:noProof/>
        </w:rPr>
        <w:t>3.3.3</w:t>
      </w:r>
      <w:ins w:id="265"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266" w:author="Peter Mihaylov" w:date="2019-03-14T10:31:00Z">
        <w:r w:rsidR="006236F8">
          <w:rPr>
            <w:noProof/>
          </w:rPr>
          <w:t>1</w:t>
        </w:r>
        <w:r w:rsidR="006236F8">
          <w:fldChar w:fldCharType="end"/>
        </w:r>
      </w:ins>
      <w:del w:id="267"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3.3.3</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1</w:delText>
        </w:r>
        <w:r w:rsidR="006F7A0D" w:rsidDel="006236F8">
          <w:fldChar w:fldCharType="end"/>
        </w:r>
      </w:del>
    </w:p>
    <w:p w:rsidR="000B66B9" w:rsidRDefault="000B66B9" w:rsidP="000B66B9">
      <w:pPr>
        <w:pStyle w:val="Caption"/>
      </w:pPr>
    </w:p>
    <w:p w:rsidR="000B66B9" w:rsidRPr="000B66B9" w:rsidRDefault="000B66B9" w:rsidP="000B66B9">
      <w:pPr>
        <w:pStyle w:val="Caption"/>
      </w:pPr>
    </w:p>
    <w:p w:rsidR="00D030EF" w:rsidRPr="00CE1355" w:rsidRDefault="00D030EF" w:rsidP="000A0792">
      <w:pPr>
        <w:pStyle w:val="Heading2"/>
        <w:numPr>
          <w:ilvl w:val="2"/>
          <w:numId w:val="12"/>
        </w:numPr>
        <w:rPr>
          <w:b/>
          <w:i w:val="0"/>
          <w:szCs w:val="28"/>
        </w:rPr>
      </w:pPr>
      <w:bookmarkStart w:id="268" w:name="_Toc3452630"/>
      <w:r w:rsidRPr="00F5493D">
        <w:rPr>
          <w:b/>
          <w:i w:val="0"/>
        </w:rPr>
        <w:t>Message</w:t>
      </w:r>
      <w:bookmarkEnd w:id="268"/>
    </w:p>
    <w:p w:rsidR="00CE1355" w:rsidRDefault="00CE1355" w:rsidP="00CE1355">
      <w:pPr>
        <w:rPr>
          <w:rFonts w:ascii="Times New Roman" w:hAnsi="Times New Roman"/>
          <w:sz w:val="28"/>
          <w:szCs w:val="28"/>
          <w:lang w:val="bg-BG"/>
        </w:rPr>
      </w:pPr>
      <w:r w:rsidRPr="00CE1355">
        <w:rPr>
          <w:rFonts w:ascii="Times New Roman" w:hAnsi="Times New Roman"/>
          <w:sz w:val="28"/>
          <w:szCs w:val="28"/>
          <w:lang w:val="bg-BG"/>
        </w:rPr>
        <w:t xml:space="preserve">Моделът </w:t>
      </w:r>
      <w:r w:rsidRPr="00CE1355">
        <w:rPr>
          <w:rFonts w:ascii="Times New Roman" w:hAnsi="Times New Roman"/>
          <w:sz w:val="28"/>
          <w:szCs w:val="28"/>
        </w:rPr>
        <w:t xml:space="preserve">Message </w:t>
      </w:r>
      <w:r w:rsidRPr="00CE1355">
        <w:rPr>
          <w:rFonts w:ascii="Times New Roman" w:hAnsi="Times New Roman"/>
          <w:sz w:val="28"/>
          <w:szCs w:val="28"/>
          <w:lang w:val="bg-BG"/>
        </w:rPr>
        <w:t>съхранява данните за обекта съобщение в базата данни.</w:t>
      </w:r>
    </w:p>
    <w:p w:rsidR="00CE1355" w:rsidRDefault="00CE1355">
      <w:pPr>
        <w:suppressAutoHyphens w:val="0"/>
        <w:overflowPunct/>
        <w:autoSpaceDE/>
        <w:spacing w:after="160" w:line="259" w:lineRule="auto"/>
        <w:textAlignment w:val="auto"/>
        <w:rPr>
          <w:rFonts w:ascii="Times New Roman" w:hAnsi="Times New Roman"/>
          <w:sz w:val="28"/>
          <w:szCs w:val="28"/>
          <w:lang w:val="bg-BG"/>
        </w:rPr>
      </w:pPr>
      <w:r>
        <w:rPr>
          <w:rFonts w:ascii="Times New Roman" w:hAnsi="Times New Roman"/>
          <w:sz w:val="28"/>
          <w:szCs w:val="28"/>
          <w:lang w:val="bg-BG"/>
        </w:rPr>
        <w:br w:type="page"/>
      </w:r>
    </w:p>
    <w:p w:rsidR="00D030EF" w:rsidRPr="00CE1355" w:rsidRDefault="00CE1355" w:rsidP="00CE1355">
      <w:pPr>
        <w:rPr>
          <w:rFonts w:ascii="Times New Roman" w:hAnsi="Times New Roman"/>
          <w:sz w:val="28"/>
        </w:rPr>
      </w:pPr>
      <w:r>
        <w:rPr>
          <w:noProof/>
          <w:lang w:eastAsia="en-US"/>
        </w:rPr>
        <w:lastRenderedPageBreak/>
        <w:drawing>
          <wp:anchor distT="0" distB="0" distL="114300" distR="114300" simplePos="0" relativeHeight="251662336" behindDoc="1" locked="0" layoutInCell="1" allowOverlap="1">
            <wp:simplePos x="0" y="0"/>
            <wp:positionH relativeFrom="margin">
              <wp:align>right</wp:align>
            </wp:positionH>
            <wp:positionV relativeFrom="paragraph">
              <wp:posOffset>0</wp:posOffset>
            </wp:positionV>
            <wp:extent cx="5943600" cy="3846195"/>
            <wp:effectExtent l="0" t="0" r="0" b="1905"/>
            <wp:wrapTight wrapText="bothSides">
              <wp:wrapPolygon edited="0">
                <wp:start x="0" y="0"/>
                <wp:lineTo x="0" y="21504"/>
                <wp:lineTo x="21531" y="21504"/>
                <wp:lineTo x="2153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846195"/>
                    </a:xfrm>
                    <a:prstGeom prst="rect">
                      <a:avLst/>
                    </a:prstGeom>
                  </pic:spPr>
                </pic:pic>
              </a:graphicData>
            </a:graphic>
          </wp:anchor>
        </w:drawing>
      </w:r>
    </w:p>
    <w:p w:rsidR="00451357" w:rsidRDefault="00451357" w:rsidP="00451357">
      <w:pPr>
        <w:pStyle w:val="ListParagraph"/>
        <w:keepNext/>
        <w:ind w:left="1224"/>
      </w:pPr>
    </w:p>
    <w:p w:rsidR="00D030EF" w:rsidRPr="00D030EF" w:rsidRDefault="00451357" w:rsidP="00451357">
      <w:pPr>
        <w:pStyle w:val="Caption"/>
        <w:rPr>
          <w:rFonts w:ascii="Times New Roman" w:hAnsi="Times New Roman"/>
          <w:sz w:val="28"/>
        </w:rPr>
      </w:pPr>
      <w:r>
        <w:rPr>
          <w:rFonts w:hint="eastAsia"/>
        </w:rPr>
        <w:t>Фигура</w:t>
      </w:r>
      <w:r>
        <w:t xml:space="preserve"> </w:t>
      </w:r>
      <w:ins w:id="269" w:author="Peter Mihaylov" w:date="2019-03-14T10:31:00Z">
        <w:r w:rsidR="006236F8">
          <w:fldChar w:fldCharType="begin"/>
        </w:r>
        <w:r w:rsidR="006236F8">
          <w:instrText xml:space="preserve"> STYLEREF 2 \s </w:instrText>
        </w:r>
      </w:ins>
      <w:r w:rsidR="006236F8">
        <w:fldChar w:fldCharType="separate"/>
      </w:r>
      <w:r w:rsidR="006236F8">
        <w:rPr>
          <w:noProof/>
        </w:rPr>
        <w:t>3.3.4</w:t>
      </w:r>
      <w:ins w:id="270"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271" w:author="Peter Mihaylov" w:date="2019-03-14T10:31:00Z">
        <w:r w:rsidR="006236F8">
          <w:rPr>
            <w:noProof/>
          </w:rPr>
          <w:t>1</w:t>
        </w:r>
        <w:r w:rsidR="006236F8">
          <w:fldChar w:fldCharType="end"/>
        </w:r>
      </w:ins>
      <w:del w:id="272"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3.3.4</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1</w:delText>
        </w:r>
        <w:r w:rsidR="006F7A0D" w:rsidDel="006236F8">
          <w:fldChar w:fldCharType="end"/>
        </w:r>
      </w:del>
    </w:p>
    <w:p w:rsidR="00D030EF" w:rsidRDefault="00D030EF" w:rsidP="001C7E9B">
      <w:pPr>
        <w:rPr>
          <w:rFonts w:ascii="Times New Roman" w:hAnsi="Times New Roman"/>
          <w:sz w:val="28"/>
          <w:lang w:val="bg-BG"/>
        </w:rPr>
      </w:pPr>
    </w:p>
    <w:p w:rsidR="00451357" w:rsidRDefault="00C3757B" w:rsidP="00451357">
      <w:pPr>
        <w:jc w:val="both"/>
        <w:rPr>
          <w:rFonts w:ascii="Times New Roman" w:hAnsi="Times New Roman"/>
          <w:sz w:val="28"/>
          <w:lang w:val="bg-BG"/>
        </w:rPr>
      </w:pPr>
      <w:r>
        <w:rPr>
          <w:rFonts w:ascii="Times New Roman" w:hAnsi="Times New Roman"/>
          <w:sz w:val="28"/>
          <w:lang w:val="bg-BG"/>
        </w:rPr>
        <w:t xml:space="preserve">При стартиране, предоставения </w:t>
      </w:r>
      <w:r>
        <w:rPr>
          <w:rFonts w:ascii="Times New Roman" w:hAnsi="Times New Roman"/>
          <w:sz w:val="28"/>
        </w:rPr>
        <w:t xml:space="preserve">SQL </w:t>
      </w:r>
      <w:r>
        <w:rPr>
          <w:rFonts w:ascii="Times New Roman" w:hAnsi="Times New Roman"/>
          <w:sz w:val="28"/>
          <w:lang w:val="bg-BG"/>
        </w:rPr>
        <w:t xml:space="preserve">код ще бъде изпълнен. Сега когато микро услугата разполага с данните, с които да започне. </w:t>
      </w:r>
    </w:p>
    <w:p w:rsidR="00DF003A" w:rsidRDefault="00DF003A" w:rsidP="00451357">
      <w:pPr>
        <w:jc w:val="both"/>
        <w:rPr>
          <w:rFonts w:ascii="Times New Roman" w:hAnsi="Times New Roman"/>
          <w:sz w:val="28"/>
          <w:lang w:val="bg-BG"/>
        </w:rPr>
      </w:pPr>
    </w:p>
    <w:p w:rsidR="00DF003A" w:rsidRDefault="00DF003A" w:rsidP="00451357">
      <w:pPr>
        <w:jc w:val="both"/>
        <w:rPr>
          <w:rFonts w:ascii="Times New Roman" w:hAnsi="Times New Roman"/>
          <w:sz w:val="28"/>
          <w:lang w:val="bg-BG"/>
        </w:rPr>
      </w:pPr>
    </w:p>
    <w:p w:rsidR="00DF003A" w:rsidRDefault="00DF003A" w:rsidP="00DF003A">
      <w:pPr>
        <w:pStyle w:val="Heading2"/>
        <w:numPr>
          <w:ilvl w:val="2"/>
          <w:numId w:val="12"/>
        </w:numPr>
        <w:rPr>
          <w:b/>
          <w:i w:val="0"/>
        </w:rPr>
      </w:pPr>
      <w:bookmarkStart w:id="273" w:name="_Toc3452631"/>
      <w:r w:rsidRPr="00DF003A">
        <w:rPr>
          <w:b/>
          <w:i w:val="0"/>
        </w:rPr>
        <w:t>Candidacy</w:t>
      </w:r>
      <w:bookmarkEnd w:id="273"/>
    </w:p>
    <w:p w:rsidR="00DF003A" w:rsidRPr="00DF003A" w:rsidRDefault="00DF003A" w:rsidP="00DF003A">
      <w:pPr>
        <w:rPr>
          <w:rFonts w:asciiTheme="minorHAnsi" w:hAnsiTheme="minorHAnsi"/>
          <w:lang w:val="bg-BG"/>
        </w:rPr>
      </w:pPr>
    </w:p>
    <w:p w:rsidR="00DF003A" w:rsidRDefault="00DF003A" w:rsidP="00DF003A">
      <w:pPr>
        <w:spacing w:line="360" w:lineRule="auto"/>
        <w:jc w:val="both"/>
        <w:rPr>
          <w:rFonts w:ascii="Times New Roman" w:hAnsi="Times New Roman"/>
          <w:sz w:val="28"/>
          <w:szCs w:val="28"/>
          <w:lang w:val="bg-BG"/>
        </w:rPr>
      </w:pPr>
      <w:r w:rsidRPr="00DF003A">
        <w:rPr>
          <w:rFonts w:ascii="Times New Roman" w:hAnsi="Times New Roman"/>
          <w:sz w:val="28"/>
          <w:szCs w:val="28"/>
        </w:rPr>
        <w:t xml:space="preserve">Candidacy </w:t>
      </w:r>
      <w:r w:rsidRPr="00DF003A">
        <w:rPr>
          <w:rFonts w:ascii="Times New Roman" w:hAnsi="Times New Roman"/>
          <w:sz w:val="28"/>
          <w:szCs w:val="28"/>
          <w:lang w:val="bg-BG"/>
        </w:rPr>
        <w:t xml:space="preserve">модела съхранява данните за една кандидатура. Съдържа като външни ключове този на обявите и този на потребителите, кандидатствали за конкретната работа. Притежава член променлива </w:t>
      </w:r>
      <w:r w:rsidRPr="00DF003A">
        <w:rPr>
          <w:rFonts w:ascii="Times New Roman" w:hAnsi="Times New Roman"/>
          <w:sz w:val="28"/>
          <w:szCs w:val="28"/>
        </w:rPr>
        <w:t xml:space="preserve">State, </w:t>
      </w:r>
      <w:r w:rsidRPr="00DF003A">
        <w:rPr>
          <w:rFonts w:ascii="Times New Roman" w:hAnsi="Times New Roman"/>
          <w:sz w:val="28"/>
          <w:szCs w:val="28"/>
          <w:lang w:val="bg-BG"/>
        </w:rPr>
        <w:t>която е ENUM</w:t>
      </w:r>
      <w:r w:rsidRPr="00DF003A">
        <w:rPr>
          <w:rFonts w:ascii="Times New Roman" w:hAnsi="Times New Roman"/>
          <w:sz w:val="28"/>
          <w:szCs w:val="28"/>
        </w:rPr>
        <w:t xml:space="preserve"> </w:t>
      </w:r>
      <w:r w:rsidRPr="00DF003A">
        <w:rPr>
          <w:rFonts w:ascii="Times New Roman" w:hAnsi="Times New Roman"/>
          <w:sz w:val="28"/>
          <w:szCs w:val="28"/>
          <w:lang w:val="bg-BG"/>
        </w:rPr>
        <w:t>и оказва активността на дадена кандидатура. Работодателят има възможността да удобрява или да отказва дадена кандидатура на потребител и по този начин тя става неактивна.</w:t>
      </w:r>
    </w:p>
    <w:p w:rsidR="00DF003A" w:rsidRPr="00DF003A" w:rsidRDefault="00DF003A" w:rsidP="00DF003A">
      <w:pPr>
        <w:spacing w:line="360" w:lineRule="auto"/>
        <w:jc w:val="both"/>
        <w:rPr>
          <w:rFonts w:ascii="Times New Roman" w:hAnsi="Times New Roman"/>
          <w:sz w:val="28"/>
          <w:szCs w:val="28"/>
          <w:lang w:val="bg-BG"/>
        </w:rPr>
      </w:pPr>
    </w:p>
    <w:p w:rsidR="00DF003A" w:rsidRDefault="000B66B9" w:rsidP="00DF003A">
      <w:pPr>
        <w:keepNext/>
      </w:pPr>
      <w:r>
        <w:rPr>
          <w:noProof/>
          <w:lang w:eastAsia="en-US"/>
        </w:rPr>
        <w:lastRenderedPageBreak/>
        <w:drawing>
          <wp:anchor distT="0" distB="0" distL="114300" distR="114300" simplePos="0" relativeHeight="251663360" behindDoc="1" locked="0" layoutInCell="1" allowOverlap="1">
            <wp:simplePos x="0" y="0"/>
            <wp:positionH relativeFrom="margin">
              <wp:align>center</wp:align>
            </wp:positionH>
            <wp:positionV relativeFrom="paragraph">
              <wp:posOffset>0</wp:posOffset>
            </wp:positionV>
            <wp:extent cx="6357188" cy="4685030"/>
            <wp:effectExtent l="0" t="0" r="5715" b="1270"/>
            <wp:wrapTight wrapText="bothSides">
              <wp:wrapPolygon edited="0">
                <wp:start x="0" y="0"/>
                <wp:lineTo x="0" y="21518"/>
                <wp:lineTo x="21555" y="21518"/>
                <wp:lineTo x="215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57188" cy="4685030"/>
                    </a:xfrm>
                    <a:prstGeom prst="rect">
                      <a:avLst/>
                    </a:prstGeom>
                  </pic:spPr>
                </pic:pic>
              </a:graphicData>
            </a:graphic>
          </wp:anchor>
        </w:drawing>
      </w:r>
    </w:p>
    <w:p w:rsidR="00DF003A" w:rsidRPr="00DF003A" w:rsidRDefault="00DF003A" w:rsidP="00DF003A">
      <w:pPr>
        <w:pStyle w:val="Caption"/>
        <w:rPr>
          <w:rFonts w:asciiTheme="minorHAnsi" w:hAnsiTheme="minorHAnsi"/>
          <w:lang w:val="bg-BG"/>
        </w:rPr>
      </w:pPr>
      <w:r>
        <w:rPr>
          <w:rFonts w:hint="eastAsia"/>
        </w:rPr>
        <w:t>Фигура</w:t>
      </w:r>
      <w:r>
        <w:t xml:space="preserve"> </w:t>
      </w:r>
      <w:ins w:id="274" w:author="Peter Mihaylov" w:date="2019-03-14T10:31:00Z">
        <w:r w:rsidR="006236F8">
          <w:fldChar w:fldCharType="begin"/>
        </w:r>
        <w:r w:rsidR="006236F8">
          <w:instrText xml:space="preserve"> STYLEREF 2 \s </w:instrText>
        </w:r>
      </w:ins>
      <w:r w:rsidR="006236F8">
        <w:fldChar w:fldCharType="separate"/>
      </w:r>
      <w:r w:rsidR="006236F8">
        <w:rPr>
          <w:noProof/>
        </w:rPr>
        <w:t>3.3.5</w:t>
      </w:r>
      <w:ins w:id="275"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276" w:author="Peter Mihaylov" w:date="2019-03-14T10:31:00Z">
        <w:r w:rsidR="006236F8">
          <w:rPr>
            <w:noProof/>
          </w:rPr>
          <w:t>1</w:t>
        </w:r>
        <w:r w:rsidR="006236F8">
          <w:fldChar w:fldCharType="end"/>
        </w:r>
      </w:ins>
      <w:del w:id="277"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3.3.5</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1</w:delText>
        </w:r>
        <w:r w:rsidR="006F7A0D" w:rsidDel="006236F8">
          <w:fldChar w:fldCharType="end"/>
        </w:r>
      </w:del>
    </w:p>
    <w:p w:rsidR="00451357" w:rsidRDefault="00451357" w:rsidP="00451357">
      <w:pPr>
        <w:jc w:val="both"/>
        <w:rPr>
          <w:rFonts w:ascii="Times New Roman" w:hAnsi="Times New Roman"/>
          <w:sz w:val="28"/>
          <w:lang w:val="bg-BG"/>
        </w:rPr>
      </w:pPr>
    </w:p>
    <w:p w:rsidR="00F72338" w:rsidRDefault="00991F13" w:rsidP="000A0792">
      <w:pPr>
        <w:pStyle w:val="Heading2"/>
        <w:numPr>
          <w:ilvl w:val="1"/>
          <w:numId w:val="12"/>
        </w:numPr>
        <w:jc w:val="both"/>
        <w:rPr>
          <w:b/>
          <w:i w:val="0"/>
        </w:rPr>
      </w:pPr>
      <w:bookmarkStart w:id="278" w:name="_Toc3452632"/>
      <w:r w:rsidRPr="00451357">
        <w:rPr>
          <w:b/>
          <w:i w:val="0"/>
        </w:rPr>
        <w:t>Релациите</w:t>
      </w:r>
      <w:bookmarkEnd w:id="278"/>
    </w:p>
    <w:p w:rsidR="00451357" w:rsidRPr="00451357" w:rsidRDefault="00451357" w:rsidP="00451357">
      <w:pPr>
        <w:rPr>
          <w:rFonts w:asciiTheme="minorHAnsi" w:hAnsiTheme="minorHAnsi"/>
          <w:lang w:val="bg-BG"/>
        </w:rPr>
      </w:pPr>
    </w:p>
    <w:p w:rsidR="00991F13" w:rsidRDefault="00991F13" w:rsidP="00451357">
      <w:pPr>
        <w:spacing w:line="360" w:lineRule="auto"/>
        <w:ind w:left="360"/>
        <w:jc w:val="both"/>
        <w:rPr>
          <w:rFonts w:ascii="Times New Roman" w:hAnsi="Times New Roman"/>
          <w:sz w:val="28"/>
        </w:rPr>
      </w:pPr>
      <w:r w:rsidRPr="00991F13">
        <w:rPr>
          <w:rFonts w:ascii="Times New Roman" w:hAnsi="Times New Roman"/>
          <w:sz w:val="28"/>
          <w:lang w:val="bg-BG"/>
        </w:rPr>
        <w:t xml:space="preserve">Реализацията на релационните връзки между моделите в контекста на </w:t>
      </w:r>
      <w:r w:rsidRPr="00991F13">
        <w:rPr>
          <w:rFonts w:ascii="Times New Roman" w:hAnsi="Times New Roman"/>
          <w:sz w:val="28"/>
        </w:rPr>
        <w:t>Spring се случва посредством анотациите:</w:t>
      </w:r>
    </w:p>
    <w:p w:rsidR="00991F13" w:rsidRDefault="00991F13" w:rsidP="00451357">
      <w:pPr>
        <w:ind w:left="360"/>
        <w:jc w:val="both"/>
        <w:rPr>
          <w:rFonts w:ascii="Times New Roman" w:hAnsi="Times New Roman"/>
          <w:sz w:val="28"/>
        </w:rPr>
      </w:pPr>
    </w:p>
    <w:p w:rsidR="00991F13" w:rsidRDefault="00991F13" w:rsidP="000A0792">
      <w:pPr>
        <w:pStyle w:val="ListParagraph"/>
        <w:numPr>
          <w:ilvl w:val="0"/>
          <w:numId w:val="6"/>
        </w:numPr>
        <w:jc w:val="both"/>
        <w:rPr>
          <w:rFonts w:ascii="Times New Roman" w:hAnsi="Times New Roman"/>
          <w:sz w:val="28"/>
        </w:rPr>
      </w:pPr>
      <w:r w:rsidRPr="00991F13">
        <w:rPr>
          <w:rFonts w:ascii="Times New Roman" w:hAnsi="Times New Roman"/>
          <w:sz w:val="28"/>
        </w:rPr>
        <w:t>@</w:t>
      </w:r>
      <w:r w:rsidRPr="00451357">
        <w:rPr>
          <w:rFonts w:ascii="Times New Roman" w:hAnsi="Times New Roman"/>
          <w:i/>
          <w:sz w:val="28"/>
        </w:rPr>
        <w:t>OneToMany</w:t>
      </w:r>
      <w:r w:rsidRPr="00991F13">
        <w:rPr>
          <w:rFonts w:ascii="Times New Roman" w:hAnsi="Times New Roman"/>
          <w:sz w:val="28"/>
        </w:rPr>
        <w:t xml:space="preserve"> </w:t>
      </w:r>
      <w:r w:rsidRPr="00991F13">
        <w:rPr>
          <w:rFonts w:ascii="Times New Roman" w:hAnsi="Times New Roman" w:hint="eastAsia"/>
          <w:sz w:val="28"/>
        </w:rPr>
        <w:t>или</w:t>
      </w:r>
      <w:r w:rsidRPr="00991F13">
        <w:rPr>
          <w:rFonts w:ascii="Times New Roman" w:hAnsi="Times New Roman"/>
          <w:sz w:val="28"/>
        </w:rPr>
        <w:t xml:space="preserve"> @</w:t>
      </w:r>
      <w:r w:rsidRPr="00451357">
        <w:rPr>
          <w:rFonts w:ascii="Times New Roman" w:hAnsi="Times New Roman"/>
          <w:i/>
          <w:sz w:val="28"/>
        </w:rPr>
        <w:t>ManyToOne</w:t>
      </w:r>
      <w:r w:rsidRPr="00991F13">
        <w:rPr>
          <w:rFonts w:ascii="Times New Roman" w:hAnsi="Times New Roman"/>
          <w:sz w:val="28"/>
          <w:lang w:val="bg-BG"/>
        </w:rPr>
        <w:t xml:space="preserve"> -</w:t>
      </w:r>
      <w:r w:rsidRPr="00991F13">
        <w:rPr>
          <w:rFonts w:ascii="Times New Roman" w:hAnsi="Times New Roman"/>
          <w:sz w:val="28"/>
        </w:rPr>
        <w:t xml:space="preserve"> </w:t>
      </w:r>
      <w:r w:rsidRPr="00991F13">
        <w:rPr>
          <w:rFonts w:ascii="Times New Roman" w:hAnsi="Times New Roman" w:hint="eastAsia"/>
          <w:sz w:val="28"/>
        </w:rPr>
        <w:t>дефинират</w:t>
      </w:r>
      <w:r w:rsidRPr="00991F13">
        <w:rPr>
          <w:rFonts w:ascii="Times New Roman" w:hAnsi="Times New Roman"/>
          <w:sz w:val="28"/>
        </w:rPr>
        <w:t xml:space="preserve"> </w:t>
      </w:r>
      <w:r w:rsidRPr="00991F13">
        <w:rPr>
          <w:rFonts w:ascii="Times New Roman" w:hAnsi="Times New Roman" w:hint="eastAsia"/>
          <w:sz w:val="28"/>
        </w:rPr>
        <w:t>едно</w:t>
      </w:r>
      <w:r w:rsidRPr="00991F13">
        <w:rPr>
          <w:rFonts w:ascii="Times New Roman" w:hAnsi="Times New Roman"/>
          <w:sz w:val="28"/>
        </w:rPr>
        <w:t>-</w:t>
      </w:r>
      <w:r w:rsidRPr="00991F13">
        <w:rPr>
          <w:rFonts w:ascii="Times New Roman" w:hAnsi="Times New Roman" w:hint="eastAsia"/>
          <w:sz w:val="28"/>
        </w:rPr>
        <w:t>към</w:t>
      </w:r>
      <w:r w:rsidRPr="00991F13">
        <w:rPr>
          <w:rFonts w:ascii="Times New Roman" w:hAnsi="Times New Roman"/>
          <w:sz w:val="28"/>
        </w:rPr>
        <w:t>-</w:t>
      </w:r>
      <w:r w:rsidRPr="00991F13">
        <w:rPr>
          <w:rFonts w:ascii="Times New Roman" w:hAnsi="Times New Roman" w:hint="eastAsia"/>
          <w:sz w:val="28"/>
        </w:rPr>
        <w:t>много</w:t>
      </w:r>
      <w:r w:rsidRPr="00991F13">
        <w:rPr>
          <w:rFonts w:ascii="Times New Roman" w:hAnsi="Times New Roman"/>
          <w:sz w:val="28"/>
        </w:rPr>
        <w:t xml:space="preserve"> </w:t>
      </w:r>
      <w:r w:rsidRPr="00991F13">
        <w:rPr>
          <w:rFonts w:ascii="Times New Roman" w:hAnsi="Times New Roman" w:hint="eastAsia"/>
          <w:sz w:val="28"/>
        </w:rPr>
        <w:t>или</w:t>
      </w:r>
      <w:r w:rsidRPr="00991F13">
        <w:rPr>
          <w:rFonts w:ascii="Times New Roman" w:hAnsi="Times New Roman"/>
          <w:sz w:val="28"/>
        </w:rPr>
        <w:t xml:space="preserve"> </w:t>
      </w:r>
      <w:r w:rsidRPr="00991F13">
        <w:rPr>
          <w:rFonts w:ascii="Times New Roman" w:hAnsi="Times New Roman" w:hint="eastAsia"/>
          <w:sz w:val="28"/>
        </w:rPr>
        <w:t>много</w:t>
      </w:r>
      <w:r w:rsidRPr="00991F13">
        <w:rPr>
          <w:rFonts w:ascii="Times New Roman" w:hAnsi="Times New Roman"/>
          <w:sz w:val="28"/>
        </w:rPr>
        <w:t xml:space="preserve"> </w:t>
      </w:r>
      <w:r w:rsidRPr="00991F13">
        <w:rPr>
          <w:rFonts w:ascii="Times New Roman" w:hAnsi="Times New Roman" w:hint="eastAsia"/>
          <w:sz w:val="28"/>
        </w:rPr>
        <w:t>към</w:t>
      </w:r>
      <w:r w:rsidRPr="00991F13">
        <w:rPr>
          <w:rFonts w:ascii="Times New Roman" w:hAnsi="Times New Roman"/>
          <w:sz w:val="28"/>
        </w:rPr>
        <w:t xml:space="preserve"> </w:t>
      </w:r>
      <w:r w:rsidRPr="00991F13">
        <w:rPr>
          <w:rFonts w:ascii="Times New Roman" w:hAnsi="Times New Roman" w:hint="eastAsia"/>
          <w:sz w:val="28"/>
        </w:rPr>
        <w:t>едно</w:t>
      </w:r>
      <w:r w:rsidRPr="00991F13">
        <w:rPr>
          <w:rFonts w:ascii="Times New Roman" w:hAnsi="Times New Roman"/>
          <w:sz w:val="28"/>
        </w:rPr>
        <w:t xml:space="preserve"> </w:t>
      </w:r>
      <w:r w:rsidRPr="00991F13">
        <w:rPr>
          <w:rFonts w:ascii="Times New Roman" w:hAnsi="Times New Roman" w:hint="eastAsia"/>
          <w:sz w:val="28"/>
        </w:rPr>
        <w:t>взаимоотношение</w:t>
      </w:r>
      <w:r w:rsidRPr="00991F13">
        <w:rPr>
          <w:rFonts w:ascii="Times New Roman" w:hAnsi="Times New Roman"/>
          <w:sz w:val="28"/>
        </w:rPr>
        <w:t xml:space="preserve"> </w:t>
      </w:r>
      <w:r w:rsidRPr="00991F13">
        <w:rPr>
          <w:rFonts w:ascii="Times New Roman" w:hAnsi="Times New Roman" w:hint="eastAsia"/>
          <w:sz w:val="28"/>
        </w:rPr>
        <w:t>между</w:t>
      </w:r>
      <w:r w:rsidRPr="00991F13">
        <w:rPr>
          <w:rFonts w:ascii="Times New Roman" w:hAnsi="Times New Roman"/>
          <w:sz w:val="28"/>
        </w:rPr>
        <w:t xml:space="preserve"> 2 </w:t>
      </w:r>
      <w:r w:rsidRPr="00991F13">
        <w:rPr>
          <w:rFonts w:ascii="Times New Roman" w:hAnsi="Times New Roman" w:hint="eastAsia"/>
          <w:sz w:val="28"/>
        </w:rPr>
        <w:t>единици</w:t>
      </w:r>
      <w:r w:rsidRPr="00991F13">
        <w:rPr>
          <w:rFonts w:ascii="Times New Roman" w:hAnsi="Times New Roman"/>
          <w:sz w:val="28"/>
        </w:rPr>
        <w:t>.</w:t>
      </w:r>
    </w:p>
    <w:p w:rsidR="00991F13" w:rsidRDefault="00991F13" w:rsidP="00451357">
      <w:pPr>
        <w:pStyle w:val="ListParagraph"/>
        <w:jc w:val="both"/>
        <w:rPr>
          <w:rFonts w:ascii="Times New Roman" w:hAnsi="Times New Roman"/>
          <w:sz w:val="28"/>
        </w:rPr>
      </w:pPr>
    </w:p>
    <w:p w:rsidR="00991F13" w:rsidRPr="00991F13" w:rsidRDefault="00991F13" w:rsidP="000A0792">
      <w:pPr>
        <w:pStyle w:val="ListParagraph"/>
        <w:numPr>
          <w:ilvl w:val="0"/>
          <w:numId w:val="6"/>
        </w:numPr>
        <w:jc w:val="both"/>
        <w:rPr>
          <w:rFonts w:ascii="Times New Roman" w:hAnsi="Times New Roman"/>
          <w:sz w:val="28"/>
        </w:rPr>
      </w:pPr>
      <w:r>
        <w:rPr>
          <w:rFonts w:ascii="Times New Roman" w:hAnsi="Times New Roman"/>
          <w:sz w:val="28"/>
        </w:rPr>
        <w:t>@</w:t>
      </w:r>
      <w:r w:rsidRPr="00451357">
        <w:rPr>
          <w:rFonts w:ascii="Times New Roman" w:hAnsi="Times New Roman"/>
          <w:i/>
          <w:sz w:val="28"/>
        </w:rPr>
        <w:t>ManyToMany</w:t>
      </w:r>
      <w:r w:rsidRPr="00991F13">
        <w:rPr>
          <w:rFonts w:ascii="Times New Roman" w:hAnsi="Times New Roman"/>
          <w:sz w:val="28"/>
        </w:rPr>
        <w:t xml:space="preserve"> </w:t>
      </w:r>
      <w:r>
        <w:rPr>
          <w:rFonts w:ascii="Times New Roman" w:hAnsi="Times New Roman"/>
          <w:sz w:val="28"/>
          <w:lang w:val="bg-BG"/>
        </w:rPr>
        <w:t>–</w:t>
      </w:r>
      <w:r w:rsidRPr="00991F13">
        <w:rPr>
          <w:rFonts w:ascii="Times New Roman" w:hAnsi="Times New Roman"/>
          <w:sz w:val="28"/>
        </w:rPr>
        <w:t xml:space="preserve"> </w:t>
      </w:r>
      <w:r>
        <w:rPr>
          <w:rFonts w:ascii="Times New Roman" w:hAnsi="Times New Roman" w:hint="eastAsia"/>
          <w:sz w:val="28"/>
        </w:rPr>
        <w:t>дефинира</w:t>
      </w:r>
      <w:r>
        <w:rPr>
          <w:rFonts w:ascii="Times New Roman" w:hAnsi="Times New Roman"/>
          <w:sz w:val="28"/>
          <w:lang w:val="bg-BG"/>
        </w:rPr>
        <w:t xml:space="preserve"> </w:t>
      </w:r>
      <w:r w:rsidRPr="00991F13">
        <w:rPr>
          <w:rFonts w:ascii="Times New Roman" w:hAnsi="Times New Roman" w:hint="eastAsia"/>
          <w:sz w:val="28"/>
        </w:rPr>
        <w:t>взаимоотношение</w:t>
      </w:r>
      <w:r>
        <w:rPr>
          <w:rFonts w:ascii="Times New Roman" w:hAnsi="Times New Roman"/>
          <w:sz w:val="28"/>
          <w:lang w:val="bg-BG"/>
        </w:rPr>
        <w:t xml:space="preserve"> </w:t>
      </w:r>
      <w:r>
        <w:rPr>
          <w:rFonts w:ascii="Times New Roman" w:hAnsi="Times New Roman"/>
          <w:sz w:val="28"/>
        </w:rPr>
        <w:t>м</w:t>
      </w:r>
      <w:r>
        <w:rPr>
          <w:rFonts w:ascii="Times New Roman" w:hAnsi="Times New Roman"/>
          <w:sz w:val="28"/>
          <w:lang w:val="bg-BG"/>
        </w:rPr>
        <w:t>ного</w:t>
      </w:r>
      <w:r w:rsidRPr="00991F13">
        <w:rPr>
          <w:rFonts w:ascii="Times New Roman" w:hAnsi="Times New Roman"/>
          <w:sz w:val="28"/>
        </w:rPr>
        <w:t>-</w:t>
      </w:r>
      <w:r w:rsidRPr="00991F13">
        <w:rPr>
          <w:rFonts w:ascii="Times New Roman" w:hAnsi="Times New Roman" w:hint="eastAsia"/>
          <w:sz w:val="28"/>
        </w:rPr>
        <w:t>към</w:t>
      </w:r>
      <w:r w:rsidRPr="00991F13">
        <w:rPr>
          <w:rFonts w:ascii="Times New Roman" w:hAnsi="Times New Roman"/>
          <w:sz w:val="28"/>
        </w:rPr>
        <w:t>-</w:t>
      </w:r>
      <w:r w:rsidRPr="00991F13">
        <w:rPr>
          <w:rFonts w:ascii="Times New Roman" w:hAnsi="Times New Roman" w:hint="eastAsia"/>
          <w:sz w:val="28"/>
        </w:rPr>
        <w:t>много</w:t>
      </w:r>
      <w:r>
        <w:rPr>
          <w:rFonts w:ascii="Times New Roman" w:hAnsi="Times New Roman"/>
          <w:sz w:val="28"/>
          <w:lang w:val="bg-BG"/>
        </w:rPr>
        <w:t>.</w:t>
      </w:r>
    </w:p>
    <w:p w:rsidR="00991F13" w:rsidRDefault="00991F13" w:rsidP="00451357">
      <w:pPr>
        <w:jc w:val="both"/>
        <w:rPr>
          <w:rFonts w:ascii="Times New Roman" w:hAnsi="Times New Roman"/>
          <w:sz w:val="28"/>
        </w:rPr>
      </w:pPr>
    </w:p>
    <w:p w:rsidR="00991F13" w:rsidRPr="00991F13" w:rsidRDefault="00991F13" w:rsidP="000A0792">
      <w:pPr>
        <w:pStyle w:val="ListParagraph"/>
        <w:numPr>
          <w:ilvl w:val="0"/>
          <w:numId w:val="6"/>
        </w:numPr>
        <w:jc w:val="both"/>
        <w:rPr>
          <w:rFonts w:ascii="Times New Roman" w:hAnsi="Times New Roman"/>
          <w:sz w:val="28"/>
        </w:rPr>
      </w:pPr>
      <w:r w:rsidRPr="00991F13">
        <w:rPr>
          <w:rFonts w:ascii="Times New Roman" w:hAnsi="Times New Roman"/>
          <w:sz w:val="28"/>
        </w:rPr>
        <w:lastRenderedPageBreak/>
        <w:t>@</w:t>
      </w:r>
      <w:r w:rsidRPr="00451357">
        <w:rPr>
          <w:rFonts w:ascii="Times New Roman" w:hAnsi="Times New Roman"/>
          <w:i/>
          <w:sz w:val="28"/>
        </w:rPr>
        <w:t>JoinColumn</w:t>
      </w:r>
      <w:r w:rsidRPr="00991F13">
        <w:rPr>
          <w:rFonts w:ascii="Times New Roman" w:hAnsi="Times New Roman"/>
          <w:sz w:val="28"/>
        </w:rPr>
        <w:t xml:space="preserve"> </w:t>
      </w:r>
      <w:r w:rsidRPr="00991F13">
        <w:rPr>
          <w:rFonts w:ascii="Times New Roman" w:hAnsi="Times New Roman" w:hint="eastAsia"/>
          <w:sz w:val="28"/>
        </w:rPr>
        <w:t>показва</w:t>
      </w:r>
      <w:r w:rsidRPr="00991F13">
        <w:rPr>
          <w:rFonts w:ascii="Times New Roman" w:hAnsi="Times New Roman"/>
          <w:sz w:val="28"/>
        </w:rPr>
        <w:t xml:space="preserve">, </w:t>
      </w:r>
      <w:r w:rsidRPr="00991F13">
        <w:rPr>
          <w:rFonts w:ascii="Times New Roman" w:hAnsi="Times New Roman" w:hint="eastAsia"/>
          <w:sz w:val="28"/>
        </w:rPr>
        <w:t>че</w:t>
      </w:r>
      <w:r w:rsidRPr="00991F13">
        <w:rPr>
          <w:rFonts w:ascii="Times New Roman" w:hAnsi="Times New Roman"/>
          <w:sz w:val="28"/>
        </w:rPr>
        <w:t xml:space="preserve"> </w:t>
      </w:r>
      <w:r w:rsidRPr="00991F13">
        <w:rPr>
          <w:rFonts w:ascii="Times New Roman" w:hAnsi="Times New Roman" w:hint="eastAsia"/>
          <w:sz w:val="28"/>
        </w:rPr>
        <w:t>обектът</w:t>
      </w:r>
      <w:r w:rsidRPr="00991F13">
        <w:rPr>
          <w:rFonts w:ascii="Times New Roman" w:hAnsi="Times New Roman"/>
          <w:sz w:val="28"/>
        </w:rPr>
        <w:t xml:space="preserve"> </w:t>
      </w:r>
      <w:r w:rsidRPr="00991F13">
        <w:rPr>
          <w:rFonts w:ascii="Times New Roman" w:hAnsi="Times New Roman" w:hint="eastAsia"/>
          <w:sz w:val="28"/>
        </w:rPr>
        <w:t>е</w:t>
      </w:r>
      <w:r w:rsidRPr="00991F13">
        <w:rPr>
          <w:rFonts w:ascii="Times New Roman" w:hAnsi="Times New Roman"/>
          <w:sz w:val="28"/>
        </w:rPr>
        <w:t xml:space="preserve"> </w:t>
      </w:r>
      <w:r w:rsidRPr="00991F13">
        <w:rPr>
          <w:rFonts w:ascii="Times New Roman" w:hAnsi="Times New Roman" w:hint="eastAsia"/>
          <w:sz w:val="28"/>
        </w:rPr>
        <w:t>собственик</w:t>
      </w:r>
      <w:r w:rsidRPr="00991F13">
        <w:rPr>
          <w:rFonts w:ascii="Times New Roman" w:hAnsi="Times New Roman"/>
          <w:sz w:val="28"/>
        </w:rPr>
        <w:t xml:space="preserve"> </w:t>
      </w:r>
      <w:r w:rsidRPr="00991F13">
        <w:rPr>
          <w:rFonts w:ascii="Times New Roman" w:hAnsi="Times New Roman" w:hint="eastAsia"/>
          <w:sz w:val="28"/>
        </w:rPr>
        <w:t>на</w:t>
      </w:r>
      <w:r w:rsidRPr="00991F13">
        <w:rPr>
          <w:rFonts w:ascii="Times New Roman" w:hAnsi="Times New Roman"/>
          <w:sz w:val="28"/>
        </w:rPr>
        <w:t xml:space="preserve"> </w:t>
      </w:r>
      <w:r w:rsidRPr="00991F13">
        <w:rPr>
          <w:rFonts w:ascii="Times New Roman" w:hAnsi="Times New Roman" w:hint="eastAsia"/>
          <w:sz w:val="28"/>
        </w:rPr>
        <w:t>връзката</w:t>
      </w:r>
      <w:r w:rsidRPr="00991F13">
        <w:rPr>
          <w:rFonts w:ascii="Times New Roman" w:hAnsi="Times New Roman"/>
          <w:sz w:val="28"/>
        </w:rPr>
        <w:t xml:space="preserve">, </w:t>
      </w:r>
      <w:r w:rsidRPr="00991F13">
        <w:rPr>
          <w:rFonts w:ascii="Times New Roman" w:hAnsi="Times New Roman" w:hint="eastAsia"/>
          <w:sz w:val="28"/>
        </w:rPr>
        <w:t>а</w:t>
      </w:r>
      <w:r w:rsidRPr="00991F13">
        <w:rPr>
          <w:rFonts w:ascii="Times New Roman" w:hAnsi="Times New Roman"/>
          <w:sz w:val="28"/>
        </w:rPr>
        <w:t xml:space="preserve"> </w:t>
      </w:r>
      <w:r w:rsidRPr="00991F13">
        <w:rPr>
          <w:rFonts w:ascii="Times New Roman" w:hAnsi="Times New Roman" w:hint="eastAsia"/>
          <w:sz w:val="28"/>
        </w:rPr>
        <w:t>съответната</w:t>
      </w:r>
      <w:r w:rsidRPr="00991F13">
        <w:rPr>
          <w:rFonts w:ascii="Times New Roman" w:hAnsi="Times New Roman"/>
          <w:sz w:val="28"/>
        </w:rPr>
        <w:t xml:space="preserve"> </w:t>
      </w:r>
      <w:r w:rsidRPr="00991F13">
        <w:rPr>
          <w:rFonts w:ascii="Times New Roman" w:hAnsi="Times New Roman" w:hint="eastAsia"/>
          <w:sz w:val="28"/>
        </w:rPr>
        <w:t>таблица</w:t>
      </w:r>
      <w:r w:rsidRPr="00991F13">
        <w:rPr>
          <w:rFonts w:ascii="Times New Roman" w:hAnsi="Times New Roman"/>
          <w:sz w:val="28"/>
        </w:rPr>
        <w:t xml:space="preserve"> </w:t>
      </w:r>
      <w:r w:rsidRPr="00991F13">
        <w:rPr>
          <w:rFonts w:ascii="Times New Roman" w:hAnsi="Times New Roman" w:hint="eastAsia"/>
          <w:sz w:val="28"/>
        </w:rPr>
        <w:t>има</w:t>
      </w:r>
      <w:r w:rsidRPr="00991F13">
        <w:rPr>
          <w:rFonts w:ascii="Times New Roman" w:hAnsi="Times New Roman"/>
          <w:sz w:val="28"/>
        </w:rPr>
        <w:t xml:space="preserve"> </w:t>
      </w:r>
      <w:r w:rsidRPr="00991F13">
        <w:rPr>
          <w:rFonts w:ascii="Times New Roman" w:hAnsi="Times New Roman" w:hint="eastAsia"/>
          <w:sz w:val="28"/>
        </w:rPr>
        <w:t>колона</w:t>
      </w:r>
      <w:r w:rsidRPr="00991F13">
        <w:rPr>
          <w:rFonts w:ascii="Times New Roman" w:hAnsi="Times New Roman"/>
          <w:sz w:val="28"/>
        </w:rPr>
        <w:t xml:space="preserve"> </w:t>
      </w:r>
      <w:r w:rsidRPr="00991F13">
        <w:rPr>
          <w:rFonts w:ascii="Times New Roman" w:hAnsi="Times New Roman" w:hint="eastAsia"/>
          <w:sz w:val="28"/>
        </w:rPr>
        <w:t>с</w:t>
      </w:r>
      <w:r w:rsidRPr="00991F13">
        <w:rPr>
          <w:rFonts w:ascii="Times New Roman" w:hAnsi="Times New Roman"/>
          <w:sz w:val="28"/>
        </w:rPr>
        <w:t xml:space="preserve"> </w:t>
      </w:r>
      <w:r w:rsidRPr="00991F13">
        <w:rPr>
          <w:rFonts w:ascii="Times New Roman" w:hAnsi="Times New Roman" w:hint="eastAsia"/>
          <w:sz w:val="28"/>
        </w:rPr>
        <w:t>външен</w:t>
      </w:r>
      <w:r w:rsidRPr="00991F13">
        <w:rPr>
          <w:rFonts w:ascii="Times New Roman" w:hAnsi="Times New Roman"/>
          <w:sz w:val="28"/>
        </w:rPr>
        <w:t xml:space="preserve"> </w:t>
      </w:r>
      <w:r w:rsidRPr="00991F13">
        <w:rPr>
          <w:rFonts w:ascii="Times New Roman" w:hAnsi="Times New Roman" w:hint="eastAsia"/>
          <w:sz w:val="28"/>
        </w:rPr>
        <w:t>ключ</w:t>
      </w:r>
      <w:r w:rsidRPr="00991F13">
        <w:rPr>
          <w:rFonts w:ascii="Times New Roman" w:hAnsi="Times New Roman"/>
          <w:sz w:val="28"/>
        </w:rPr>
        <w:t xml:space="preserve"> </w:t>
      </w:r>
      <w:r w:rsidRPr="00991F13">
        <w:rPr>
          <w:rFonts w:ascii="Times New Roman" w:hAnsi="Times New Roman" w:hint="eastAsia"/>
          <w:sz w:val="28"/>
        </w:rPr>
        <w:t>към</w:t>
      </w:r>
      <w:r w:rsidRPr="00991F13">
        <w:rPr>
          <w:rFonts w:ascii="Times New Roman" w:hAnsi="Times New Roman"/>
          <w:sz w:val="28"/>
        </w:rPr>
        <w:t xml:space="preserve"> </w:t>
      </w:r>
      <w:r w:rsidRPr="00991F13">
        <w:rPr>
          <w:rFonts w:ascii="Times New Roman" w:hAnsi="Times New Roman" w:hint="eastAsia"/>
          <w:sz w:val="28"/>
        </w:rPr>
        <w:t>друга</w:t>
      </w:r>
      <w:r w:rsidRPr="00991F13">
        <w:rPr>
          <w:rFonts w:ascii="Times New Roman" w:hAnsi="Times New Roman"/>
          <w:sz w:val="28"/>
        </w:rPr>
        <w:t xml:space="preserve"> </w:t>
      </w:r>
      <w:r w:rsidRPr="00991F13">
        <w:rPr>
          <w:rFonts w:ascii="Times New Roman" w:hAnsi="Times New Roman" w:hint="eastAsia"/>
          <w:sz w:val="28"/>
        </w:rPr>
        <w:t>таблица</w:t>
      </w:r>
      <w:r w:rsidRPr="00991F13">
        <w:rPr>
          <w:rFonts w:ascii="Times New Roman" w:hAnsi="Times New Roman"/>
          <w:sz w:val="28"/>
        </w:rPr>
        <w:t>.</w:t>
      </w:r>
    </w:p>
    <w:p w:rsidR="00991F13" w:rsidRDefault="00991F13" w:rsidP="00451357">
      <w:pPr>
        <w:ind w:firstLine="360"/>
        <w:jc w:val="both"/>
        <w:rPr>
          <w:rFonts w:ascii="Times New Roman" w:hAnsi="Times New Roman"/>
          <w:sz w:val="28"/>
        </w:rPr>
      </w:pPr>
    </w:p>
    <w:p w:rsidR="0020559F" w:rsidRPr="001D37B0" w:rsidRDefault="00991F13" w:rsidP="000A0792">
      <w:pPr>
        <w:pStyle w:val="ListParagraph"/>
        <w:numPr>
          <w:ilvl w:val="0"/>
          <w:numId w:val="6"/>
        </w:numPr>
        <w:jc w:val="both"/>
        <w:rPr>
          <w:rFonts w:ascii="Times New Roman" w:hAnsi="Times New Roman"/>
          <w:sz w:val="28"/>
        </w:rPr>
      </w:pPr>
      <w:proofErr w:type="gramStart"/>
      <w:r w:rsidRPr="00451357">
        <w:rPr>
          <w:rFonts w:ascii="Times New Roman" w:hAnsi="Times New Roman"/>
          <w:i/>
          <w:sz w:val="28"/>
        </w:rPr>
        <w:t>mappedBy</w:t>
      </w:r>
      <w:proofErr w:type="gramEnd"/>
      <w:r w:rsidRPr="00991F13">
        <w:rPr>
          <w:rFonts w:ascii="Times New Roman" w:hAnsi="Times New Roman"/>
          <w:sz w:val="28"/>
        </w:rPr>
        <w:t xml:space="preserve"> </w:t>
      </w:r>
      <w:r w:rsidRPr="00991F13">
        <w:rPr>
          <w:rFonts w:ascii="Times New Roman" w:hAnsi="Times New Roman" w:hint="eastAsia"/>
          <w:sz w:val="28"/>
        </w:rPr>
        <w:t>показва</w:t>
      </w:r>
      <w:r w:rsidRPr="00991F13">
        <w:rPr>
          <w:rFonts w:ascii="Times New Roman" w:hAnsi="Times New Roman"/>
          <w:sz w:val="28"/>
        </w:rPr>
        <w:t xml:space="preserve">, </w:t>
      </w:r>
      <w:r w:rsidRPr="00991F13">
        <w:rPr>
          <w:rFonts w:ascii="Times New Roman" w:hAnsi="Times New Roman" w:hint="eastAsia"/>
          <w:sz w:val="28"/>
        </w:rPr>
        <w:t>че</w:t>
      </w:r>
      <w:r w:rsidRPr="00991F13">
        <w:rPr>
          <w:rFonts w:ascii="Times New Roman" w:hAnsi="Times New Roman"/>
          <w:sz w:val="28"/>
        </w:rPr>
        <w:t xml:space="preserve"> </w:t>
      </w:r>
      <w:r w:rsidRPr="00991F13">
        <w:rPr>
          <w:rFonts w:ascii="Times New Roman" w:hAnsi="Times New Roman" w:hint="eastAsia"/>
          <w:sz w:val="28"/>
        </w:rPr>
        <w:t>обектът</w:t>
      </w:r>
      <w:r w:rsidRPr="00991F13">
        <w:rPr>
          <w:rFonts w:ascii="Times New Roman" w:hAnsi="Times New Roman"/>
          <w:sz w:val="28"/>
        </w:rPr>
        <w:t xml:space="preserve"> </w:t>
      </w:r>
      <w:r w:rsidRPr="00991F13">
        <w:rPr>
          <w:rFonts w:ascii="Times New Roman" w:hAnsi="Times New Roman" w:hint="eastAsia"/>
          <w:sz w:val="28"/>
        </w:rPr>
        <w:t>е</w:t>
      </w:r>
      <w:r w:rsidRPr="00991F13">
        <w:rPr>
          <w:rFonts w:ascii="Times New Roman" w:hAnsi="Times New Roman"/>
          <w:sz w:val="28"/>
          <w:lang w:val="bg-BG"/>
        </w:rPr>
        <w:t xml:space="preserve"> част от връзка</w:t>
      </w:r>
      <w:r w:rsidRPr="00991F13">
        <w:rPr>
          <w:rFonts w:ascii="Times New Roman" w:hAnsi="Times New Roman"/>
          <w:sz w:val="28"/>
        </w:rPr>
        <w:t>.</w:t>
      </w:r>
    </w:p>
    <w:p w:rsidR="00451357" w:rsidRDefault="00451357" w:rsidP="00451357">
      <w:pPr>
        <w:rPr>
          <w:rFonts w:ascii="Times New Roman" w:hAnsi="Times New Roman"/>
          <w:sz w:val="28"/>
          <w:lang w:val="bg-BG"/>
        </w:rPr>
      </w:pPr>
    </w:p>
    <w:p w:rsidR="00C638D9" w:rsidRDefault="00C638D9" w:rsidP="000A0792">
      <w:pPr>
        <w:pStyle w:val="Heading2"/>
        <w:numPr>
          <w:ilvl w:val="1"/>
          <w:numId w:val="12"/>
        </w:numPr>
        <w:rPr>
          <w:b/>
          <w:i w:val="0"/>
        </w:rPr>
      </w:pPr>
      <w:bookmarkStart w:id="279" w:name="_Toc3452633"/>
      <w:r w:rsidRPr="00C638D9">
        <w:rPr>
          <w:b/>
          <w:i w:val="0"/>
        </w:rPr>
        <w:t>Репозитори</w:t>
      </w:r>
      <w:bookmarkEnd w:id="279"/>
    </w:p>
    <w:p w:rsidR="00C638D9" w:rsidRPr="00C638D9" w:rsidRDefault="00C638D9" w:rsidP="00C638D9">
      <w:pPr>
        <w:rPr>
          <w:rFonts w:asciiTheme="minorHAnsi" w:hAnsiTheme="minorHAnsi"/>
          <w:lang w:val="bg-BG"/>
        </w:rPr>
      </w:pPr>
    </w:p>
    <w:p w:rsidR="00C3757B" w:rsidRDefault="000B66B9" w:rsidP="00C638D9">
      <w:pPr>
        <w:spacing w:line="360" w:lineRule="auto"/>
        <w:jc w:val="both"/>
        <w:rPr>
          <w:rFonts w:ascii="Times New Roman" w:hAnsi="Times New Roman"/>
          <w:sz w:val="28"/>
          <w:lang w:val="bg-BG"/>
        </w:rPr>
      </w:pPr>
      <w:r>
        <w:rPr>
          <w:rFonts w:ascii="Times New Roman" w:hAnsi="Times New Roman"/>
          <w:sz w:val="28"/>
          <w:lang w:val="bg-BG"/>
        </w:rPr>
        <w:t xml:space="preserve">На </w:t>
      </w:r>
      <w:r w:rsidRPr="000B66B9">
        <w:rPr>
          <w:rFonts w:ascii="Times New Roman" w:hAnsi="Times New Roman"/>
          <w:i/>
          <w:sz w:val="28"/>
          <w:lang w:val="bg-BG"/>
        </w:rPr>
        <w:t>Фигура 3.5.1</w:t>
      </w:r>
      <w:r w:rsidR="00C3757B">
        <w:rPr>
          <w:rFonts w:ascii="Times New Roman" w:hAnsi="Times New Roman"/>
          <w:sz w:val="28"/>
          <w:lang w:val="bg-BG"/>
        </w:rPr>
        <w:t xml:space="preserve"> е изпобразено</w:t>
      </w:r>
      <w:r w:rsidR="00C3757B">
        <w:rPr>
          <w:rFonts w:ascii="Times New Roman" w:hAnsi="Times New Roman"/>
          <w:sz w:val="28"/>
        </w:rPr>
        <w:t xml:space="preserve"> Spring</w:t>
      </w:r>
      <w:r w:rsidR="00C3757B">
        <w:rPr>
          <w:rFonts w:ascii="Times New Roman" w:hAnsi="Times New Roman"/>
          <w:sz w:val="28"/>
          <w:lang w:val="bg-BG"/>
        </w:rPr>
        <w:t xml:space="preserve"> d</w:t>
      </w:r>
      <w:r w:rsidR="00C3757B">
        <w:rPr>
          <w:rFonts w:ascii="Times New Roman" w:hAnsi="Times New Roman"/>
          <w:sz w:val="28"/>
        </w:rPr>
        <w:t xml:space="preserve">ata’pattern, който предствлява интерфейса UserRepository, </w:t>
      </w:r>
      <w:r w:rsidR="00C3757B">
        <w:rPr>
          <w:rFonts w:ascii="Times New Roman" w:hAnsi="Times New Roman"/>
          <w:sz w:val="28"/>
          <w:lang w:val="bg-BG"/>
        </w:rPr>
        <w:t xml:space="preserve"> приемащ данни като Data Access Object за </w:t>
      </w:r>
      <w:r w:rsidR="00C3757B">
        <w:rPr>
          <w:rFonts w:ascii="Times New Roman" w:hAnsi="Times New Roman"/>
          <w:sz w:val="28"/>
        </w:rPr>
        <w:t xml:space="preserve">User entity </w:t>
      </w:r>
      <w:r w:rsidR="00C3757B">
        <w:rPr>
          <w:rFonts w:ascii="Times New Roman" w:hAnsi="Times New Roman"/>
          <w:sz w:val="28"/>
          <w:lang w:val="bg-BG"/>
        </w:rPr>
        <w:t>класа.</w:t>
      </w:r>
    </w:p>
    <w:p w:rsidR="00C3757B" w:rsidRDefault="00C3757B" w:rsidP="00C638D9">
      <w:pPr>
        <w:spacing w:line="360" w:lineRule="auto"/>
        <w:jc w:val="both"/>
        <w:rPr>
          <w:rFonts w:ascii="Times New Roman" w:hAnsi="Times New Roman"/>
          <w:sz w:val="28"/>
          <w:lang w:val="bg-BG"/>
        </w:rPr>
      </w:pPr>
    </w:p>
    <w:p w:rsidR="00C638D9" w:rsidRDefault="00415229" w:rsidP="00C638D9">
      <w:pPr>
        <w:keepNext/>
        <w:spacing w:line="360" w:lineRule="auto"/>
        <w:jc w:val="both"/>
      </w:pPr>
      <w:r>
        <w:rPr>
          <w:noProof/>
          <w:lang w:eastAsia="en-US"/>
        </w:rPr>
        <w:drawing>
          <wp:inline distT="0" distB="0" distL="0" distR="0" wp14:anchorId="148D0E6F" wp14:editId="27519EB1">
            <wp:extent cx="5943600" cy="1009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09650"/>
                    </a:xfrm>
                    <a:prstGeom prst="rect">
                      <a:avLst/>
                    </a:prstGeom>
                  </pic:spPr>
                </pic:pic>
              </a:graphicData>
            </a:graphic>
          </wp:inline>
        </w:drawing>
      </w:r>
    </w:p>
    <w:p w:rsidR="00C3757B" w:rsidRPr="00C3757B" w:rsidRDefault="00C638D9" w:rsidP="00C638D9">
      <w:pPr>
        <w:pStyle w:val="Caption"/>
        <w:jc w:val="both"/>
        <w:rPr>
          <w:rFonts w:ascii="Times New Roman" w:hAnsi="Times New Roman"/>
          <w:sz w:val="28"/>
        </w:rPr>
      </w:pPr>
      <w:r>
        <w:rPr>
          <w:rFonts w:hint="eastAsia"/>
        </w:rPr>
        <w:t>Фигура</w:t>
      </w:r>
      <w:r>
        <w:t xml:space="preserve"> </w:t>
      </w:r>
      <w:ins w:id="280" w:author="Peter Mihaylov" w:date="2019-03-14T10:31:00Z">
        <w:r w:rsidR="006236F8">
          <w:fldChar w:fldCharType="begin"/>
        </w:r>
        <w:r w:rsidR="006236F8">
          <w:instrText xml:space="preserve"> STYLEREF 2 \s </w:instrText>
        </w:r>
      </w:ins>
      <w:r w:rsidR="006236F8">
        <w:fldChar w:fldCharType="separate"/>
      </w:r>
      <w:r w:rsidR="006236F8">
        <w:rPr>
          <w:noProof/>
        </w:rPr>
        <w:t>3.5</w:t>
      </w:r>
      <w:ins w:id="281"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282" w:author="Peter Mihaylov" w:date="2019-03-14T10:31:00Z">
        <w:r w:rsidR="006236F8">
          <w:rPr>
            <w:noProof/>
          </w:rPr>
          <w:t>1</w:t>
        </w:r>
        <w:r w:rsidR="006236F8">
          <w:fldChar w:fldCharType="end"/>
        </w:r>
      </w:ins>
      <w:del w:id="283"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3.5</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1</w:delText>
        </w:r>
        <w:r w:rsidR="006F7A0D" w:rsidDel="006236F8">
          <w:fldChar w:fldCharType="end"/>
        </w:r>
      </w:del>
    </w:p>
    <w:p w:rsidR="001C7E9B" w:rsidRDefault="001C7E9B" w:rsidP="00C638D9">
      <w:pPr>
        <w:spacing w:line="360" w:lineRule="auto"/>
        <w:jc w:val="both"/>
        <w:rPr>
          <w:rFonts w:ascii="Times New Roman" w:hAnsi="Times New Roman"/>
          <w:sz w:val="28"/>
          <w:lang w:val="bg-BG"/>
        </w:rPr>
      </w:pPr>
    </w:p>
    <w:p w:rsidR="00F72338" w:rsidRDefault="00415229" w:rsidP="00C638D9">
      <w:pPr>
        <w:spacing w:line="360" w:lineRule="auto"/>
        <w:jc w:val="both"/>
        <w:rPr>
          <w:rFonts w:ascii="Times New Roman" w:hAnsi="Times New Roman"/>
          <w:sz w:val="28"/>
          <w:lang w:val="bg-BG"/>
        </w:rPr>
      </w:pPr>
      <w:r>
        <w:rPr>
          <w:rFonts w:ascii="Times New Roman" w:hAnsi="Times New Roman"/>
          <w:sz w:val="28"/>
          <w:lang w:val="bg-BG"/>
        </w:rPr>
        <w:t>В него има един метод, който се имплементира от сървиза като целта е да се получи разделене на слоевете.</w:t>
      </w:r>
      <w:r w:rsidR="00F72338">
        <w:rPr>
          <w:rFonts w:ascii="Times New Roman" w:hAnsi="Times New Roman"/>
          <w:sz w:val="28"/>
          <w:lang w:val="bg-BG"/>
        </w:rPr>
        <w:t xml:space="preserve"> </w:t>
      </w:r>
      <w:r w:rsidR="00F72338">
        <w:rPr>
          <w:rFonts w:ascii="Times New Roman" w:hAnsi="Times New Roman"/>
          <w:sz w:val="28"/>
        </w:rPr>
        <w:t xml:space="preserve">JpaRepository </w:t>
      </w:r>
      <w:r w:rsidR="00F72338">
        <w:rPr>
          <w:rFonts w:ascii="Times New Roman" w:hAnsi="Times New Roman"/>
          <w:sz w:val="28"/>
          <w:lang w:val="bg-BG"/>
        </w:rPr>
        <w:t xml:space="preserve">предоставя някои общи интерфейсни методи за създаване, извличане, актуализиране и изтриване на обекти и колекции от обекти. </w:t>
      </w:r>
    </w:p>
    <w:p w:rsidR="00F72338" w:rsidRDefault="00F72338" w:rsidP="00415229">
      <w:pPr>
        <w:rPr>
          <w:rFonts w:ascii="Times New Roman" w:hAnsi="Times New Roman"/>
          <w:sz w:val="28"/>
          <w:lang w:val="bg-BG"/>
        </w:rPr>
      </w:pPr>
    </w:p>
    <w:p w:rsidR="0020559F" w:rsidRDefault="0020559F" w:rsidP="00415229">
      <w:pPr>
        <w:rPr>
          <w:rFonts w:ascii="Times New Roman" w:hAnsi="Times New Roman"/>
          <w:sz w:val="28"/>
          <w:lang w:val="bg-BG"/>
        </w:rPr>
      </w:pPr>
    </w:p>
    <w:p w:rsidR="0020559F" w:rsidRDefault="0020559F" w:rsidP="00415229">
      <w:pPr>
        <w:rPr>
          <w:rFonts w:ascii="Times New Roman" w:hAnsi="Times New Roman"/>
          <w:sz w:val="28"/>
          <w:lang w:val="bg-BG"/>
        </w:rPr>
      </w:pPr>
    </w:p>
    <w:p w:rsidR="0020559F" w:rsidRDefault="0020559F" w:rsidP="00415229">
      <w:pPr>
        <w:rPr>
          <w:rFonts w:ascii="Times New Roman" w:hAnsi="Times New Roman"/>
          <w:sz w:val="28"/>
          <w:lang w:val="bg-BG"/>
        </w:rPr>
      </w:pPr>
    </w:p>
    <w:p w:rsidR="0020559F" w:rsidRDefault="0020559F" w:rsidP="00415229">
      <w:pPr>
        <w:rPr>
          <w:rFonts w:ascii="Times New Roman" w:hAnsi="Times New Roman"/>
          <w:sz w:val="28"/>
          <w:lang w:val="bg-BG"/>
        </w:rPr>
      </w:pPr>
    </w:p>
    <w:p w:rsidR="0020559F" w:rsidRDefault="0020559F" w:rsidP="00415229">
      <w:pPr>
        <w:rPr>
          <w:rFonts w:ascii="Times New Roman" w:hAnsi="Times New Roman"/>
          <w:sz w:val="28"/>
          <w:lang w:val="bg-BG"/>
        </w:rPr>
      </w:pPr>
    </w:p>
    <w:p w:rsidR="0020559F" w:rsidRDefault="0020559F" w:rsidP="00415229">
      <w:pPr>
        <w:rPr>
          <w:rFonts w:ascii="Times New Roman" w:hAnsi="Times New Roman"/>
          <w:sz w:val="28"/>
          <w:lang w:val="bg-BG"/>
        </w:rPr>
      </w:pPr>
    </w:p>
    <w:p w:rsidR="0020559F" w:rsidRDefault="0020559F" w:rsidP="00415229">
      <w:pPr>
        <w:rPr>
          <w:rFonts w:ascii="Times New Roman" w:hAnsi="Times New Roman"/>
          <w:sz w:val="28"/>
          <w:lang w:val="bg-BG"/>
        </w:rPr>
      </w:pPr>
    </w:p>
    <w:p w:rsidR="0020559F" w:rsidRDefault="0020559F" w:rsidP="00415229">
      <w:pPr>
        <w:rPr>
          <w:rFonts w:ascii="Times New Roman" w:hAnsi="Times New Roman"/>
          <w:sz w:val="28"/>
          <w:lang w:val="bg-BG"/>
        </w:rPr>
      </w:pPr>
    </w:p>
    <w:p w:rsidR="0020559F" w:rsidRDefault="0020559F" w:rsidP="00415229">
      <w:pPr>
        <w:rPr>
          <w:rFonts w:ascii="Times New Roman" w:hAnsi="Times New Roman"/>
          <w:sz w:val="28"/>
          <w:lang w:val="bg-BG"/>
        </w:rPr>
      </w:pPr>
    </w:p>
    <w:p w:rsidR="00C638D9" w:rsidRDefault="00C638D9" w:rsidP="00415229">
      <w:pPr>
        <w:rPr>
          <w:rFonts w:ascii="Times New Roman" w:hAnsi="Times New Roman"/>
          <w:sz w:val="28"/>
          <w:lang w:val="bg-BG"/>
        </w:rPr>
      </w:pPr>
    </w:p>
    <w:p w:rsidR="00F72338" w:rsidRDefault="00F72338" w:rsidP="00C638D9">
      <w:pPr>
        <w:spacing w:line="360" w:lineRule="auto"/>
        <w:jc w:val="both"/>
        <w:rPr>
          <w:rFonts w:ascii="Times New Roman" w:hAnsi="Times New Roman"/>
          <w:sz w:val="28"/>
          <w:lang w:val="bg-BG"/>
        </w:rPr>
      </w:pPr>
      <w:r>
        <w:rPr>
          <w:rFonts w:ascii="Times New Roman" w:hAnsi="Times New Roman"/>
          <w:sz w:val="28"/>
          <w:lang w:val="bg-BG"/>
        </w:rPr>
        <w:lastRenderedPageBreak/>
        <w:t xml:space="preserve">След създаването на интерфейса </w:t>
      </w:r>
      <w:r>
        <w:rPr>
          <w:rFonts w:ascii="Times New Roman" w:hAnsi="Times New Roman"/>
          <w:sz w:val="28"/>
        </w:rPr>
        <w:t xml:space="preserve">UserRepository, Spring Boot spring-data-jpa </w:t>
      </w:r>
      <w:r>
        <w:rPr>
          <w:rFonts w:ascii="Times New Roman" w:hAnsi="Times New Roman"/>
          <w:sz w:val="28"/>
          <w:lang w:val="bg-BG"/>
        </w:rPr>
        <w:t xml:space="preserve">слоя ще намери го във вътрешността на проекта и ще го въведе в контекста на приложението, което го прави готов за използване от контролерите и сървизите.  </w:t>
      </w:r>
    </w:p>
    <w:p w:rsidR="001E7487" w:rsidRDefault="001E7487" w:rsidP="00415229">
      <w:pPr>
        <w:rPr>
          <w:rFonts w:ascii="Times New Roman" w:hAnsi="Times New Roman"/>
          <w:sz w:val="28"/>
          <w:lang w:val="bg-BG"/>
        </w:rPr>
      </w:pPr>
    </w:p>
    <w:p w:rsidR="00C638D9" w:rsidRDefault="001E7487" w:rsidP="00C638D9">
      <w:pPr>
        <w:keepNext/>
        <w:jc w:val="center"/>
      </w:pPr>
      <w:r>
        <w:rPr>
          <w:noProof/>
          <w:lang w:eastAsia="en-US"/>
        </w:rPr>
        <w:drawing>
          <wp:inline distT="0" distB="0" distL="0" distR="0" wp14:anchorId="4FE927F0" wp14:editId="023469A5">
            <wp:extent cx="5301916" cy="32831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2236" cy="3289500"/>
                    </a:xfrm>
                    <a:prstGeom prst="rect">
                      <a:avLst/>
                    </a:prstGeom>
                  </pic:spPr>
                </pic:pic>
              </a:graphicData>
            </a:graphic>
          </wp:inline>
        </w:drawing>
      </w:r>
    </w:p>
    <w:p w:rsidR="001E7487" w:rsidRDefault="00C638D9" w:rsidP="00C638D9">
      <w:pPr>
        <w:pStyle w:val="Caption"/>
        <w:jc w:val="center"/>
        <w:rPr>
          <w:rFonts w:ascii="Times New Roman" w:hAnsi="Times New Roman"/>
          <w:sz w:val="28"/>
          <w:lang w:val="bg-BG"/>
        </w:rPr>
      </w:pPr>
      <w:r>
        <w:rPr>
          <w:rFonts w:hint="eastAsia"/>
        </w:rPr>
        <w:t>Фигура</w:t>
      </w:r>
      <w:r>
        <w:t xml:space="preserve"> </w:t>
      </w:r>
      <w:ins w:id="284" w:author="Peter Mihaylov" w:date="2019-03-14T10:31:00Z">
        <w:r w:rsidR="006236F8">
          <w:fldChar w:fldCharType="begin"/>
        </w:r>
        <w:r w:rsidR="006236F8">
          <w:instrText xml:space="preserve"> STYLEREF 2 \s </w:instrText>
        </w:r>
      </w:ins>
      <w:r w:rsidR="006236F8">
        <w:fldChar w:fldCharType="separate"/>
      </w:r>
      <w:r w:rsidR="006236F8">
        <w:rPr>
          <w:noProof/>
        </w:rPr>
        <w:t>3.5</w:t>
      </w:r>
      <w:ins w:id="285"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286" w:author="Peter Mihaylov" w:date="2019-03-14T10:31:00Z">
        <w:r w:rsidR="006236F8">
          <w:rPr>
            <w:noProof/>
          </w:rPr>
          <w:t>2</w:t>
        </w:r>
        <w:r w:rsidR="006236F8">
          <w:fldChar w:fldCharType="end"/>
        </w:r>
      </w:ins>
      <w:del w:id="287"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3.5</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2</w:delText>
        </w:r>
        <w:r w:rsidR="006F7A0D" w:rsidDel="006236F8">
          <w:fldChar w:fldCharType="end"/>
        </w:r>
      </w:del>
    </w:p>
    <w:p w:rsidR="00F72338" w:rsidRDefault="00F72338" w:rsidP="00415229">
      <w:pPr>
        <w:rPr>
          <w:rFonts w:ascii="Times New Roman" w:hAnsi="Times New Roman"/>
          <w:sz w:val="28"/>
          <w:lang w:val="bg-BG"/>
        </w:rPr>
      </w:pPr>
    </w:p>
    <w:p w:rsidR="00C638D9" w:rsidRDefault="00C638D9" w:rsidP="000A0792">
      <w:pPr>
        <w:pStyle w:val="Heading2"/>
        <w:numPr>
          <w:ilvl w:val="1"/>
          <w:numId w:val="12"/>
        </w:numPr>
        <w:rPr>
          <w:b/>
          <w:i w:val="0"/>
        </w:rPr>
      </w:pPr>
      <w:bookmarkStart w:id="288" w:name="_Toc3452634"/>
      <w:r w:rsidRPr="00C638D9">
        <w:rPr>
          <w:rFonts w:hint="eastAsia"/>
          <w:b/>
          <w:i w:val="0"/>
        </w:rPr>
        <w:t>Анотации</w:t>
      </w:r>
      <w:bookmarkEnd w:id="288"/>
    </w:p>
    <w:p w:rsidR="00C638D9" w:rsidRPr="00C638D9" w:rsidRDefault="00C638D9" w:rsidP="00C638D9">
      <w:pPr>
        <w:rPr>
          <w:rFonts w:asciiTheme="minorHAnsi" w:hAnsiTheme="minorHAnsi"/>
          <w:lang w:val="bg-BG"/>
        </w:rPr>
      </w:pPr>
    </w:p>
    <w:p w:rsidR="00F72338" w:rsidRDefault="00F72338" w:rsidP="00C638D9">
      <w:pPr>
        <w:spacing w:line="360" w:lineRule="auto"/>
        <w:jc w:val="both"/>
        <w:rPr>
          <w:rFonts w:ascii="Times New Roman" w:hAnsi="Times New Roman"/>
          <w:sz w:val="28"/>
        </w:rPr>
      </w:pPr>
      <w:r w:rsidRPr="00F72338">
        <w:rPr>
          <w:rFonts w:ascii="Times New Roman" w:hAnsi="Times New Roman" w:hint="eastAsia"/>
          <w:sz w:val="28"/>
        </w:rPr>
        <w:t>Анотацията</w:t>
      </w:r>
      <w:r w:rsidRPr="00F72338">
        <w:rPr>
          <w:rFonts w:ascii="Times New Roman" w:hAnsi="Times New Roman"/>
          <w:sz w:val="28"/>
        </w:rPr>
        <w:t xml:space="preserve"> </w:t>
      </w:r>
      <w:r w:rsidRPr="00C638D9">
        <w:rPr>
          <w:rFonts w:ascii="Times New Roman" w:hAnsi="Times New Roman"/>
          <w:i/>
          <w:sz w:val="28"/>
        </w:rPr>
        <w:t>@</w:t>
      </w:r>
      <w:r w:rsidRPr="00C638D9">
        <w:rPr>
          <w:rFonts w:ascii="Times New Roman" w:hAnsi="Times New Roman"/>
          <w:b/>
          <w:i/>
          <w:sz w:val="28"/>
        </w:rPr>
        <w:t>Autowired</w:t>
      </w:r>
      <w:r w:rsidRPr="00F72338">
        <w:rPr>
          <w:rFonts w:ascii="Times New Roman" w:hAnsi="Times New Roman"/>
          <w:sz w:val="28"/>
        </w:rPr>
        <w:t xml:space="preserve"> </w:t>
      </w:r>
      <w:r w:rsidRPr="00F72338">
        <w:rPr>
          <w:rFonts w:ascii="Times New Roman" w:hAnsi="Times New Roman" w:hint="eastAsia"/>
          <w:sz w:val="28"/>
        </w:rPr>
        <w:t>осигурява</w:t>
      </w:r>
      <w:r w:rsidRPr="00F72338">
        <w:rPr>
          <w:rFonts w:ascii="Times New Roman" w:hAnsi="Times New Roman"/>
          <w:sz w:val="28"/>
        </w:rPr>
        <w:t xml:space="preserve"> </w:t>
      </w:r>
      <w:r w:rsidRPr="00F72338">
        <w:rPr>
          <w:rFonts w:ascii="Times New Roman" w:hAnsi="Times New Roman" w:hint="eastAsia"/>
          <w:sz w:val="28"/>
        </w:rPr>
        <w:t>по</w:t>
      </w:r>
      <w:r w:rsidRPr="00F72338">
        <w:rPr>
          <w:rFonts w:ascii="Times New Roman" w:hAnsi="Times New Roman"/>
          <w:sz w:val="28"/>
        </w:rPr>
        <w:t>-</w:t>
      </w:r>
      <w:r w:rsidRPr="00F72338">
        <w:rPr>
          <w:rFonts w:ascii="Times New Roman" w:hAnsi="Times New Roman" w:hint="eastAsia"/>
          <w:sz w:val="28"/>
        </w:rPr>
        <w:t>фин</w:t>
      </w:r>
      <w:r w:rsidRPr="00F72338">
        <w:rPr>
          <w:rFonts w:ascii="Times New Roman" w:hAnsi="Times New Roman"/>
          <w:sz w:val="28"/>
        </w:rPr>
        <w:t xml:space="preserve"> </w:t>
      </w:r>
      <w:r w:rsidRPr="00F72338">
        <w:rPr>
          <w:rFonts w:ascii="Times New Roman" w:hAnsi="Times New Roman" w:hint="eastAsia"/>
          <w:sz w:val="28"/>
        </w:rPr>
        <w:t>контрол</w:t>
      </w:r>
      <w:r w:rsidRPr="00F72338">
        <w:rPr>
          <w:rFonts w:ascii="Times New Roman" w:hAnsi="Times New Roman"/>
          <w:sz w:val="28"/>
        </w:rPr>
        <w:t xml:space="preserve"> </w:t>
      </w:r>
      <w:r w:rsidRPr="00F72338">
        <w:rPr>
          <w:rFonts w:ascii="Times New Roman" w:hAnsi="Times New Roman" w:hint="eastAsia"/>
          <w:sz w:val="28"/>
        </w:rPr>
        <w:t>върху</w:t>
      </w:r>
      <w:r w:rsidRPr="00F72338">
        <w:rPr>
          <w:rFonts w:ascii="Times New Roman" w:hAnsi="Times New Roman"/>
          <w:sz w:val="28"/>
        </w:rPr>
        <w:t xml:space="preserve"> </w:t>
      </w:r>
      <w:r w:rsidRPr="00F72338">
        <w:rPr>
          <w:rFonts w:ascii="Times New Roman" w:hAnsi="Times New Roman" w:hint="eastAsia"/>
          <w:sz w:val="28"/>
        </w:rPr>
        <w:t>това</w:t>
      </w:r>
      <w:r w:rsidRPr="00F72338">
        <w:rPr>
          <w:rFonts w:ascii="Times New Roman" w:hAnsi="Times New Roman"/>
          <w:sz w:val="28"/>
        </w:rPr>
        <w:t xml:space="preserve"> </w:t>
      </w:r>
      <w:r w:rsidRPr="00F72338">
        <w:rPr>
          <w:rFonts w:ascii="Times New Roman" w:hAnsi="Times New Roman" w:hint="eastAsia"/>
          <w:sz w:val="28"/>
        </w:rPr>
        <w:t>къде</w:t>
      </w:r>
      <w:r w:rsidRPr="00F72338">
        <w:rPr>
          <w:rFonts w:ascii="Times New Roman" w:hAnsi="Times New Roman"/>
          <w:sz w:val="28"/>
        </w:rPr>
        <w:t xml:space="preserve"> </w:t>
      </w:r>
      <w:r w:rsidRPr="00F72338">
        <w:rPr>
          <w:rFonts w:ascii="Times New Roman" w:hAnsi="Times New Roman" w:hint="eastAsia"/>
          <w:sz w:val="28"/>
        </w:rPr>
        <w:t>и</w:t>
      </w:r>
      <w:r w:rsidRPr="00F72338">
        <w:rPr>
          <w:rFonts w:ascii="Times New Roman" w:hAnsi="Times New Roman"/>
          <w:sz w:val="28"/>
        </w:rPr>
        <w:t xml:space="preserve"> </w:t>
      </w:r>
      <w:r w:rsidRPr="00F72338">
        <w:rPr>
          <w:rFonts w:ascii="Times New Roman" w:hAnsi="Times New Roman" w:hint="eastAsia"/>
          <w:sz w:val="28"/>
        </w:rPr>
        <w:t>как</w:t>
      </w:r>
      <w:r w:rsidRPr="00F72338">
        <w:rPr>
          <w:rFonts w:ascii="Times New Roman" w:hAnsi="Times New Roman"/>
          <w:sz w:val="28"/>
        </w:rPr>
        <w:t xml:space="preserve"> </w:t>
      </w:r>
      <w:r w:rsidRPr="00F72338">
        <w:rPr>
          <w:rFonts w:ascii="Times New Roman" w:hAnsi="Times New Roman" w:hint="eastAsia"/>
          <w:sz w:val="28"/>
        </w:rPr>
        <w:t>трябва</w:t>
      </w:r>
      <w:r w:rsidRPr="00F72338">
        <w:rPr>
          <w:rFonts w:ascii="Times New Roman" w:hAnsi="Times New Roman"/>
          <w:sz w:val="28"/>
        </w:rPr>
        <w:t xml:space="preserve"> </w:t>
      </w:r>
      <w:r w:rsidRPr="00F72338">
        <w:rPr>
          <w:rFonts w:ascii="Times New Roman" w:hAnsi="Times New Roman" w:hint="eastAsia"/>
          <w:sz w:val="28"/>
        </w:rPr>
        <w:t>да</w:t>
      </w:r>
      <w:r w:rsidRPr="00F72338">
        <w:rPr>
          <w:rFonts w:ascii="Times New Roman" w:hAnsi="Times New Roman"/>
          <w:sz w:val="28"/>
        </w:rPr>
        <w:t xml:space="preserve"> </w:t>
      </w:r>
      <w:r w:rsidRPr="00F72338">
        <w:rPr>
          <w:rFonts w:ascii="Times New Roman" w:hAnsi="Times New Roman" w:hint="eastAsia"/>
          <w:sz w:val="28"/>
        </w:rPr>
        <w:t>се</w:t>
      </w:r>
      <w:r w:rsidRPr="00F72338">
        <w:rPr>
          <w:rFonts w:ascii="Times New Roman" w:hAnsi="Times New Roman"/>
          <w:sz w:val="28"/>
        </w:rPr>
        <w:t xml:space="preserve"> </w:t>
      </w:r>
      <w:r w:rsidRPr="00F72338">
        <w:rPr>
          <w:rFonts w:ascii="Times New Roman" w:hAnsi="Times New Roman" w:hint="eastAsia"/>
          <w:sz w:val="28"/>
        </w:rPr>
        <w:t>извърши</w:t>
      </w:r>
      <w:r w:rsidRPr="00F72338">
        <w:rPr>
          <w:rFonts w:ascii="Times New Roman" w:hAnsi="Times New Roman"/>
          <w:sz w:val="28"/>
        </w:rPr>
        <w:t xml:space="preserve"> </w:t>
      </w:r>
      <w:r w:rsidRPr="00F72338">
        <w:rPr>
          <w:rFonts w:ascii="Times New Roman" w:hAnsi="Times New Roman" w:hint="eastAsia"/>
          <w:sz w:val="28"/>
        </w:rPr>
        <w:t>автоматичното</w:t>
      </w:r>
      <w:r w:rsidRPr="00F72338">
        <w:rPr>
          <w:rFonts w:ascii="Times New Roman" w:hAnsi="Times New Roman"/>
          <w:sz w:val="28"/>
        </w:rPr>
        <w:t xml:space="preserve"> </w:t>
      </w:r>
      <w:r w:rsidRPr="00F72338">
        <w:rPr>
          <w:rFonts w:ascii="Times New Roman" w:hAnsi="Times New Roman" w:hint="eastAsia"/>
          <w:sz w:val="28"/>
        </w:rPr>
        <w:t>свързване</w:t>
      </w:r>
      <w:r w:rsidRPr="00F72338">
        <w:rPr>
          <w:rFonts w:ascii="Times New Roman" w:hAnsi="Times New Roman"/>
          <w:sz w:val="28"/>
        </w:rPr>
        <w:t>. @</w:t>
      </w:r>
      <w:r w:rsidRPr="00C638D9">
        <w:rPr>
          <w:rFonts w:ascii="Times New Roman" w:hAnsi="Times New Roman"/>
          <w:b/>
          <w:i/>
          <w:sz w:val="28"/>
        </w:rPr>
        <w:t>Autowired</w:t>
      </w:r>
      <w:r w:rsidRPr="00F72338">
        <w:rPr>
          <w:rFonts w:ascii="Times New Roman" w:hAnsi="Times New Roman"/>
          <w:sz w:val="28"/>
        </w:rPr>
        <w:t xml:space="preserve"> </w:t>
      </w:r>
      <w:r w:rsidRPr="00F72338">
        <w:rPr>
          <w:rFonts w:ascii="Times New Roman" w:hAnsi="Times New Roman" w:hint="eastAsia"/>
          <w:sz w:val="28"/>
        </w:rPr>
        <w:t>анотацията</w:t>
      </w:r>
      <w:r w:rsidRPr="00F72338">
        <w:rPr>
          <w:rFonts w:ascii="Times New Roman" w:hAnsi="Times New Roman"/>
          <w:sz w:val="28"/>
        </w:rPr>
        <w:t xml:space="preserve"> </w:t>
      </w:r>
      <w:r w:rsidRPr="00F72338">
        <w:rPr>
          <w:rFonts w:ascii="Times New Roman" w:hAnsi="Times New Roman" w:hint="eastAsia"/>
          <w:sz w:val="28"/>
        </w:rPr>
        <w:t>може</w:t>
      </w:r>
      <w:r w:rsidRPr="00F72338">
        <w:rPr>
          <w:rFonts w:ascii="Times New Roman" w:hAnsi="Times New Roman"/>
          <w:sz w:val="28"/>
        </w:rPr>
        <w:t xml:space="preserve"> </w:t>
      </w:r>
      <w:r w:rsidRPr="00F72338">
        <w:rPr>
          <w:rFonts w:ascii="Times New Roman" w:hAnsi="Times New Roman" w:hint="eastAsia"/>
          <w:sz w:val="28"/>
        </w:rPr>
        <w:t>да</w:t>
      </w:r>
      <w:r w:rsidRPr="00F72338">
        <w:rPr>
          <w:rFonts w:ascii="Times New Roman" w:hAnsi="Times New Roman"/>
          <w:sz w:val="28"/>
        </w:rPr>
        <w:t xml:space="preserve"> </w:t>
      </w:r>
      <w:r w:rsidRPr="00F72338">
        <w:rPr>
          <w:rFonts w:ascii="Times New Roman" w:hAnsi="Times New Roman" w:hint="eastAsia"/>
          <w:sz w:val="28"/>
        </w:rPr>
        <w:t>бъде</w:t>
      </w:r>
      <w:r w:rsidRPr="00F72338">
        <w:rPr>
          <w:rFonts w:ascii="Times New Roman" w:hAnsi="Times New Roman"/>
          <w:sz w:val="28"/>
        </w:rPr>
        <w:t xml:space="preserve"> </w:t>
      </w:r>
      <w:r w:rsidRPr="00F72338">
        <w:rPr>
          <w:rFonts w:ascii="Times New Roman" w:hAnsi="Times New Roman" w:hint="eastAsia"/>
          <w:sz w:val="28"/>
        </w:rPr>
        <w:t>използвана</w:t>
      </w:r>
      <w:r w:rsidRPr="00F72338">
        <w:rPr>
          <w:rFonts w:ascii="Times New Roman" w:hAnsi="Times New Roman"/>
          <w:sz w:val="28"/>
        </w:rPr>
        <w:t xml:space="preserve"> </w:t>
      </w:r>
      <w:r w:rsidRPr="00F72338">
        <w:rPr>
          <w:rFonts w:ascii="Times New Roman" w:hAnsi="Times New Roman" w:hint="eastAsia"/>
          <w:sz w:val="28"/>
        </w:rPr>
        <w:t>за</w:t>
      </w:r>
      <w:r w:rsidRPr="00F72338">
        <w:rPr>
          <w:rFonts w:ascii="Times New Roman" w:hAnsi="Times New Roman"/>
          <w:sz w:val="28"/>
        </w:rPr>
        <w:t xml:space="preserve"> </w:t>
      </w:r>
      <w:r w:rsidRPr="00F72338">
        <w:rPr>
          <w:rFonts w:ascii="Times New Roman" w:hAnsi="Times New Roman" w:hint="eastAsia"/>
          <w:sz w:val="28"/>
        </w:rPr>
        <w:t>автоматична</w:t>
      </w:r>
      <w:r w:rsidRPr="00F72338">
        <w:rPr>
          <w:rFonts w:ascii="Times New Roman" w:hAnsi="Times New Roman"/>
          <w:sz w:val="28"/>
        </w:rPr>
        <w:t xml:space="preserve"> </w:t>
      </w:r>
      <w:r w:rsidRPr="00F72338">
        <w:rPr>
          <w:rFonts w:ascii="Times New Roman" w:hAnsi="Times New Roman" w:hint="eastAsia"/>
          <w:sz w:val="28"/>
        </w:rPr>
        <w:t>настройка</w:t>
      </w:r>
      <w:r w:rsidRPr="00F72338">
        <w:rPr>
          <w:rFonts w:ascii="Times New Roman" w:hAnsi="Times New Roman"/>
          <w:sz w:val="28"/>
        </w:rPr>
        <w:t xml:space="preserve"> </w:t>
      </w:r>
      <w:r w:rsidRPr="00F72338">
        <w:rPr>
          <w:rFonts w:ascii="Times New Roman" w:hAnsi="Times New Roman" w:hint="eastAsia"/>
          <w:sz w:val="28"/>
        </w:rPr>
        <w:t>на</w:t>
      </w:r>
      <w:r w:rsidRPr="00F72338">
        <w:rPr>
          <w:rFonts w:ascii="Times New Roman" w:hAnsi="Times New Roman"/>
          <w:sz w:val="28"/>
        </w:rPr>
        <w:t xml:space="preserve"> </w:t>
      </w:r>
      <w:r w:rsidRPr="00F72338">
        <w:rPr>
          <w:rFonts w:ascii="Times New Roman" w:hAnsi="Times New Roman" w:hint="eastAsia"/>
          <w:sz w:val="28"/>
        </w:rPr>
        <w:t>метода</w:t>
      </w:r>
      <w:r w:rsidRPr="00F72338">
        <w:rPr>
          <w:rFonts w:ascii="Times New Roman" w:hAnsi="Times New Roman"/>
          <w:sz w:val="28"/>
        </w:rPr>
        <w:t xml:space="preserve"> </w:t>
      </w:r>
      <w:r w:rsidRPr="00F72338">
        <w:rPr>
          <w:rFonts w:ascii="Times New Roman" w:hAnsi="Times New Roman" w:hint="eastAsia"/>
          <w:sz w:val="28"/>
        </w:rPr>
        <w:t>на</w:t>
      </w:r>
      <w:r w:rsidRPr="00F72338">
        <w:rPr>
          <w:rFonts w:ascii="Times New Roman" w:hAnsi="Times New Roman"/>
          <w:sz w:val="28"/>
        </w:rPr>
        <w:t xml:space="preserve"> </w:t>
      </w:r>
      <w:r w:rsidRPr="00F72338">
        <w:rPr>
          <w:rFonts w:ascii="Times New Roman" w:hAnsi="Times New Roman" w:hint="eastAsia"/>
          <w:sz w:val="28"/>
        </w:rPr>
        <w:t>сетера</w:t>
      </w:r>
      <w:r w:rsidRPr="00F72338">
        <w:rPr>
          <w:rFonts w:ascii="Times New Roman" w:hAnsi="Times New Roman"/>
          <w:sz w:val="28"/>
        </w:rPr>
        <w:t xml:space="preserve">, </w:t>
      </w:r>
      <w:r w:rsidRPr="00F72338">
        <w:rPr>
          <w:rFonts w:ascii="Times New Roman" w:hAnsi="Times New Roman" w:hint="eastAsia"/>
          <w:sz w:val="28"/>
        </w:rPr>
        <w:t>подобно</w:t>
      </w:r>
      <w:r w:rsidRPr="00F72338">
        <w:rPr>
          <w:rFonts w:ascii="Times New Roman" w:hAnsi="Times New Roman"/>
          <w:sz w:val="28"/>
        </w:rPr>
        <w:t xml:space="preserve"> </w:t>
      </w:r>
      <w:r w:rsidRPr="00F72338">
        <w:rPr>
          <w:rFonts w:ascii="Times New Roman" w:hAnsi="Times New Roman" w:hint="eastAsia"/>
          <w:sz w:val="28"/>
        </w:rPr>
        <w:t>на</w:t>
      </w:r>
      <w:r w:rsidRPr="00F72338">
        <w:rPr>
          <w:rFonts w:ascii="Times New Roman" w:hAnsi="Times New Roman"/>
          <w:sz w:val="28"/>
        </w:rPr>
        <w:t xml:space="preserve"> @</w:t>
      </w:r>
      <w:proofErr w:type="gramStart"/>
      <w:r w:rsidRPr="00C638D9">
        <w:rPr>
          <w:rFonts w:ascii="Times New Roman" w:hAnsi="Times New Roman"/>
          <w:b/>
          <w:i/>
          <w:sz w:val="28"/>
        </w:rPr>
        <w:t>Required</w:t>
      </w:r>
      <w:proofErr w:type="gramEnd"/>
      <w:r w:rsidRPr="00F72338">
        <w:rPr>
          <w:rFonts w:ascii="Times New Roman" w:hAnsi="Times New Roman"/>
          <w:sz w:val="28"/>
        </w:rPr>
        <w:t xml:space="preserve"> </w:t>
      </w:r>
      <w:r w:rsidRPr="00F72338">
        <w:rPr>
          <w:rFonts w:ascii="Times New Roman" w:hAnsi="Times New Roman" w:hint="eastAsia"/>
          <w:sz w:val="28"/>
        </w:rPr>
        <w:t>анотация</w:t>
      </w:r>
      <w:r w:rsidR="001E7487">
        <w:rPr>
          <w:rFonts w:ascii="Times New Roman" w:hAnsi="Times New Roman"/>
          <w:sz w:val="28"/>
          <w:lang w:val="bg-BG"/>
        </w:rPr>
        <w:t>та</w:t>
      </w:r>
      <w:r w:rsidR="001E7487">
        <w:rPr>
          <w:rFonts w:ascii="Times New Roman" w:hAnsi="Times New Roman"/>
          <w:sz w:val="28"/>
        </w:rPr>
        <w:t xml:space="preserve">. </w:t>
      </w:r>
      <w:r w:rsidR="001E7487" w:rsidRPr="001E7487">
        <w:rPr>
          <w:rFonts w:ascii="Times New Roman" w:hAnsi="Times New Roman" w:hint="eastAsia"/>
          <w:sz w:val="28"/>
        </w:rPr>
        <w:t>Тази</w:t>
      </w:r>
      <w:r w:rsidR="001E7487" w:rsidRPr="001E7487">
        <w:rPr>
          <w:rFonts w:ascii="Times New Roman" w:hAnsi="Times New Roman"/>
          <w:sz w:val="28"/>
        </w:rPr>
        <w:t xml:space="preserve"> </w:t>
      </w:r>
      <w:r w:rsidR="001E7487" w:rsidRPr="001E7487">
        <w:rPr>
          <w:rFonts w:ascii="Times New Roman" w:hAnsi="Times New Roman" w:hint="eastAsia"/>
          <w:sz w:val="28"/>
        </w:rPr>
        <w:t>автоматична</w:t>
      </w:r>
      <w:r w:rsidR="001E7487" w:rsidRPr="001E7487">
        <w:rPr>
          <w:rFonts w:ascii="Times New Roman" w:hAnsi="Times New Roman"/>
          <w:sz w:val="28"/>
        </w:rPr>
        <w:t xml:space="preserve"> </w:t>
      </w:r>
      <w:r w:rsidR="001E7487" w:rsidRPr="001E7487">
        <w:rPr>
          <w:rFonts w:ascii="Times New Roman" w:hAnsi="Times New Roman" w:hint="eastAsia"/>
          <w:sz w:val="28"/>
        </w:rPr>
        <w:t>конфигурация</w:t>
      </w:r>
      <w:r w:rsidR="001E7487" w:rsidRPr="001E7487">
        <w:rPr>
          <w:rFonts w:ascii="Times New Roman" w:hAnsi="Times New Roman"/>
          <w:sz w:val="28"/>
        </w:rPr>
        <w:t xml:space="preserve"> </w:t>
      </w:r>
      <w:r w:rsidR="001E7487" w:rsidRPr="001E7487">
        <w:rPr>
          <w:rFonts w:ascii="Times New Roman" w:hAnsi="Times New Roman" w:hint="eastAsia"/>
          <w:sz w:val="28"/>
        </w:rPr>
        <w:t>се</w:t>
      </w:r>
      <w:r w:rsidR="001E7487" w:rsidRPr="001E7487">
        <w:rPr>
          <w:rFonts w:ascii="Times New Roman" w:hAnsi="Times New Roman"/>
          <w:sz w:val="28"/>
        </w:rPr>
        <w:t xml:space="preserve"> </w:t>
      </w:r>
      <w:r w:rsidR="001E7487" w:rsidRPr="001E7487">
        <w:rPr>
          <w:rFonts w:ascii="Times New Roman" w:hAnsi="Times New Roman" w:hint="eastAsia"/>
          <w:sz w:val="28"/>
        </w:rPr>
        <w:t>появява</w:t>
      </w:r>
      <w:r w:rsidR="001E7487" w:rsidRPr="001E7487">
        <w:rPr>
          <w:rFonts w:ascii="Times New Roman" w:hAnsi="Times New Roman"/>
          <w:sz w:val="28"/>
        </w:rPr>
        <w:t xml:space="preserve"> </w:t>
      </w:r>
      <w:r w:rsidR="001E7487" w:rsidRPr="001E7487">
        <w:rPr>
          <w:rFonts w:ascii="Times New Roman" w:hAnsi="Times New Roman" w:hint="eastAsia"/>
          <w:sz w:val="28"/>
        </w:rPr>
        <w:t>само</w:t>
      </w:r>
      <w:r w:rsidR="001E7487" w:rsidRPr="001E7487">
        <w:rPr>
          <w:rFonts w:ascii="Times New Roman" w:hAnsi="Times New Roman"/>
          <w:sz w:val="28"/>
        </w:rPr>
        <w:t xml:space="preserve"> </w:t>
      </w:r>
      <w:r w:rsidR="001E7487" w:rsidRPr="001E7487">
        <w:rPr>
          <w:rFonts w:ascii="Times New Roman" w:hAnsi="Times New Roman" w:hint="eastAsia"/>
          <w:sz w:val="28"/>
        </w:rPr>
        <w:t>когато</w:t>
      </w:r>
      <w:r w:rsidR="001E7487" w:rsidRPr="001E7487">
        <w:rPr>
          <w:rFonts w:ascii="Times New Roman" w:hAnsi="Times New Roman"/>
          <w:sz w:val="28"/>
        </w:rPr>
        <w:t xml:space="preserve"> Boot </w:t>
      </w:r>
      <w:r w:rsidR="001E7487" w:rsidRPr="001E7487">
        <w:rPr>
          <w:rFonts w:ascii="Times New Roman" w:hAnsi="Times New Roman" w:hint="eastAsia"/>
          <w:sz w:val="28"/>
        </w:rPr>
        <w:t>приложението</w:t>
      </w:r>
      <w:r w:rsidR="001E7487">
        <w:rPr>
          <w:rFonts w:ascii="Times New Roman" w:hAnsi="Times New Roman"/>
          <w:sz w:val="28"/>
        </w:rPr>
        <w:t xml:space="preserve"> притежава </w:t>
      </w:r>
      <w:r w:rsidR="001E7487" w:rsidRPr="001E7487">
        <w:rPr>
          <w:rFonts w:ascii="Times New Roman" w:hAnsi="Times New Roman"/>
          <w:sz w:val="28"/>
        </w:rPr>
        <w:t>@</w:t>
      </w:r>
      <w:r w:rsidR="001E7487" w:rsidRPr="00C638D9">
        <w:rPr>
          <w:rFonts w:ascii="Times New Roman" w:hAnsi="Times New Roman"/>
          <w:b/>
          <w:i/>
          <w:sz w:val="28"/>
        </w:rPr>
        <w:t>EnableAutoConfiguration</w:t>
      </w:r>
      <w:r w:rsidR="001E7487">
        <w:rPr>
          <w:rFonts w:ascii="Times New Roman" w:hAnsi="Times New Roman"/>
          <w:sz w:val="28"/>
          <w:lang w:val="bg-BG"/>
        </w:rPr>
        <w:t xml:space="preserve"> анотацията</w:t>
      </w:r>
      <w:r w:rsidR="001E7487" w:rsidRPr="001E7487">
        <w:rPr>
          <w:rFonts w:ascii="Times New Roman" w:hAnsi="Times New Roman"/>
          <w:sz w:val="28"/>
        </w:rPr>
        <w:t>.</w:t>
      </w:r>
    </w:p>
    <w:p w:rsidR="004D2F3A" w:rsidRDefault="004D2F3A" w:rsidP="004D2F3A">
      <w:pPr>
        <w:rPr>
          <w:rFonts w:ascii="Times New Roman" w:hAnsi="Times New Roman"/>
          <w:sz w:val="28"/>
        </w:rPr>
      </w:pPr>
    </w:p>
    <w:p w:rsidR="00C638D9" w:rsidRDefault="00C638D9" w:rsidP="004D2F3A">
      <w:pPr>
        <w:rPr>
          <w:rFonts w:ascii="Times New Roman" w:hAnsi="Times New Roman"/>
          <w:sz w:val="28"/>
        </w:rPr>
      </w:pPr>
    </w:p>
    <w:p w:rsidR="004D2F3A" w:rsidRPr="00C638D9" w:rsidRDefault="00C638D9" w:rsidP="000A0792">
      <w:pPr>
        <w:pStyle w:val="Heading2"/>
        <w:numPr>
          <w:ilvl w:val="1"/>
          <w:numId w:val="12"/>
        </w:numPr>
        <w:rPr>
          <w:b/>
          <w:i w:val="0"/>
          <w:lang w:val="en-US"/>
        </w:rPr>
      </w:pPr>
      <w:r>
        <w:br w:type="page"/>
      </w:r>
      <w:bookmarkStart w:id="289" w:name="_Toc3452635"/>
      <w:r w:rsidR="004D2F3A" w:rsidRPr="00C638D9">
        <w:rPr>
          <w:b/>
          <w:i w:val="0"/>
        </w:rPr>
        <w:lastRenderedPageBreak/>
        <w:t>Контролери</w:t>
      </w:r>
      <w:bookmarkEnd w:id="289"/>
    </w:p>
    <w:p w:rsidR="004D2F3A" w:rsidRDefault="004D2F3A" w:rsidP="00C638D9">
      <w:pPr>
        <w:spacing w:line="360" w:lineRule="auto"/>
        <w:jc w:val="both"/>
        <w:rPr>
          <w:rFonts w:ascii="Times New Roman" w:hAnsi="Times New Roman"/>
          <w:sz w:val="28"/>
        </w:rPr>
      </w:pPr>
    </w:p>
    <w:p w:rsidR="004D2F3A" w:rsidRDefault="004D2F3A" w:rsidP="00C638D9">
      <w:pPr>
        <w:spacing w:line="360" w:lineRule="auto"/>
        <w:jc w:val="both"/>
        <w:rPr>
          <w:rFonts w:ascii="Times New Roman" w:hAnsi="Times New Roman"/>
          <w:sz w:val="28"/>
          <w:lang w:val="bg-BG"/>
        </w:rPr>
      </w:pPr>
      <w:r>
        <w:rPr>
          <w:rFonts w:ascii="Times New Roman" w:hAnsi="Times New Roman"/>
          <w:sz w:val="28"/>
          <w:lang w:val="bg-BG"/>
        </w:rPr>
        <w:t xml:space="preserve">В контролерите като </w:t>
      </w:r>
      <w:r>
        <w:rPr>
          <w:rFonts w:ascii="Times New Roman" w:hAnsi="Times New Roman"/>
          <w:sz w:val="28"/>
        </w:rPr>
        <w:t>PostController, UserRegistrationController</w:t>
      </w:r>
      <w:r w:rsidR="000B66B9">
        <w:rPr>
          <w:rFonts w:ascii="Times New Roman" w:hAnsi="Times New Roman"/>
          <w:sz w:val="28"/>
          <w:lang w:val="bg-BG"/>
        </w:rPr>
        <w:t xml:space="preserve">, </w:t>
      </w:r>
      <w:r w:rsidR="000B66B9">
        <w:rPr>
          <w:rFonts w:ascii="Times New Roman" w:hAnsi="Times New Roman"/>
          <w:sz w:val="28"/>
        </w:rPr>
        <w:t>JobApplicationController</w:t>
      </w:r>
      <w:r>
        <w:rPr>
          <w:rFonts w:ascii="Times New Roman" w:hAnsi="Times New Roman"/>
          <w:sz w:val="28"/>
        </w:rPr>
        <w:t xml:space="preserve"> </w:t>
      </w:r>
      <w:r>
        <w:rPr>
          <w:rFonts w:ascii="Times New Roman" w:hAnsi="Times New Roman"/>
          <w:sz w:val="28"/>
          <w:lang w:val="bg-BG"/>
        </w:rPr>
        <w:t xml:space="preserve">или </w:t>
      </w:r>
      <w:r>
        <w:rPr>
          <w:rFonts w:ascii="Times New Roman" w:hAnsi="Times New Roman"/>
          <w:sz w:val="28"/>
        </w:rPr>
        <w:t xml:space="preserve">UploadFileController </w:t>
      </w:r>
      <w:r>
        <w:rPr>
          <w:rFonts w:ascii="Times New Roman" w:hAnsi="Times New Roman"/>
          <w:sz w:val="28"/>
          <w:lang w:val="bg-BG"/>
        </w:rPr>
        <w:t xml:space="preserve">се отговаря на конкретните заявки на потребителя. </w:t>
      </w:r>
    </w:p>
    <w:p w:rsidR="004D2F3A" w:rsidRDefault="004D2F3A" w:rsidP="00415229">
      <w:pPr>
        <w:rPr>
          <w:rFonts w:ascii="Times New Roman" w:hAnsi="Times New Roman"/>
          <w:sz w:val="28"/>
          <w:lang w:val="bg-BG"/>
        </w:rPr>
      </w:pPr>
    </w:p>
    <w:p w:rsidR="00C638D9" w:rsidRDefault="004D2F3A" w:rsidP="00C638D9">
      <w:pPr>
        <w:keepNext/>
      </w:pPr>
      <w:r>
        <w:rPr>
          <w:noProof/>
          <w:lang w:eastAsia="en-US"/>
        </w:rPr>
        <w:drawing>
          <wp:inline distT="0" distB="0" distL="0" distR="0" wp14:anchorId="6C2FEF1D" wp14:editId="2DC79E6A">
            <wp:extent cx="5943600" cy="19018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01825"/>
                    </a:xfrm>
                    <a:prstGeom prst="rect">
                      <a:avLst/>
                    </a:prstGeom>
                  </pic:spPr>
                </pic:pic>
              </a:graphicData>
            </a:graphic>
          </wp:inline>
        </w:drawing>
      </w:r>
    </w:p>
    <w:p w:rsidR="004D2F3A" w:rsidRDefault="00C638D9" w:rsidP="00C638D9">
      <w:pPr>
        <w:pStyle w:val="Caption"/>
        <w:rPr>
          <w:rFonts w:ascii="Times New Roman" w:hAnsi="Times New Roman"/>
          <w:sz w:val="28"/>
          <w:lang w:val="bg-BG"/>
        </w:rPr>
      </w:pPr>
      <w:r>
        <w:rPr>
          <w:rFonts w:hint="eastAsia"/>
        </w:rPr>
        <w:t>Фигура</w:t>
      </w:r>
      <w:r>
        <w:t xml:space="preserve"> </w:t>
      </w:r>
      <w:ins w:id="290" w:author="Peter Mihaylov" w:date="2019-03-14T10:31:00Z">
        <w:r w:rsidR="006236F8">
          <w:fldChar w:fldCharType="begin"/>
        </w:r>
        <w:r w:rsidR="006236F8">
          <w:instrText xml:space="preserve"> STYLEREF 2 \s </w:instrText>
        </w:r>
      </w:ins>
      <w:r w:rsidR="006236F8">
        <w:fldChar w:fldCharType="separate"/>
      </w:r>
      <w:r w:rsidR="006236F8">
        <w:rPr>
          <w:noProof/>
        </w:rPr>
        <w:t>3.7</w:t>
      </w:r>
      <w:ins w:id="291"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292" w:author="Peter Mihaylov" w:date="2019-03-14T10:31:00Z">
        <w:r w:rsidR="006236F8">
          <w:rPr>
            <w:noProof/>
          </w:rPr>
          <w:t>1</w:t>
        </w:r>
        <w:r w:rsidR="006236F8">
          <w:fldChar w:fldCharType="end"/>
        </w:r>
      </w:ins>
      <w:del w:id="293"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3.7</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1</w:delText>
        </w:r>
        <w:r w:rsidR="006F7A0D" w:rsidDel="006236F8">
          <w:fldChar w:fldCharType="end"/>
        </w:r>
      </w:del>
    </w:p>
    <w:p w:rsidR="004D2F3A" w:rsidRPr="004D2F3A" w:rsidRDefault="004D2F3A" w:rsidP="00C638D9">
      <w:pPr>
        <w:spacing w:line="360" w:lineRule="auto"/>
        <w:jc w:val="both"/>
        <w:rPr>
          <w:rFonts w:ascii="Times New Roman" w:hAnsi="Times New Roman"/>
          <w:sz w:val="28"/>
          <w:lang w:val="bg-BG"/>
        </w:rPr>
      </w:pPr>
    </w:p>
    <w:p w:rsidR="004D2F3A" w:rsidRDefault="004D2F3A" w:rsidP="00C638D9">
      <w:pPr>
        <w:spacing w:line="360" w:lineRule="auto"/>
        <w:jc w:val="both"/>
        <w:rPr>
          <w:rFonts w:ascii="Times New Roman" w:hAnsi="Times New Roman"/>
          <w:sz w:val="28"/>
        </w:rPr>
      </w:pPr>
      <w:r w:rsidRPr="004D2F3A">
        <w:rPr>
          <w:rFonts w:ascii="Times New Roman" w:hAnsi="Times New Roman" w:hint="eastAsia"/>
          <w:sz w:val="28"/>
        </w:rPr>
        <w:t>Когато</w:t>
      </w:r>
      <w:r w:rsidRPr="004D2F3A">
        <w:rPr>
          <w:rFonts w:ascii="Times New Roman" w:hAnsi="Times New Roman"/>
          <w:sz w:val="28"/>
        </w:rPr>
        <w:t xml:space="preserve"> </w:t>
      </w:r>
      <w:r w:rsidRPr="004D2F3A">
        <w:rPr>
          <w:rFonts w:ascii="Times New Roman" w:hAnsi="Times New Roman" w:hint="eastAsia"/>
          <w:sz w:val="28"/>
        </w:rPr>
        <w:t>потребителят</w:t>
      </w:r>
      <w:r w:rsidRPr="004D2F3A">
        <w:rPr>
          <w:rFonts w:ascii="Times New Roman" w:hAnsi="Times New Roman"/>
          <w:sz w:val="28"/>
        </w:rPr>
        <w:t xml:space="preserve"> </w:t>
      </w:r>
      <w:r>
        <w:rPr>
          <w:rFonts w:ascii="Times New Roman" w:hAnsi="Times New Roman" w:hint="eastAsia"/>
          <w:sz w:val="28"/>
        </w:rPr>
        <w:t>на дадена</w:t>
      </w:r>
      <w:r w:rsidRPr="004D2F3A">
        <w:rPr>
          <w:rFonts w:ascii="Times New Roman" w:hAnsi="Times New Roman"/>
          <w:sz w:val="28"/>
        </w:rPr>
        <w:t xml:space="preserve"> </w:t>
      </w:r>
      <w:r w:rsidRPr="004D2F3A">
        <w:rPr>
          <w:rFonts w:ascii="Times New Roman" w:hAnsi="Times New Roman" w:hint="eastAsia"/>
          <w:sz w:val="28"/>
        </w:rPr>
        <w:t>микро</w:t>
      </w:r>
      <w:r w:rsidRPr="004D2F3A">
        <w:rPr>
          <w:rFonts w:ascii="Times New Roman" w:hAnsi="Times New Roman"/>
          <w:sz w:val="28"/>
        </w:rPr>
        <w:t>-</w:t>
      </w:r>
      <w:r w:rsidRPr="004D2F3A">
        <w:rPr>
          <w:rFonts w:ascii="Times New Roman" w:hAnsi="Times New Roman" w:hint="eastAsia"/>
          <w:sz w:val="28"/>
        </w:rPr>
        <w:t>услугата</w:t>
      </w:r>
      <w:r w:rsidRPr="004D2F3A">
        <w:rPr>
          <w:rFonts w:ascii="Times New Roman" w:hAnsi="Times New Roman"/>
          <w:sz w:val="28"/>
        </w:rPr>
        <w:t xml:space="preserve"> </w:t>
      </w:r>
      <w:r w:rsidRPr="004D2F3A">
        <w:rPr>
          <w:rFonts w:ascii="Times New Roman" w:hAnsi="Times New Roman" w:hint="eastAsia"/>
          <w:sz w:val="28"/>
        </w:rPr>
        <w:t>изпълни</w:t>
      </w:r>
      <w:r w:rsidRPr="004D2F3A">
        <w:rPr>
          <w:rFonts w:ascii="Times New Roman" w:hAnsi="Times New Roman"/>
          <w:sz w:val="28"/>
        </w:rPr>
        <w:t xml:space="preserve"> HTTP POST</w:t>
      </w:r>
      <w:r>
        <w:rPr>
          <w:rFonts w:ascii="Times New Roman" w:hAnsi="Times New Roman"/>
          <w:sz w:val="28"/>
          <w:lang w:val="bg-BG"/>
        </w:rPr>
        <w:t xml:space="preserve"> заявка</w:t>
      </w:r>
      <w:r w:rsidRPr="004D2F3A">
        <w:rPr>
          <w:rFonts w:ascii="Times New Roman" w:hAnsi="Times New Roman"/>
          <w:sz w:val="28"/>
        </w:rPr>
        <w:t xml:space="preserve"> </w:t>
      </w:r>
      <w:r w:rsidRPr="004D2F3A">
        <w:rPr>
          <w:rFonts w:ascii="Times New Roman" w:hAnsi="Times New Roman" w:hint="eastAsia"/>
          <w:sz w:val="28"/>
        </w:rPr>
        <w:t>към</w:t>
      </w:r>
      <w:r w:rsidRPr="004D2F3A">
        <w:rPr>
          <w:rFonts w:ascii="Times New Roman" w:hAnsi="Times New Roman"/>
          <w:sz w:val="28"/>
        </w:rPr>
        <w:t xml:space="preserve"> </w:t>
      </w:r>
      <w:r w:rsidRPr="004D2F3A">
        <w:rPr>
          <w:rFonts w:ascii="Times New Roman" w:hAnsi="Times New Roman" w:hint="eastAsia"/>
          <w:sz w:val="28"/>
        </w:rPr>
        <w:t>крайната</w:t>
      </w:r>
      <w:r w:rsidRPr="004D2F3A">
        <w:rPr>
          <w:rFonts w:ascii="Times New Roman" w:hAnsi="Times New Roman"/>
          <w:sz w:val="28"/>
        </w:rPr>
        <w:t xml:space="preserve"> </w:t>
      </w:r>
      <w:r w:rsidRPr="004D2F3A">
        <w:rPr>
          <w:rFonts w:ascii="Times New Roman" w:hAnsi="Times New Roman" w:hint="eastAsia"/>
          <w:sz w:val="28"/>
        </w:rPr>
        <w:t>точка</w:t>
      </w:r>
      <w:r w:rsidRPr="004D2F3A">
        <w:rPr>
          <w:rFonts w:ascii="Times New Roman" w:hAnsi="Times New Roman"/>
          <w:sz w:val="28"/>
        </w:rPr>
        <w:t xml:space="preserve"> </w:t>
      </w:r>
      <w:r w:rsidRPr="004D2F3A">
        <w:rPr>
          <w:rFonts w:ascii="Times New Roman" w:hAnsi="Times New Roman" w:hint="eastAsia"/>
          <w:sz w:val="28"/>
        </w:rPr>
        <w:t>на</w:t>
      </w:r>
      <w:r w:rsidRPr="004D2F3A">
        <w:rPr>
          <w:rFonts w:ascii="Times New Roman" w:hAnsi="Times New Roman"/>
          <w:sz w:val="28"/>
        </w:rPr>
        <w:t xml:space="preserve"> </w:t>
      </w:r>
      <w:r w:rsidRPr="004D2F3A">
        <w:rPr>
          <w:rFonts w:ascii="Times New Roman" w:hAnsi="Times New Roman" w:hint="eastAsia"/>
          <w:sz w:val="28"/>
        </w:rPr>
        <w:t>приложението</w:t>
      </w:r>
      <w:r>
        <w:rPr>
          <w:rFonts w:ascii="Times New Roman" w:hAnsi="Times New Roman"/>
          <w:sz w:val="28"/>
        </w:rPr>
        <w:t xml:space="preserve">, Spring ще създаде </w:t>
      </w:r>
      <w:r>
        <w:rPr>
          <w:rFonts w:ascii="Times New Roman" w:hAnsi="Times New Roman"/>
          <w:sz w:val="28"/>
          <w:lang w:val="bg-BG"/>
        </w:rPr>
        <w:t xml:space="preserve">инстанция  примерно на </w:t>
      </w:r>
      <w:r>
        <w:rPr>
          <w:rFonts w:ascii="Times New Roman" w:hAnsi="Times New Roman"/>
          <w:sz w:val="28"/>
        </w:rPr>
        <w:t>User</w:t>
      </w:r>
      <w:r>
        <w:rPr>
          <w:rFonts w:ascii="Times New Roman" w:hAnsi="Times New Roman"/>
          <w:sz w:val="28"/>
          <w:lang w:val="bg-BG"/>
        </w:rPr>
        <w:t xml:space="preserve"> модела</w:t>
      </w:r>
      <w:r>
        <w:rPr>
          <w:rFonts w:ascii="Times New Roman" w:hAnsi="Times New Roman"/>
          <w:sz w:val="28"/>
        </w:rPr>
        <w:t xml:space="preserve"> </w:t>
      </w:r>
      <w:r>
        <w:rPr>
          <w:rFonts w:ascii="Times New Roman" w:hAnsi="Times New Roman"/>
          <w:sz w:val="28"/>
          <w:lang w:val="bg-BG"/>
        </w:rPr>
        <w:t xml:space="preserve">и </w:t>
      </w:r>
      <w:r w:rsidRPr="004D2F3A">
        <w:rPr>
          <w:rFonts w:ascii="Times New Roman" w:hAnsi="Times New Roman" w:hint="eastAsia"/>
          <w:sz w:val="28"/>
        </w:rPr>
        <w:t>след</w:t>
      </w:r>
      <w:r w:rsidRPr="004D2F3A">
        <w:rPr>
          <w:rFonts w:ascii="Times New Roman" w:hAnsi="Times New Roman"/>
          <w:sz w:val="28"/>
        </w:rPr>
        <w:t xml:space="preserve"> </w:t>
      </w:r>
      <w:r w:rsidRPr="004D2F3A">
        <w:rPr>
          <w:rFonts w:ascii="Times New Roman" w:hAnsi="Times New Roman" w:hint="eastAsia"/>
          <w:sz w:val="28"/>
        </w:rPr>
        <w:t>това</w:t>
      </w:r>
      <w:r w:rsidRPr="004D2F3A">
        <w:rPr>
          <w:rFonts w:ascii="Times New Roman" w:hAnsi="Times New Roman"/>
          <w:sz w:val="28"/>
        </w:rPr>
        <w:t xml:space="preserve"> </w:t>
      </w:r>
      <w:r w:rsidRPr="004D2F3A">
        <w:rPr>
          <w:rFonts w:ascii="Times New Roman" w:hAnsi="Times New Roman" w:hint="eastAsia"/>
          <w:sz w:val="28"/>
        </w:rPr>
        <w:t>ще</w:t>
      </w:r>
      <w:r w:rsidRPr="004D2F3A">
        <w:rPr>
          <w:rFonts w:ascii="Times New Roman" w:hAnsi="Times New Roman"/>
          <w:sz w:val="28"/>
        </w:rPr>
        <w:t xml:space="preserve"> </w:t>
      </w:r>
      <w:r w:rsidRPr="004D2F3A">
        <w:rPr>
          <w:rFonts w:ascii="Times New Roman" w:hAnsi="Times New Roman" w:hint="eastAsia"/>
          <w:sz w:val="28"/>
        </w:rPr>
        <w:t>използва</w:t>
      </w:r>
      <w:r w:rsidRPr="004D2F3A">
        <w:rPr>
          <w:rFonts w:ascii="Times New Roman" w:hAnsi="Times New Roman"/>
          <w:sz w:val="28"/>
        </w:rPr>
        <w:t xml:space="preserve"> UserRepository </w:t>
      </w:r>
      <w:r w:rsidRPr="004D2F3A">
        <w:rPr>
          <w:rFonts w:ascii="Times New Roman" w:hAnsi="Times New Roman" w:hint="eastAsia"/>
          <w:sz w:val="28"/>
        </w:rPr>
        <w:t>за</w:t>
      </w:r>
      <w:r w:rsidRPr="004D2F3A">
        <w:rPr>
          <w:rFonts w:ascii="Times New Roman" w:hAnsi="Times New Roman"/>
          <w:sz w:val="28"/>
        </w:rPr>
        <w:t xml:space="preserve"> </w:t>
      </w:r>
      <w:r w:rsidRPr="004D2F3A">
        <w:rPr>
          <w:rFonts w:ascii="Times New Roman" w:hAnsi="Times New Roman" w:hint="eastAsia"/>
          <w:sz w:val="28"/>
        </w:rPr>
        <w:t>съхраняване</w:t>
      </w:r>
      <w:r w:rsidRPr="004D2F3A">
        <w:rPr>
          <w:rFonts w:ascii="Times New Roman" w:hAnsi="Times New Roman"/>
          <w:sz w:val="28"/>
        </w:rPr>
        <w:t xml:space="preserve"> </w:t>
      </w:r>
      <w:r w:rsidRPr="004D2F3A">
        <w:rPr>
          <w:rFonts w:ascii="Times New Roman" w:hAnsi="Times New Roman" w:hint="eastAsia"/>
          <w:sz w:val="28"/>
        </w:rPr>
        <w:t>на</w:t>
      </w:r>
      <w:r w:rsidRPr="004D2F3A">
        <w:rPr>
          <w:rFonts w:ascii="Times New Roman" w:hAnsi="Times New Roman"/>
          <w:sz w:val="28"/>
        </w:rPr>
        <w:t xml:space="preserve"> </w:t>
      </w:r>
      <w:r w:rsidRPr="004D2F3A">
        <w:rPr>
          <w:rFonts w:ascii="Times New Roman" w:hAnsi="Times New Roman" w:hint="eastAsia"/>
          <w:sz w:val="28"/>
        </w:rPr>
        <w:t>обекта</w:t>
      </w:r>
      <w:r w:rsidRPr="004D2F3A">
        <w:rPr>
          <w:rFonts w:ascii="Times New Roman" w:hAnsi="Times New Roman"/>
          <w:sz w:val="28"/>
        </w:rPr>
        <w:t xml:space="preserve"> </w:t>
      </w:r>
      <w:r w:rsidRPr="004D2F3A">
        <w:rPr>
          <w:rFonts w:ascii="Times New Roman" w:hAnsi="Times New Roman" w:hint="eastAsia"/>
          <w:sz w:val="28"/>
        </w:rPr>
        <w:t>в</w:t>
      </w:r>
      <w:r>
        <w:rPr>
          <w:rFonts w:ascii="Times New Roman" w:hAnsi="Times New Roman"/>
          <w:sz w:val="28"/>
          <w:lang w:val="bg-BG"/>
        </w:rPr>
        <w:t xml:space="preserve"> релационната</w:t>
      </w:r>
      <w:r w:rsidRPr="004D2F3A">
        <w:rPr>
          <w:rFonts w:ascii="Times New Roman" w:hAnsi="Times New Roman"/>
          <w:sz w:val="28"/>
        </w:rPr>
        <w:t xml:space="preserve"> </w:t>
      </w:r>
      <w:r>
        <w:rPr>
          <w:rFonts w:ascii="Times New Roman" w:hAnsi="Times New Roman" w:hint="eastAsia"/>
          <w:sz w:val="28"/>
        </w:rPr>
        <w:t xml:space="preserve">базата данни </w:t>
      </w:r>
      <w:r>
        <w:rPr>
          <w:rFonts w:ascii="Times New Roman" w:hAnsi="Times New Roman"/>
          <w:sz w:val="28"/>
        </w:rPr>
        <w:t xml:space="preserve"> MySql.</w:t>
      </w:r>
    </w:p>
    <w:p w:rsidR="004D2F3A" w:rsidRDefault="004D2F3A" w:rsidP="00C638D9">
      <w:pPr>
        <w:spacing w:line="360" w:lineRule="auto"/>
        <w:jc w:val="both"/>
        <w:rPr>
          <w:rFonts w:ascii="Times New Roman" w:hAnsi="Times New Roman"/>
          <w:sz w:val="28"/>
        </w:rPr>
      </w:pPr>
    </w:p>
    <w:p w:rsidR="00C638D9" w:rsidRDefault="004D2F3A" w:rsidP="00C638D9">
      <w:pPr>
        <w:keepNext/>
      </w:pPr>
      <w:r>
        <w:rPr>
          <w:noProof/>
          <w:lang w:eastAsia="en-US"/>
        </w:rPr>
        <w:drawing>
          <wp:inline distT="0" distB="0" distL="0" distR="0" wp14:anchorId="3783B0E8" wp14:editId="3278CF91">
            <wp:extent cx="5943600" cy="2040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40255"/>
                    </a:xfrm>
                    <a:prstGeom prst="rect">
                      <a:avLst/>
                    </a:prstGeom>
                  </pic:spPr>
                </pic:pic>
              </a:graphicData>
            </a:graphic>
          </wp:inline>
        </w:drawing>
      </w:r>
    </w:p>
    <w:p w:rsidR="004D2F3A" w:rsidRDefault="00C638D9" w:rsidP="00C638D9">
      <w:pPr>
        <w:pStyle w:val="Caption"/>
        <w:rPr>
          <w:rFonts w:ascii="Times New Roman" w:hAnsi="Times New Roman"/>
          <w:sz w:val="28"/>
        </w:rPr>
      </w:pPr>
      <w:r>
        <w:rPr>
          <w:rFonts w:hint="eastAsia"/>
        </w:rPr>
        <w:t>Фигура</w:t>
      </w:r>
      <w:r>
        <w:t xml:space="preserve"> </w:t>
      </w:r>
      <w:ins w:id="294" w:author="Peter Mihaylov" w:date="2019-03-14T10:31:00Z">
        <w:r w:rsidR="006236F8">
          <w:fldChar w:fldCharType="begin"/>
        </w:r>
        <w:r w:rsidR="006236F8">
          <w:instrText xml:space="preserve"> STYLEREF 2 \s </w:instrText>
        </w:r>
      </w:ins>
      <w:r w:rsidR="006236F8">
        <w:fldChar w:fldCharType="separate"/>
      </w:r>
      <w:r w:rsidR="006236F8">
        <w:rPr>
          <w:noProof/>
        </w:rPr>
        <w:t>3.7</w:t>
      </w:r>
      <w:ins w:id="295"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296" w:author="Peter Mihaylov" w:date="2019-03-14T10:31:00Z">
        <w:r w:rsidR="006236F8">
          <w:rPr>
            <w:noProof/>
          </w:rPr>
          <w:t>2</w:t>
        </w:r>
        <w:r w:rsidR="006236F8">
          <w:fldChar w:fldCharType="end"/>
        </w:r>
      </w:ins>
      <w:del w:id="297"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3.7</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2</w:delText>
        </w:r>
        <w:r w:rsidR="006F7A0D" w:rsidDel="006236F8">
          <w:fldChar w:fldCharType="end"/>
        </w:r>
      </w:del>
    </w:p>
    <w:p w:rsidR="004D2F3A" w:rsidRDefault="004D2F3A" w:rsidP="00415229">
      <w:pPr>
        <w:rPr>
          <w:rFonts w:ascii="Times New Roman" w:hAnsi="Times New Roman"/>
          <w:sz w:val="28"/>
        </w:rPr>
      </w:pPr>
    </w:p>
    <w:p w:rsidR="004D2F3A" w:rsidRDefault="004D2F3A" w:rsidP="00415229">
      <w:pPr>
        <w:rPr>
          <w:rFonts w:ascii="Times New Roman" w:hAnsi="Times New Roman"/>
          <w:sz w:val="28"/>
        </w:rPr>
      </w:pPr>
    </w:p>
    <w:p w:rsidR="004D2F3A" w:rsidRDefault="00C975D1" w:rsidP="00C638D9">
      <w:pPr>
        <w:jc w:val="both"/>
        <w:rPr>
          <w:rFonts w:ascii="Times New Roman" w:hAnsi="Times New Roman"/>
          <w:sz w:val="28"/>
          <w:lang w:val="bg-BG"/>
        </w:rPr>
      </w:pPr>
      <w:r>
        <w:rPr>
          <w:rFonts w:ascii="Times New Roman" w:hAnsi="Times New Roman"/>
          <w:sz w:val="28"/>
          <w:lang w:val="bg-BG"/>
        </w:rPr>
        <w:t xml:space="preserve">В случая </w:t>
      </w:r>
      <w:r>
        <w:rPr>
          <w:rFonts w:ascii="Times New Roman" w:hAnsi="Times New Roman"/>
          <w:sz w:val="28"/>
        </w:rPr>
        <w:t>POST</w:t>
      </w:r>
      <w:r>
        <w:rPr>
          <w:rFonts w:ascii="Times New Roman" w:hAnsi="Times New Roman"/>
          <w:sz w:val="28"/>
          <w:lang w:val="bg-BG"/>
        </w:rPr>
        <w:t xml:space="preserve"> заявката, която се обработва от </w:t>
      </w:r>
      <w:r>
        <w:rPr>
          <w:rFonts w:ascii="Times New Roman" w:hAnsi="Times New Roman"/>
          <w:sz w:val="28"/>
        </w:rPr>
        <w:t>UserRegistrationController</w:t>
      </w:r>
      <w:r>
        <w:rPr>
          <w:rFonts w:ascii="Times New Roman" w:hAnsi="Times New Roman"/>
          <w:sz w:val="28"/>
          <w:lang w:val="bg-BG"/>
        </w:rPr>
        <w:t xml:space="preserve"> взима получения модел, валидира го и ако няма грешки запазва резултата в </w:t>
      </w:r>
      <w:r>
        <w:rPr>
          <w:rFonts w:ascii="Times New Roman" w:hAnsi="Times New Roman"/>
          <w:sz w:val="28"/>
        </w:rPr>
        <w:t>userService</w:t>
      </w:r>
      <w:r>
        <w:rPr>
          <w:rFonts w:ascii="Times New Roman" w:hAnsi="Times New Roman"/>
          <w:sz w:val="28"/>
          <w:lang w:val="bg-BG"/>
        </w:rPr>
        <w:t>, в който е инжектнато репозиторито.</w:t>
      </w:r>
    </w:p>
    <w:p w:rsidR="000B66B9" w:rsidRDefault="000B66B9" w:rsidP="00C638D9">
      <w:pPr>
        <w:jc w:val="both"/>
        <w:rPr>
          <w:rFonts w:ascii="Times New Roman" w:hAnsi="Times New Roman"/>
          <w:sz w:val="28"/>
          <w:lang w:val="bg-BG"/>
        </w:rPr>
      </w:pPr>
    </w:p>
    <w:p w:rsidR="000B66B9" w:rsidRPr="00DE1781" w:rsidRDefault="000B66B9" w:rsidP="00C638D9">
      <w:pPr>
        <w:jc w:val="both"/>
        <w:rPr>
          <w:rFonts w:ascii="Times New Roman" w:hAnsi="Times New Roman"/>
          <w:sz w:val="28"/>
          <w:lang w:val="bg-BG"/>
        </w:rPr>
      </w:pPr>
      <w:r>
        <w:rPr>
          <w:rFonts w:ascii="Times New Roman" w:hAnsi="Times New Roman"/>
          <w:sz w:val="28"/>
          <w:lang w:val="bg-BG"/>
        </w:rPr>
        <w:t xml:space="preserve">По интересна част от кода е заявката при създаване на кандидатура в </w:t>
      </w:r>
      <w:r>
        <w:rPr>
          <w:rFonts w:ascii="Times New Roman" w:hAnsi="Times New Roman"/>
          <w:sz w:val="28"/>
        </w:rPr>
        <w:t>JobApplicationController</w:t>
      </w:r>
      <w:r>
        <w:rPr>
          <w:rFonts w:ascii="Times New Roman" w:hAnsi="Times New Roman"/>
          <w:sz w:val="28"/>
          <w:lang w:val="bg-BG"/>
        </w:rPr>
        <w:t xml:space="preserve">, където </w:t>
      </w:r>
      <w:r w:rsidR="00DE1781">
        <w:rPr>
          <w:rFonts w:ascii="Times New Roman" w:hAnsi="Times New Roman"/>
          <w:sz w:val="28"/>
          <w:lang w:val="bg-BG"/>
        </w:rPr>
        <w:t xml:space="preserve">се подава уникалния индентификатор на поста като </w:t>
      </w:r>
      <w:r w:rsidR="00DE1781">
        <w:rPr>
          <w:rFonts w:ascii="Times New Roman" w:hAnsi="Times New Roman"/>
          <w:sz w:val="28"/>
        </w:rPr>
        <w:t xml:space="preserve">@PathVariable </w:t>
      </w:r>
      <w:r w:rsidR="00DE1781">
        <w:rPr>
          <w:rFonts w:ascii="Times New Roman" w:hAnsi="Times New Roman"/>
          <w:sz w:val="28"/>
          <w:lang w:val="bg-BG"/>
        </w:rPr>
        <w:t>и се проверява дали има съществуваща кандидатура и ако няма се създава такава с предварително поставени връзки с поста и  потребителя.</w:t>
      </w:r>
    </w:p>
    <w:p w:rsidR="000B66B9" w:rsidRDefault="000B66B9" w:rsidP="00C638D9">
      <w:pPr>
        <w:jc w:val="both"/>
        <w:rPr>
          <w:rFonts w:ascii="Times New Roman" w:hAnsi="Times New Roman"/>
          <w:sz w:val="28"/>
          <w:lang w:val="bg-BG"/>
        </w:rPr>
      </w:pPr>
    </w:p>
    <w:p w:rsidR="00DE1781" w:rsidRDefault="000B66B9" w:rsidP="00DE1781">
      <w:pPr>
        <w:keepNext/>
        <w:jc w:val="both"/>
      </w:pPr>
      <w:r>
        <w:rPr>
          <w:noProof/>
          <w:lang w:eastAsia="en-US"/>
        </w:rPr>
        <w:drawing>
          <wp:inline distT="0" distB="0" distL="0" distR="0" wp14:anchorId="06CCFDAA" wp14:editId="5CE77C64">
            <wp:extent cx="5943600" cy="38049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04920"/>
                    </a:xfrm>
                    <a:prstGeom prst="rect">
                      <a:avLst/>
                    </a:prstGeom>
                  </pic:spPr>
                </pic:pic>
              </a:graphicData>
            </a:graphic>
          </wp:inline>
        </w:drawing>
      </w:r>
    </w:p>
    <w:p w:rsidR="000B66B9" w:rsidRPr="000B66B9" w:rsidRDefault="00DE1781" w:rsidP="00DE1781">
      <w:pPr>
        <w:pStyle w:val="Caption"/>
        <w:jc w:val="both"/>
        <w:rPr>
          <w:rFonts w:ascii="Times New Roman" w:hAnsi="Times New Roman"/>
          <w:sz w:val="28"/>
        </w:rPr>
      </w:pPr>
      <w:r>
        <w:rPr>
          <w:rFonts w:hint="eastAsia"/>
        </w:rPr>
        <w:t>Фигура</w:t>
      </w:r>
      <w:r>
        <w:t xml:space="preserve"> </w:t>
      </w:r>
      <w:ins w:id="298" w:author="Peter Mihaylov" w:date="2019-03-14T10:31:00Z">
        <w:r w:rsidR="006236F8">
          <w:fldChar w:fldCharType="begin"/>
        </w:r>
        <w:r w:rsidR="006236F8">
          <w:instrText xml:space="preserve"> STYLEREF 2 \s </w:instrText>
        </w:r>
      </w:ins>
      <w:r w:rsidR="006236F8">
        <w:fldChar w:fldCharType="separate"/>
      </w:r>
      <w:r w:rsidR="006236F8">
        <w:rPr>
          <w:noProof/>
        </w:rPr>
        <w:t>3.7</w:t>
      </w:r>
      <w:ins w:id="299"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300" w:author="Peter Mihaylov" w:date="2019-03-14T10:31:00Z">
        <w:r w:rsidR="006236F8">
          <w:rPr>
            <w:noProof/>
          </w:rPr>
          <w:t>3</w:t>
        </w:r>
        <w:r w:rsidR="006236F8">
          <w:fldChar w:fldCharType="end"/>
        </w:r>
      </w:ins>
      <w:del w:id="301"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3.7</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3</w:delText>
        </w:r>
        <w:r w:rsidR="006F7A0D" w:rsidDel="006236F8">
          <w:fldChar w:fldCharType="end"/>
        </w:r>
      </w:del>
    </w:p>
    <w:p w:rsidR="00C975D1" w:rsidRDefault="00C975D1" w:rsidP="00415229">
      <w:pPr>
        <w:rPr>
          <w:rFonts w:ascii="Times New Roman" w:hAnsi="Times New Roman"/>
          <w:sz w:val="28"/>
          <w:lang w:val="bg-BG"/>
        </w:rPr>
      </w:pPr>
    </w:p>
    <w:p w:rsidR="00C638D9" w:rsidRDefault="00DE1781" w:rsidP="00C638D9">
      <w:pPr>
        <w:jc w:val="both"/>
        <w:rPr>
          <w:rFonts w:ascii="Times New Roman" w:hAnsi="Times New Roman"/>
          <w:sz w:val="28"/>
          <w:lang w:val="bg-BG"/>
        </w:rPr>
      </w:pPr>
      <w:r>
        <w:rPr>
          <w:rFonts w:ascii="Times New Roman" w:hAnsi="Times New Roman"/>
          <w:sz w:val="28"/>
          <w:lang w:val="bg-BG"/>
        </w:rPr>
        <w:t>Обикновено п</w:t>
      </w:r>
      <w:r w:rsidR="00C975D1">
        <w:rPr>
          <w:rFonts w:ascii="Times New Roman" w:hAnsi="Times New Roman"/>
          <w:sz w:val="28"/>
          <w:lang w:val="bg-BG"/>
        </w:rPr>
        <w:t xml:space="preserve">олучената информация се валидира, чрез </w:t>
      </w:r>
      <w:r w:rsidR="00C975D1">
        <w:rPr>
          <w:rFonts w:ascii="Times New Roman" w:hAnsi="Times New Roman"/>
          <w:sz w:val="28"/>
        </w:rPr>
        <w:t xml:space="preserve">UserRegistrationDTO </w:t>
      </w:r>
      <w:r w:rsidR="00C975D1">
        <w:rPr>
          <w:rFonts w:ascii="Times New Roman" w:hAnsi="Times New Roman"/>
          <w:sz w:val="28"/>
          <w:lang w:val="bg-BG"/>
        </w:rPr>
        <w:t>класа</w:t>
      </w:r>
      <w:r>
        <w:rPr>
          <w:rFonts w:ascii="Times New Roman" w:hAnsi="Times New Roman"/>
          <w:sz w:val="28"/>
          <w:lang w:val="bg-BG"/>
        </w:rPr>
        <w:t xml:space="preserve"> или подобен клас</w:t>
      </w:r>
      <w:r w:rsidR="00C975D1">
        <w:rPr>
          <w:rFonts w:ascii="Times New Roman" w:hAnsi="Times New Roman"/>
          <w:sz w:val="28"/>
          <w:lang w:val="bg-BG"/>
        </w:rPr>
        <w:t>.</w:t>
      </w:r>
    </w:p>
    <w:p w:rsidR="000B66B9" w:rsidRDefault="000B66B9" w:rsidP="00C638D9">
      <w:pPr>
        <w:jc w:val="both"/>
        <w:rPr>
          <w:rFonts w:ascii="Times New Roman" w:hAnsi="Times New Roman"/>
          <w:sz w:val="28"/>
          <w:lang w:val="bg-BG"/>
        </w:rPr>
      </w:pPr>
    </w:p>
    <w:p w:rsidR="000B66B9" w:rsidRDefault="000B66B9" w:rsidP="00C638D9">
      <w:pPr>
        <w:jc w:val="both"/>
        <w:rPr>
          <w:rFonts w:ascii="Times New Roman" w:hAnsi="Times New Roman"/>
          <w:sz w:val="28"/>
          <w:lang w:val="bg-BG"/>
        </w:rPr>
      </w:pPr>
    </w:p>
    <w:p w:rsidR="00C638D9" w:rsidRDefault="00C638D9" w:rsidP="00C638D9">
      <w:pPr>
        <w:jc w:val="both"/>
        <w:rPr>
          <w:rFonts w:ascii="Times New Roman" w:hAnsi="Times New Roman"/>
          <w:sz w:val="28"/>
          <w:lang w:val="bg-BG"/>
        </w:rPr>
      </w:pPr>
    </w:p>
    <w:p w:rsidR="00C975D1" w:rsidRPr="00C638D9" w:rsidRDefault="00C975D1" w:rsidP="000A0792">
      <w:pPr>
        <w:pStyle w:val="Heading2"/>
        <w:numPr>
          <w:ilvl w:val="1"/>
          <w:numId w:val="12"/>
        </w:numPr>
        <w:rPr>
          <w:b/>
          <w:i w:val="0"/>
        </w:rPr>
      </w:pPr>
      <w:bookmarkStart w:id="302" w:name="_Toc3452636"/>
      <w:r w:rsidRPr="00C638D9">
        <w:rPr>
          <w:b/>
          <w:i w:val="0"/>
        </w:rPr>
        <w:lastRenderedPageBreak/>
        <w:t>Data Transfer Object</w:t>
      </w:r>
      <w:bookmarkEnd w:id="302"/>
    </w:p>
    <w:p w:rsidR="00C975D1" w:rsidRPr="00C975D1" w:rsidRDefault="00C975D1" w:rsidP="00C638D9">
      <w:pPr>
        <w:pStyle w:val="ListParagraph"/>
        <w:spacing w:line="360" w:lineRule="auto"/>
        <w:ind w:left="792"/>
        <w:jc w:val="both"/>
        <w:rPr>
          <w:rFonts w:ascii="Times New Roman" w:hAnsi="Times New Roman"/>
          <w:sz w:val="28"/>
        </w:rPr>
      </w:pPr>
    </w:p>
    <w:p w:rsidR="004D2F3A" w:rsidRDefault="00C975D1" w:rsidP="00C638D9">
      <w:pPr>
        <w:spacing w:line="360" w:lineRule="auto"/>
        <w:jc w:val="both"/>
        <w:rPr>
          <w:rFonts w:ascii="Times New Roman" w:hAnsi="Times New Roman"/>
          <w:sz w:val="28"/>
          <w:lang w:val="bg-BG"/>
        </w:rPr>
      </w:pPr>
      <w:r w:rsidRPr="00C975D1">
        <w:rPr>
          <w:rFonts w:ascii="Times New Roman" w:hAnsi="Times New Roman"/>
          <w:sz w:val="28"/>
        </w:rPr>
        <w:t xml:space="preserve">DTO </w:t>
      </w:r>
      <w:r w:rsidRPr="00C975D1">
        <w:rPr>
          <w:rFonts w:ascii="Times New Roman" w:hAnsi="Times New Roman" w:hint="eastAsia"/>
          <w:sz w:val="28"/>
        </w:rPr>
        <w:t>е</w:t>
      </w:r>
      <w:r w:rsidRPr="00C975D1">
        <w:rPr>
          <w:rFonts w:ascii="Times New Roman" w:hAnsi="Times New Roman"/>
          <w:sz w:val="28"/>
        </w:rPr>
        <w:t xml:space="preserve"> </w:t>
      </w:r>
      <w:r w:rsidRPr="00C975D1">
        <w:rPr>
          <w:rFonts w:ascii="Times New Roman" w:hAnsi="Times New Roman" w:hint="eastAsia"/>
          <w:sz w:val="28"/>
        </w:rPr>
        <w:t>обект</w:t>
      </w:r>
      <w:r w:rsidRPr="00C975D1">
        <w:rPr>
          <w:rFonts w:ascii="Times New Roman" w:hAnsi="Times New Roman"/>
          <w:sz w:val="28"/>
        </w:rPr>
        <w:t xml:space="preserve">, </w:t>
      </w:r>
      <w:r w:rsidRPr="00C975D1">
        <w:rPr>
          <w:rFonts w:ascii="Times New Roman" w:hAnsi="Times New Roman" w:hint="eastAsia"/>
          <w:sz w:val="28"/>
        </w:rPr>
        <w:t>който</w:t>
      </w:r>
      <w:r w:rsidRPr="00C975D1">
        <w:rPr>
          <w:rFonts w:ascii="Times New Roman" w:hAnsi="Times New Roman"/>
          <w:sz w:val="28"/>
        </w:rPr>
        <w:t xml:space="preserve"> </w:t>
      </w:r>
      <w:r w:rsidRPr="00C975D1">
        <w:rPr>
          <w:rFonts w:ascii="Times New Roman" w:hAnsi="Times New Roman" w:hint="eastAsia"/>
          <w:sz w:val="28"/>
        </w:rPr>
        <w:t>пренася</w:t>
      </w:r>
      <w:r w:rsidRPr="00C975D1">
        <w:rPr>
          <w:rFonts w:ascii="Times New Roman" w:hAnsi="Times New Roman"/>
          <w:sz w:val="28"/>
        </w:rPr>
        <w:t xml:space="preserve"> </w:t>
      </w:r>
      <w:r w:rsidRPr="00C975D1">
        <w:rPr>
          <w:rFonts w:ascii="Times New Roman" w:hAnsi="Times New Roman" w:hint="eastAsia"/>
          <w:sz w:val="28"/>
        </w:rPr>
        <w:t>данни</w:t>
      </w:r>
      <w:r w:rsidRPr="00C975D1">
        <w:rPr>
          <w:rFonts w:ascii="Times New Roman" w:hAnsi="Times New Roman"/>
          <w:sz w:val="28"/>
        </w:rPr>
        <w:t xml:space="preserve"> </w:t>
      </w:r>
      <w:r w:rsidRPr="00C975D1">
        <w:rPr>
          <w:rFonts w:ascii="Times New Roman" w:hAnsi="Times New Roman" w:hint="eastAsia"/>
          <w:sz w:val="28"/>
        </w:rPr>
        <w:t>между</w:t>
      </w:r>
      <w:r w:rsidRPr="00C975D1">
        <w:rPr>
          <w:rFonts w:ascii="Times New Roman" w:hAnsi="Times New Roman"/>
          <w:sz w:val="28"/>
        </w:rPr>
        <w:t xml:space="preserve"> </w:t>
      </w:r>
      <w:r w:rsidRPr="00C975D1">
        <w:rPr>
          <w:rFonts w:ascii="Times New Roman" w:hAnsi="Times New Roman" w:hint="eastAsia"/>
          <w:sz w:val="28"/>
        </w:rPr>
        <w:t>процесите</w:t>
      </w:r>
      <w:r w:rsidRPr="00C975D1">
        <w:rPr>
          <w:rFonts w:ascii="Times New Roman" w:hAnsi="Times New Roman"/>
          <w:sz w:val="28"/>
        </w:rPr>
        <w:t xml:space="preserve">. </w:t>
      </w:r>
      <w:r>
        <w:rPr>
          <w:rFonts w:ascii="Times New Roman" w:hAnsi="Times New Roman" w:hint="eastAsia"/>
          <w:sz w:val="28"/>
        </w:rPr>
        <w:t>T</w:t>
      </w:r>
      <w:r w:rsidRPr="00C975D1">
        <w:rPr>
          <w:rFonts w:ascii="Times New Roman" w:hAnsi="Times New Roman" w:hint="eastAsia"/>
          <w:sz w:val="28"/>
        </w:rPr>
        <w:t>рябва</w:t>
      </w:r>
      <w:r w:rsidRPr="00C975D1">
        <w:rPr>
          <w:rFonts w:ascii="Times New Roman" w:hAnsi="Times New Roman"/>
          <w:sz w:val="28"/>
        </w:rPr>
        <w:t xml:space="preserve"> </w:t>
      </w:r>
      <w:r w:rsidRPr="00C975D1">
        <w:rPr>
          <w:rFonts w:ascii="Times New Roman" w:hAnsi="Times New Roman" w:hint="eastAsia"/>
          <w:sz w:val="28"/>
        </w:rPr>
        <w:t>да</w:t>
      </w:r>
      <w:r w:rsidRPr="00C975D1">
        <w:rPr>
          <w:rFonts w:ascii="Times New Roman" w:hAnsi="Times New Roman"/>
          <w:sz w:val="28"/>
        </w:rPr>
        <w:t xml:space="preserve"> </w:t>
      </w:r>
      <w:r>
        <w:rPr>
          <w:rFonts w:ascii="Times New Roman" w:hAnsi="Times New Roman"/>
          <w:sz w:val="28"/>
          <w:lang w:val="bg-BG"/>
        </w:rPr>
        <w:t xml:space="preserve">се </w:t>
      </w:r>
      <w:r>
        <w:rPr>
          <w:rFonts w:ascii="Times New Roman" w:hAnsi="Times New Roman" w:hint="eastAsia"/>
          <w:sz w:val="28"/>
        </w:rPr>
        <w:t>намали</w:t>
      </w:r>
      <w:r w:rsidRPr="00C975D1">
        <w:rPr>
          <w:rFonts w:ascii="Times New Roman" w:hAnsi="Times New Roman"/>
          <w:sz w:val="28"/>
        </w:rPr>
        <w:t xml:space="preserve"> </w:t>
      </w:r>
      <w:r w:rsidRPr="00C975D1">
        <w:rPr>
          <w:rFonts w:ascii="Times New Roman" w:hAnsi="Times New Roman" w:hint="eastAsia"/>
          <w:sz w:val="28"/>
        </w:rPr>
        <w:t>броя</w:t>
      </w:r>
      <w:r w:rsidRPr="00C975D1">
        <w:rPr>
          <w:rFonts w:ascii="Times New Roman" w:hAnsi="Times New Roman"/>
          <w:sz w:val="28"/>
        </w:rPr>
        <w:t xml:space="preserve"> </w:t>
      </w:r>
      <w:r w:rsidRPr="00C975D1">
        <w:rPr>
          <w:rFonts w:ascii="Times New Roman" w:hAnsi="Times New Roman" w:hint="eastAsia"/>
          <w:sz w:val="28"/>
        </w:rPr>
        <w:t>на</w:t>
      </w:r>
      <w:r w:rsidRPr="00C975D1">
        <w:rPr>
          <w:rFonts w:ascii="Times New Roman" w:hAnsi="Times New Roman"/>
          <w:sz w:val="28"/>
        </w:rPr>
        <w:t xml:space="preserve"> </w:t>
      </w:r>
      <w:r>
        <w:rPr>
          <w:rFonts w:ascii="Times New Roman" w:hAnsi="Times New Roman"/>
          <w:sz w:val="28"/>
          <w:lang w:val="bg-BG"/>
        </w:rPr>
        <w:t>заявките</w:t>
      </w:r>
      <w:r w:rsidRPr="00C975D1">
        <w:rPr>
          <w:rFonts w:ascii="Times New Roman" w:hAnsi="Times New Roman"/>
          <w:sz w:val="28"/>
        </w:rPr>
        <w:t xml:space="preserve">. </w:t>
      </w:r>
      <w:r w:rsidRPr="00C975D1">
        <w:rPr>
          <w:rFonts w:ascii="Times New Roman" w:hAnsi="Times New Roman" w:hint="eastAsia"/>
          <w:sz w:val="28"/>
        </w:rPr>
        <w:t>Решението</w:t>
      </w:r>
      <w:r w:rsidRPr="00C975D1">
        <w:rPr>
          <w:rFonts w:ascii="Times New Roman" w:hAnsi="Times New Roman"/>
          <w:sz w:val="28"/>
        </w:rPr>
        <w:t xml:space="preserve"> </w:t>
      </w:r>
      <w:r w:rsidRPr="00C975D1">
        <w:rPr>
          <w:rFonts w:ascii="Times New Roman" w:hAnsi="Times New Roman" w:hint="eastAsia"/>
          <w:sz w:val="28"/>
        </w:rPr>
        <w:t>е</w:t>
      </w:r>
      <w:r w:rsidRPr="00C975D1">
        <w:rPr>
          <w:rFonts w:ascii="Times New Roman" w:hAnsi="Times New Roman"/>
          <w:sz w:val="28"/>
        </w:rPr>
        <w:t xml:space="preserve"> </w:t>
      </w:r>
      <w:r w:rsidRPr="00C975D1">
        <w:rPr>
          <w:rFonts w:ascii="Times New Roman" w:hAnsi="Times New Roman" w:hint="eastAsia"/>
          <w:sz w:val="28"/>
        </w:rPr>
        <w:t>да</w:t>
      </w:r>
      <w:r w:rsidRPr="00C975D1">
        <w:rPr>
          <w:rFonts w:ascii="Times New Roman" w:hAnsi="Times New Roman"/>
          <w:sz w:val="28"/>
        </w:rPr>
        <w:t xml:space="preserve"> </w:t>
      </w:r>
      <w:r w:rsidRPr="00C975D1">
        <w:rPr>
          <w:rFonts w:ascii="Times New Roman" w:hAnsi="Times New Roman" w:hint="eastAsia"/>
          <w:sz w:val="28"/>
        </w:rPr>
        <w:t>се</w:t>
      </w:r>
      <w:r w:rsidRPr="00C975D1">
        <w:rPr>
          <w:rFonts w:ascii="Times New Roman" w:hAnsi="Times New Roman"/>
          <w:sz w:val="28"/>
        </w:rPr>
        <w:t xml:space="preserve"> </w:t>
      </w:r>
      <w:r w:rsidRPr="00C975D1">
        <w:rPr>
          <w:rFonts w:ascii="Times New Roman" w:hAnsi="Times New Roman" w:hint="eastAsia"/>
          <w:sz w:val="28"/>
        </w:rPr>
        <w:t>създаде</w:t>
      </w:r>
      <w:r w:rsidRPr="00C975D1">
        <w:rPr>
          <w:rFonts w:ascii="Times New Roman" w:hAnsi="Times New Roman"/>
          <w:sz w:val="28"/>
        </w:rPr>
        <w:t xml:space="preserve"> </w:t>
      </w:r>
      <w:r w:rsidRPr="00C975D1">
        <w:rPr>
          <w:rFonts w:ascii="Times New Roman" w:hAnsi="Times New Roman" w:hint="eastAsia"/>
          <w:sz w:val="28"/>
        </w:rPr>
        <w:t>обект</w:t>
      </w:r>
      <w:r w:rsidRPr="00C975D1">
        <w:rPr>
          <w:rFonts w:ascii="Times New Roman" w:hAnsi="Times New Roman"/>
          <w:sz w:val="28"/>
        </w:rPr>
        <w:t xml:space="preserve"> </w:t>
      </w:r>
      <w:r w:rsidRPr="00C975D1">
        <w:rPr>
          <w:rFonts w:ascii="Times New Roman" w:hAnsi="Times New Roman" w:hint="eastAsia"/>
          <w:sz w:val="28"/>
        </w:rPr>
        <w:t>за</w:t>
      </w:r>
      <w:r w:rsidRPr="00C975D1">
        <w:rPr>
          <w:rFonts w:ascii="Times New Roman" w:hAnsi="Times New Roman"/>
          <w:sz w:val="28"/>
        </w:rPr>
        <w:t xml:space="preserve"> </w:t>
      </w:r>
      <w:r w:rsidRPr="00C975D1">
        <w:rPr>
          <w:rFonts w:ascii="Times New Roman" w:hAnsi="Times New Roman" w:hint="eastAsia"/>
          <w:sz w:val="28"/>
        </w:rPr>
        <w:t>прехвърляне</w:t>
      </w:r>
      <w:r w:rsidRPr="00C975D1">
        <w:rPr>
          <w:rFonts w:ascii="Times New Roman" w:hAnsi="Times New Roman"/>
          <w:sz w:val="28"/>
        </w:rPr>
        <w:t xml:space="preserve"> </w:t>
      </w:r>
      <w:r w:rsidRPr="00C975D1">
        <w:rPr>
          <w:rFonts w:ascii="Times New Roman" w:hAnsi="Times New Roman" w:hint="eastAsia"/>
          <w:sz w:val="28"/>
        </w:rPr>
        <w:t>на</w:t>
      </w:r>
      <w:r w:rsidRPr="00C975D1">
        <w:rPr>
          <w:rFonts w:ascii="Times New Roman" w:hAnsi="Times New Roman"/>
          <w:sz w:val="28"/>
        </w:rPr>
        <w:t xml:space="preserve"> </w:t>
      </w:r>
      <w:r w:rsidRPr="00C975D1">
        <w:rPr>
          <w:rFonts w:ascii="Times New Roman" w:hAnsi="Times New Roman" w:hint="eastAsia"/>
          <w:sz w:val="28"/>
        </w:rPr>
        <w:t>данни</w:t>
      </w:r>
      <w:r w:rsidRPr="00C975D1">
        <w:rPr>
          <w:rFonts w:ascii="Times New Roman" w:hAnsi="Times New Roman"/>
          <w:sz w:val="28"/>
        </w:rPr>
        <w:t xml:space="preserve">, </w:t>
      </w:r>
      <w:r w:rsidRPr="00C975D1">
        <w:rPr>
          <w:rFonts w:ascii="Times New Roman" w:hAnsi="Times New Roman" w:hint="eastAsia"/>
          <w:sz w:val="28"/>
        </w:rPr>
        <w:t>който</w:t>
      </w:r>
      <w:r w:rsidRPr="00C975D1">
        <w:rPr>
          <w:rFonts w:ascii="Times New Roman" w:hAnsi="Times New Roman"/>
          <w:sz w:val="28"/>
        </w:rPr>
        <w:t xml:space="preserve"> </w:t>
      </w:r>
      <w:r w:rsidRPr="00C975D1">
        <w:rPr>
          <w:rFonts w:ascii="Times New Roman" w:hAnsi="Times New Roman" w:hint="eastAsia"/>
          <w:sz w:val="28"/>
        </w:rPr>
        <w:t>може</w:t>
      </w:r>
      <w:r w:rsidRPr="00C975D1">
        <w:rPr>
          <w:rFonts w:ascii="Times New Roman" w:hAnsi="Times New Roman"/>
          <w:sz w:val="28"/>
        </w:rPr>
        <w:t xml:space="preserve"> </w:t>
      </w:r>
      <w:r w:rsidRPr="00C975D1">
        <w:rPr>
          <w:rFonts w:ascii="Times New Roman" w:hAnsi="Times New Roman" w:hint="eastAsia"/>
          <w:sz w:val="28"/>
        </w:rPr>
        <w:t>да</w:t>
      </w:r>
      <w:r w:rsidRPr="00C975D1">
        <w:rPr>
          <w:rFonts w:ascii="Times New Roman" w:hAnsi="Times New Roman"/>
          <w:sz w:val="28"/>
        </w:rPr>
        <w:t xml:space="preserve"> </w:t>
      </w:r>
      <w:r w:rsidRPr="00C975D1">
        <w:rPr>
          <w:rFonts w:ascii="Times New Roman" w:hAnsi="Times New Roman" w:hint="eastAsia"/>
          <w:sz w:val="28"/>
        </w:rPr>
        <w:t>съдържа</w:t>
      </w:r>
      <w:r w:rsidRPr="00C975D1">
        <w:rPr>
          <w:rFonts w:ascii="Times New Roman" w:hAnsi="Times New Roman"/>
          <w:sz w:val="28"/>
        </w:rPr>
        <w:t xml:space="preserve"> </w:t>
      </w:r>
      <w:r w:rsidRPr="00C975D1">
        <w:rPr>
          <w:rFonts w:ascii="Times New Roman" w:hAnsi="Times New Roman" w:hint="eastAsia"/>
          <w:sz w:val="28"/>
        </w:rPr>
        <w:t>всички</w:t>
      </w:r>
      <w:r w:rsidRPr="00C975D1">
        <w:rPr>
          <w:rFonts w:ascii="Times New Roman" w:hAnsi="Times New Roman"/>
          <w:sz w:val="28"/>
        </w:rPr>
        <w:t xml:space="preserve"> </w:t>
      </w:r>
      <w:r w:rsidRPr="00C975D1">
        <w:rPr>
          <w:rFonts w:ascii="Times New Roman" w:hAnsi="Times New Roman" w:hint="eastAsia"/>
          <w:sz w:val="28"/>
        </w:rPr>
        <w:t>данни</w:t>
      </w:r>
      <w:r w:rsidRPr="00C975D1">
        <w:rPr>
          <w:rFonts w:ascii="Times New Roman" w:hAnsi="Times New Roman"/>
          <w:sz w:val="28"/>
        </w:rPr>
        <w:t xml:space="preserve"> </w:t>
      </w:r>
      <w:r w:rsidRPr="00C975D1">
        <w:rPr>
          <w:rFonts w:ascii="Times New Roman" w:hAnsi="Times New Roman" w:hint="eastAsia"/>
          <w:sz w:val="28"/>
        </w:rPr>
        <w:t>за</w:t>
      </w:r>
      <w:r w:rsidRPr="00C975D1">
        <w:rPr>
          <w:rFonts w:ascii="Times New Roman" w:hAnsi="Times New Roman"/>
          <w:sz w:val="28"/>
        </w:rPr>
        <w:t xml:space="preserve"> </w:t>
      </w:r>
      <w:r w:rsidRPr="00C975D1">
        <w:rPr>
          <w:rFonts w:ascii="Times New Roman" w:hAnsi="Times New Roman" w:hint="eastAsia"/>
          <w:sz w:val="28"/>
        </w:rPr>
        <w:t>повикването</w:t>
      </w:r>
      <w:r w:rsidRPr="00C975D1">
        <w:rPr>
          <w:rFonts w:ascii="Times New Roman" w:hAnsi="Times New Roman"/>
          <w:sz w:val="28"/>
        </w:rPr>
        <w:t xml:space="preserve">. </w:t>
      </w:r>
      <w:r w:rsidRPr="00C975D1">
        <w:rPr>
          <w:rFonts w:ascii="Times New Roman" w:hAnsi="Times New Roman" w:hint="eastAsia"/>
          <w:sz w:val="28"/>
        </w:rPr>
        <w:t>Той</w:t>
      </w:r>
      <w:r w:rsidRPr="00C975D1">
        <w:rPr>
          <w:rFonts w:ascii="Times New Roman" w:hAnsi="Times New Roman"/>
          <w:sz w:val="28"/>
        </w:rPr>
        <w:t xml:space="preserve"> </w:t>
      </w:r>
      <w:r w:rsidRPr="00C975D1">
        <w:rPr>
          <w:rFonts w:ascii="Times New Roman" w:hAnsi="Times New Roman" w:hint="eastAsia"/>
          <w:sz w:val="28"/>
        </w:rPr>
        <w:t>трябва</w:t>
      </w:r>
      <w:r w:rsidRPr="00C975D1">
        <w:rPr>
          <w:rFonts w:ascii="Times New Roman" w:hAnsi="Times New Roman"/>
          <w:sz w:val="28"/>
        </w:rPr>
        <w:t xml:space="preserve"> </w:t>
      </w:r>
      <w:r w:rsidRPr="00C975D1">
        <w:rPr>
          <w:rFonts w:ascii="Times New Roman" w:hAnsi="Times New Roman" w:hint="eastAsia"/>
          <w:sz w:val="28"/>
        </w:rPr>
        <w:t>да</w:t>
      </w:r>
      <w:r w:rsidRPr="00C975D1">
        <w:rPr>
          <w:rFonts w:ascii="Times New Roman" w:hAnsi="Times New Roman"/>
          <w:sz w:val="28"/>
        </w:rPr>
        <w:t xml:space="preserve"> </w:t>
      </w:r>
      <w:r w:rsidRPr="00C975D1">
        <w:rPr>
          <w:rFonts w:ascii="Times New Roman" w:hAnsi="Times New Roman" w:hint="eastAsia"/>
          <w:sz w:val="28"/>
        </w:rPr>
        <w:t>може</w:t>
      </w:r>
      <w:r w:rsidRPr="00C975D1">
        <w:rPr>
          <w:rFonts w:ascii="Times New Roman" w:hAnsi="Times New Roman"/>
          <w:sz w:val="28"/>
        </w:rPr>
        <w:t xml:space="preserve"> </w:t>
      </w:r>
      <w:r w:rsidRPr="00C975D1">
        <w:rPr>
          <w:rFonts w:ascii="Times New Roman" w:hAnsi="Times New Roman" w:hint="eastAsia"/>
          <w:sz w:val="28"/>
        </w:rPr>
        <w:t>да</w:t>
      </w:r>
      <w:r w:rsidRPr="00C975D1">
        <w:rPr>
          <w:rFonts w:ascii="Times New Roman" w:hAnsi="Times New Roman"/>
          <w:sz w:val="28"/>
        </w:rPr>
        <w:t xml:space="preserve"> </w:t>
      </w:r>
      <w:r w:rsidRPr="00C975D1">
        <w:rPr>
          <w:rFonts w:ascii="Times New Roman" w:hAnsi="Times New Roman" w:hint="eastAsia"/>
          <w:sz w:val="28"/>
        </w:rPr>
        <w:t>се</w:t>
      </w:r>
      <w:r w:rsidRPr="00C975D1">
        <w:rPr>
          <w:rFonts w:ascii="Times New Roman" w:hAnsi="Times New Roman"/>
          <w:sz w:val="28"/>
        </w:rPr>
        <w:t xml:space="preserve"> </w:t>
      </w:r>
      <w:r w:rsidRPr="00C975D1">
        <w:rPr>
          <w:rFonts w:ascii="Times New Roman" w:hAnsi="Times New Roman" w:hint="eastAsia"/>
          <w:sz w:val="28"/>
        </w:rPr>
        <w:t>сериализира</w:t>
      </w:r>
      <w:r w:rsidRPr="00C975D1">
        <w:rPr>
          <w:rFonts w:ascii="Times New Roman" w:hAnsi="Times New Roman"/>
          <w:sz w:val="28"/>
        </w:rPr>
        <w:t>.</w:t>
      </w:r>
      <w:r>
        <w:rPr>
          <w:rFonts w:ascii="Times New Roman" w:hAnsi="Times New Roman"/>
          <w:sz w:val="28"/>
          <w:lang w:val="bg-BG"/>
        </w:rPr>
        <w:t xml:space="preserve"> Обикновено съдържа в себе си </w:t>
      </w:r>
      <w:r w:rsidR="00C7073F">
        <w:rPr>
          <w:rFonts w:ascii="Times New Roman" w:hAnsi="Times New Roman"/>
          <w:sz w:val="28"/>
          <w:lang w:val="bg-BG"/>
        </w:rPr>
        <w:t xml:space="preserve">член променливи, гетъри и сетъри. </w:t>
      </w:r>
    </w:p>
    <w:p w:rsidR="00C7073F" w:rsidRDefault="00C7073F" w:rsidP="00415229">
      <w:pPr>
        <w:rPr>
          <w:rFonts w:ascii="Times New Roman" w:hAnsi="Times New Roman"/>
          <w:sz w:val="28"/>
          <w:lang w:val="bg-BG"/>
        </w:rPr>
      </w:pPr>
    </w:p>
    <w:p w:rsidR="00C638D9" w:rsidRDefault="00C7073F" w:rsidP="00C638D9">
      <w:pPr>
        <w:keepNext/>
      </w:pPr>
      <w:r>
        <w:rPr>
          <w:noProof/>
          <w:lang w:eastAsia="en-US"/>
        </w:rPr>
        <w:drawing>
          <wp:inline distT="0" distB="0" distL="0" distR="0" wp14:anchorId="3EC7F862" wp14:editId="57CF1534">
            <wp:extent cx="5943600" cy="2446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46655"/>
                    </a:xfrm>
                    <a:prstGeom prst="rect">
                      <a:avLst/>
                    </a:prstGeom>
                  </pic:spPr>
                </pic:pic>
              </a:graphicData>
            </a:graphic>
          </wp:inline>
        </w:drawing>
      </w:r>
    </w:p>
    <w:p w:rsidR="00C7073F" w:rsidRPr="00C975D1" w:rsidRDefault="00C638D9" w:rsidP="00C638D9">
      <w:pPr>
        <w:pStyle w:val="Caption"/>
        <w:rPr>
          <w:rFonts w:ascii="Times New Roman" w:hAnsi="Times New Roman"/>
          <w:sz w:val="28"/>
          <w:lang w:val="bg-BG"/>
        </w:rPr>
      </w:pPr>
      <w:r>
        <w:rPr>
          <w:rFonts w:hint="eastAsia"/>
        </w:rPr>
        <w:t>Фигура</w:t>
      </w:r>
      <w:r>
        <w:t xml:space="preserve"> </w:t>
      </w:r>
      <w:ins w:id="303" w:author="Peter Mihaylov" w:date="2019-03-14T10:31:00Z">
        <w:r w:rsidR="006236F8">
          <w:fldChar w:fldCharType="begin"/>
        </w:r>
        <w:r w:rsidR="006236F8">
          <w:instrText xml:space="preserve"> STYLEREF 2 \s </w:instrText>
        </w:r>
      </w:ins>
      <w:r w:rsidR="006236F8">
        <w:fldChar w:fldCharType="separate"/>
      </w:r>
      <w:r w:rsidR="006236F8">
        <w:rPr>
          <w:noProof/>
        </w:rPr>
        <w:t>3.8</w:t>
      </w:r>
      <w:ins w:id="304"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305" w:author="Peter Mihaylov" w:date="2019-03-14T10:31:00Z">
        <w:r w:rsidR="006236F8">
          <w:rPr>
            <w:noProof/>
          </w:rPr>
          <w:t>1</w:t>
        </w:r>
        <w:r w:rsidR="006236F8">
          <w:fldChar w:fldCharType="end"/>
        </w:r>
      </w:ins>
      <w:del w:id="306"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3.8</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1</w:delText>
        </w:r>
        <w:r w:rsidR="006F7A0D" w:rsidDel="006236F8">
          <w:fldChar w:fldCharType="end"/>
        </w:r>
      </w:del>
    </w:p>
    <w:p w:rsidR="00C638D9" w:rsidRDefault="00C638D9" w:rsidP="00C638D9">
      <w:pPr>
        <w:rPr>
          <w:rFonts w:ascii="Times New Roman" w:hAnsi="Times New Roman"/>
          <w:sz w:val="28"/>
        </w:rPr>
      </w:pPr>
    </w:p>
    <w:p w:rsidR="006E2326" w:rsidRDefault="006E2326" w:rsidP="00DE1781">
      <w:pPr>
        <w:pStyle w:val="Heading2"/>
        <w:numPr>
          <w:ilvl w:val="1"/>
          <w:numId w:val="12"/>
        </w:numPr>
        <w:rPr>
          <w:b/>
          <w:i w:val="0"/>
        </w:rPr>
      </w:pPr>
      <w:bookmarkStart w:id="307" w:name="_Toc3452637"/>
      <w:r w:rsidRPr="00C638D9">
        <w:rPr>
          <w:b/>
          <w:i w:val="0"/>
        </w:rPr>
        <w:t>Валидация</w:t>
      </w:r>
      <w:bookmarkEnd w:id="307"/>
    </w:p>
    <w:p w:rsidR="00DE1781" w:rsidRPr="00DE1781" w:rsidRDefault="00DE1781" w:rsidP="00DE1781">
      <w:pPr>
        <w:rPr>
          <w:rFonts w:asciiTheme="minorHAnsi" w:hAnsiTheme="minorHAnsi"/>
          <w:lang w:val="bg-BG"/>
        </w:rPr>
      </w:pPr>
    </w:p>
    <w:p w:rsidR="006E2326" w:rsidRDefault="006E2326" w:rsidP="00C638D9">
      <w:pPr>
        <w:spacing w:line="360" w:lineRule="auto"/>
        <w:jc w:val="both"/>
        <w:rPr>
          <w:rFonts w:ascii="Times New Roman" w:hAnsi="Times New Roman"/>
          <w:sz w:val="28"/>
          <w:lang w:val="bg-BG"/>
        </w:rPr>
      </w:pPr>
      <w:r w:rsidRPr="006E2326">
        <w:rPr>
          <w:rFonts w:ascii="Times New Roman" w:hAnsi="Times New Roman"/>
          <w:sz w:val="28"/>
          <w:lang w:val="bg-BG"/>
        </w:rPr>
        <w:t xml:space="preserve">Валидирането на информацията се извършва посредством тaзи </w:t>
      </w:r>
      <w:r w:rsidRPr="00BF1AD7">
        <w:rPr>
          <w:rFonts w:asciiTheme="minorHAnsi" w:hAnsiTheme="minorHAnsi" w:cstheme="minorHAnsi"/>
          <w:b/>
          <w:sz w:val="28"/>
          <w:szCs w:val="28"/>
        </w:rPr>
        <w:t>FieldMatch</w:t>
      </w:r>
      <w:r w:rsidRPr="00BF1AD7">
        <w:rPr>
          <w:rFonts w:asciiTheme="minorHAnsi" w:hAnsiTheme="minorHAnsi" w:cstheme="minorHAnsi"/>
          <w:b/>
          <w:sz w:val="28"/>
          <w:szCs w:val="28"/>
          <w:lang w:val="bg-BG"/>
        </w:rPr>
        <w:t xml:space="preserve"> </w:t>
      </w:r>
      <w:r w:rsidRPr="006E2326">
        <w:rPr>
          <w:rFonts w:ascii="Times New Roman" w:hAnsi="Times New Roman"/>
          <w:sz w:val="28"/>
          <w:lang w:val="bg-BG"/>
        </w:rPr>
        <w:t xml:space="preserve">анотация. </w:t>
      </w:r>
      <w:r w:rsidRPr="006E2326">
        <w:rPr>
          <w:rFonts w:ascii="Times New Roman" w:hAnsi="Times New Roman" w:hint="eastAsia"/>
          <w:sz w:val="28"/>
          <w:lang w:val="bg-BG"/>
        </w:rPr>
        <w:t>Това</w:t>
      </w:r>
      <w:r w:rsidRPr="006E2326">
        <w:rPr>
          <w:rFonts w:ascii="Times New Roman" w:hAnsi="Times New Roman"/>
          <w:sz w:val="28"/>
          <w:lang w:val="bg-BG"/>
        </w:rPr>
        <w:t xml:space="preserve"> </w:t>
      </w:r>
      <w:r w:rsidRPr="006E2326">
        <w:rPr>
          <w:rFonts w:ascii="Times New Roman" w:hAnsi="Times New Roman" w:hint="eastAsia"/>
          <w:sz w:val="28"/>
          <w:lang w:val="bg-BG"/>
        </w:rPr>
        <w:t>е</w:t>
      </w:r>
      <w:r w:rsidRPr="006E2326">
        <w:rPr>
          <w:rFonts w:ascii="Times New Roman" w:hAnsi="Times New Roman"/>
          <w:sz w:val="28"/>
          <w:lang w:val="bg-BG"/>
        </w:rPr>
        <w:t xml:space="preserve"> </w:t>
      </w:r>
      <w:r w:rsidRPr="006E2326">
        <w:rPr>
          <w:rFonts w:ascii="Times New Roman" w:hAnsi="Times New Roman" w:hint="eastAsia"/>
          <w:sz w:val="28"/>
          <w:lang w:val="bg-BG"/>
        </w:rPr>
        <w:t>анотация</w:t>
      </w:r>
      <w:r w:rsidRPr="006E2326">
        <w:rPr>
          <w:rFonts w:ascii="Times New Roman" w:hAnsi="Times New Roman"/>
          <w:sz w:val="28"/>
          <w:lang w:val="bg-BG"/>
        </w:rPr>
        <w:t xml:space="preserve"> </w:t>
      </w:r>
      <w:r w:rsidRPr="006E2326">
        <w:rPr>
          <w:rFonts w:ascii="Times New Roman" w:hAnsi="Times New Roman" w:hint="eastAsia"/>
          <w:sz w:val="28"/>
          <w:lang w:val="bg-BG"/>
        </w:rPr>
        <w:t>на</w:t>
      </w:r>
      <w:r w:rsidRPr="006E2326">
        <w:rPr>
          <w:rFonts w:ascii="Times New Roman" w:hAnsi="Times New Roman"/>
          <w:sz w:val="28"/>
          <w:lang w:val="bg-BG"/>
        </w:rPr>
        <w:t xml:space="preserve"> </w:t>
      </w:r>
      <w:r w:rsidRPr="006E2326">
        <w:rPr>
          <w:rFonts w:ascii="Times New Roman" w:hAnsi="Times New Roman" w:hint="eastAsia"/>
          <w:sz w:val="28"/>
          <w:lang w:val="bg-BG"/>
        </w:rPr>
        <w:t>ниво</w:t>
      </w:r>
      <w:r w:rsidRPr="006E2326">
        <w:rPr>
          <w:rFonts w:ascii="Times New Roman" w:hAnsi="Times New Roman"/>
          <w:sz w:val="28"/>
          <w:lang w:val="bg-BG"/>
        </w:rPr>
        <w:t xml:space="preserve"> </w:t>
      </w:r>
      <w:r w:rsidRPr="006E2326">
        <w:rPr>
          <w:rFonts w:ascii="Times New Roman" w:hAnsi="Times New Roman" w:hint="eastAsia"/>
          <w:sz w:val="28"/>
          <w:lang w:val="bg-BG"/>
        </w:rPr>
        <w:t>клас</w:t>
      </w:r>
      <w:r w:rsidRPr="006E2326">
        <w:rPr>
          <w:rFonts w:ascii="Times New Roman" w:hAnsi="Times New Roman"/>
          <w:sz w:val="28"/>
          <w:lang w:val="bg-BG"/>
        </w:rPr>
        <w:t xml:space="preserve">, </w:t>
      </w:r>
      <w:r w:rsidRPr="006E2326">
        <w:rPr>
          <w:rFonts w:ascii="Times New Roman" w:hAnsi="Times New Roman" w:hint="eastAsia"/>
          <w:sz w:val="28"/>
          <w:lang w:val="bg-BG"/>
        </w:rPr>
        <w:t>където</w:t>
      </w:r>
      <w:r w:rsidRPr="006E2326">
        <w:rPr>
          <w:rFonts w:ascii="Times New Roman" w:hAnsi="Times New Roman"/>
          <w:sz w:val="28"/>
          <w:lang w:val="bg-BG"/>
        </w:rPr>
        <w:t xml:space="preserve"> </w:t>
      </w:r>
      <w:r w:rsidRPr="006E2326">
        <w:rPr>
          <w:rFonts w:ascii="Times New Roman" w:hAnsi="Times New Roman" w:hint="eastAsia"/>
          <w:sz w:val="28"/>
          <w:lang w:val="bg-BG"/>
        </w:rPr>
        <w:t>можем</w:t>
      </w:r>
      <w:r w:rsidRPr="006E2326">
        <w:rPr>
          <w:rFonts w:ascii="Times New Roman" w:hAnsi="Times New Roman"/>
          <w:sz w:val="28"/>
          <w:lang w:val="bg-BG"/>
        </w:rPr>
        <w:t xml:space="preserve"> </w:t>
      </w:r>
      <w:r w:rsidRPr="006E2326">
        <w:rPr>
          <w:rFonts w:ascii="Times New Roman" w:hAnsi="Times New Roman" w:hint="eastAsia"/>
          <w:sz w:val="28"/>
          <w:lang w:val="bg-BG"/>
        </w:rPr>
        <w:t>да</w:t>
      </w:r>
      <w:r w:rsidRPr="006E2326">
        <w:rPr>
          <w:rFonts w:ascii="Times New Roman" w:hAnsi="Times New Roman"/>
          <w:sz w:val="28"/>
          <w:lang w:val="bg-BG"/>
        </w:rPr>
        <w:t xml:space="preserve"> </w:t>
      </w:r>
      <w:r w:rsidRPr="006E2326">
        <w:rPr>
          <w:rFonts w:ascii="Times New Roman" w:hAnsi="Times New Roman" w:hint="eastAsia"/>
          <w:sz w:val="28"/>
          <w:lang w:val="bg-BG"/>
        </w:rPr>
        <w:t>сравним</w:t>
      </w:r>
      <w:r w:rsidRPr="006E2326">
        <w:rPr>
          <w:rFonts w:ascii="Times New Roman" w:hAnsi="Times New Roman"/>
          <w:sz w:val="28"/>
          <w:lang w:val="bg-BG"/>
        </w:rPr>
        <w:t xml:space="preserve"> </w:t>
      </w:r>
      <w:r w:rsidRPr="006E2326">
        <w:rPr>
          <w:rFonts w:ascii="Times New Roman" w:hAnsi="Times New Roman" w:hint="eastAsia"/>
          <w:sz w:val="28"/>
          <w:lang w:val="bg-BG"/>
        </w:rPr>
        <w:t>две</w:t>
      </w:r>
      <w:r w:rsidRPr="006E2326">
        <w:rPr>
          <w:rFonts w:ascii="Times New Roman" w:hAnsi="Times New Roman"/>
          <w:sz w:val="28"/>
          <w:lang w:val="bg-BG"/>
        </w:rPr>
        <w:t xml:space="preserve"> </w:t>
      </w:r>
      <w:r w:rsidRPr="006E2326">
        <w:rPr>
          <w:rFonts w:ascii="Times New Roman" w:hAnsi="Times New Roman" w:hint="eastAsia"/>
          <w:sz w:val="28"/>
          <w:lang w:val="bg-BG"/>
        </w:rPr>
        <w:t>полета</w:t>
      </w:r>
      <w:r w:rsidRPr="006E2326">
        <w:rPr>
          <w:rFonts w:ascii="Times New Roman" w:hAnsi="Times New Roman"/>
          <w:sz w:val="28"/>
          <w:lang w:val="bg-BG"/>
        </w:rPr>
        <w:t xml:space="preserve"> </w:t>
      </w:r>
      <w:r w:rsidRPr="006E2326">
        <w:rPr>
          <w:rFonts w:ascii="Times New Roman" w:hAnsi="Times New Roman" w:hint="eastAsia"/>
          <w:sz w:val="28"/>
          <w:lang w:val="bg-BG"/>
        </w:rPr>
        <w:t>за</w:t>
      </w:r>
      <w:r w:rsidRPr="006E2326">
        <w:rPr>
          <w:rFonts w:ascii="Times New Roman" w:hAnsi="Times New Roman"/>
          <w:sz w:val="28"/>
          <w:lang w:val="bg-BG"/>
        </w:rPr>
        <w:t xml:space="preserve"> </w:t>
      </w:r>
      <w:r w:rsidRPr="006E2326">
        <w:rPr>
          <w:rFonts w:ascii="Times New Roman" w:hAnsi="Times New Roman" w:hint="eastAsia"/>
          <w:sz w:val="28"/>
          <w:lang w:val="bg-BG"/>
        </w:rPr>
        <w:t>равенство</w:t>
      </w:r>
      <w:r w:rsidRPr="006E2326">
        <w:rPr>
          <w:rFonts w:ascii="Times New Roman" w:hAnsi="Times New Roman"/>
          <w:sz w:val="28"/>
          <w:lang w:val="bg-BG"/>
        </w:rPr>
        <w:t xml:space="preserve"> </w:t>
      </w:r>
      <w:r w:rsidRPr="006E2326">
        <w:rPr>
          <w:rFonts w:ascii="Times New Roman" w:hAnsi="Times New Roman" w:hint="eastAsia"/>
          <w:sz w:val="28"/>
          <w:lang w:val="bg-BG"/>
        </w:rPr>
        <w:t>и</w:t>
      </w:r>
      <w:r w:rsidRPr="006E2326">
        <w:rPr>
          <w:rFonts w:ascii="Times New Roman" w:hAnsi="Times New Roman"/>
          <w:sz w:val="28"/>
          <w:lang w:val="bg-BG"/>
        </w:rPr>
        <w:t xml:space="preserve"> </w:t>
      </w:r>
      <w:r w:rsidRPr="006E2326">
        <w:rPr>
          <w:rFonts w:ascii="Times New Roman" w:hAnsi="Times New Roman" w:hint="eastAsia"/>
          <w:sz w:val="28"/>
          <w:lang w:val="bg-BG"/>
        </w:rPr>
        <w:t>да</w:t>
      </w:r>
      <w:r w:rsidRPr="006E2326">
        <w:rPr>
          <w:rFonts w:ascii="Times New Roman" w:hAnsi="Times New Roman"/>
          <w:sz w:val="28"/>
          <w:lang w:val="bg-BG"/>
        </w:rPr>
        <w:t xml:space="preserve"> </w:t>
      </w:r>
      <w:r w:rsidRPr="006E2326">
        <w:rPr>
          <w:rFonts w:ascii="Times New Roman" w:hAnsi="Times New Roman" w:hint="eastAsia"/>
          <w:sz w:val="28"/>
          <w:lang w:val="bg-BG"/>
        </w:rPr>
        <w:t>преминем</w:t>
      </w:r>
      <w:r w:rsidRPr="006E2326">
        <w:rPr>
          <w:rFonts w:ascii="Times New Roman" w:hAnsi="Times New Roman"/>
          <w:sz w:val="28"/>
          <w:lang w:val="bg-BG"/>
        </w:rPr>
        <w:t xml:space="preserve"> </w:t>
      </w:r>
      <w:r w:rsidRPr="006E2326">
        <w:rPr>
          <w:rFonts w:ascii="Times New Roman" w:hAnsi="Times New Roman" w:hint="eastAsia"/>
          <w:sz w:val="28"/>
          <w:lang w:val="bg-BG"/>
        </w:rPr>
        <w:t>в</w:t>
      </w:r>
      <w:r w:rsidRPr="006E2326">
        <w:rPr>
          <w:rFonts w:ascii="Times New Roman" w:hAnsi="Times New Roman"/>
          <w:sz w:val="28"/>
          <w:lang w:val="bg-BG"/>
        </w:rPr>
        <w:t xml:space="preserve"> </w:t>
      </w:r>
      <w:r w:rsidRPr="006E2326">
        <w:rPr>
          <w:rFonts w:ascii="Times New Roman" w:hAnsi="Times New Roman" w:hint="eastAsia"/>
          <w:sz w:val="28"/>
          <w:lang w:val="bg-BG"/>
        </w:rPr>
        <w:t>незадължително</w:t>
      </w:r>
      <w:r w:rsidRPr="006E2326">
        <w:rPr>
          <w:rFonts w:ascii="Times New Roman" w:hAnsi="Times New Roman"/>
          <w:sz w:val="28"/>
          <w:lang w:val="bg-BG"/>
        </w:rPr>
        <w:t xml:space="preserve"> </w:t>
      </w:r>
      <w:r w:rsidRPr="006E2326">
        <w:rPr>
          <w:rFonts w:ascii="Times New Roman" w:hAnsi="Times New Roman" w:hint="eastAsia"/>
          <w:sz w:val="28"/>
          <w:lang w:val="bg-BG"/>
        </w:rPr>
        <w:t>съобщение</w:t>
      </w:r>
      <w:r w:rsidRPr="006E2326">
        <w:rPr>
          <w:rFonts w:ascii="Times New Roman" w:hAnsi="Times New Roman"/>
          <w:sz w:val="28"/>
          <w:lang w:val="bg-BG"/>
        </w:rPr>
        <w:t xml:space="preserve">, </w:t>
      </w:r>
      <w:r w:rsidRPr="006E2326">
        <w:rPr>
          <w:rFonts w:ascii="Times New Roman" w:hAnsi="Times New Roman" w:hint="eastAsia"/>
          <w:sz w:val="28"/>
          <w:lang w:val="bg-BG"/>
        </w:rPr>
        <w:t>за</w:t>
      </w:r>
      <w:r w:rsidRPr="006E2326">
        <w:rPr>
          <w:rFonts w:ascii="Times New Roman" w:hAnsi="Times New Roman"/>
          <w:sz w:val="28"/>
          <w:lang w:val="bg-BG"/>
        </w:rPr>
        <w:t xml:space="preserve"> </w:t>
      </w:r>
      <w:r w:rsidRPr="006E2326">
        <w:rPr>
          <w:rFonts w:ascii="Times New Roman" w:hAnsi="Times New Roman" w:hint="eastAsia"/>
          <w:sz w:val="28"/>
          <w:lang w:val="bg-BG"/>
        </w:rPr>
        <w:t>да</w:t>
      </w:r>
      <w:r w:rsidRPr="006E2326">
        <w:rPr>
          <w:rFonts w:ascii="Times New Roman" w:hAnsi="Times New Roman"/>
          <w:sz w:val="28"/>
          <w:lang w:val="bg-BG"/>
        </w:rPr>
        <w:t xml:space="preserve"> </w:t>
      </w:r>
      <w:r w:rsidRPr="006E2326">
        <w:rPr>
          <w:rFonts w:ascii="Times New Roman" w:hAnsi="Times New Roman" w:hint="eastAsia"/>
          <w:sz w:val="28"/>
          <w:lang w:val="bg-BG"/>
        </w:rPr>
        <w:t>се</w:t>
      </w:r>
      <w:r w:rsidRPr="006E2326">
        <w:rPr>
          <w:rFonts w:ascii="Times New Roman" w:hAnsi="Times New Roman"/>
          <w:sz w:val="28"/>
          <w:lang w:val="bg-BG"/>
        </w:rPr>
        <w:t xml:space="preserve"> </w:t>
      </w:r>
      <w:r w:rsidRPr="006E2326">
        <w:rPr>
          <w:rFonts w:ascii="Times New Roman" w:hAnsi="Times New Roman" w:hint="eastAsia"/>
          <w:sz w:val="28"/>
          <w:lang w:val="bg-BG"/>
        </w:rPr>
        <w:t>покаже</w:t>
      </w:r>
      <w:r w:rsidRPr="006E2326">
        <w:rPr>
          <w:rFonts w:ascii="Times New Roman" w:hAnsi="Times New Roman"/>
          <w:sz w:val="28"/>
          <w:lang w:val="bg-BG"/>
        </w:rPr>
        <w:t xml:space="preserve"> </w:t>
      </w:r>
      <w:r w:rsidRPr="006E2326">
        <w:rPr>
          <w:rFonts w:ascii="Times New Roman" w:hAnsi="Times New Roman" w:hint="eastAsia"/>
          <w:sz w:val="28"/>
          <w:lang w:val="bg-BG"/>
        </w:rPr>
        <w:t>на</w:t>
      </w:r>
      <w:r w:rsidRPr="006E2326">
        <w:rPr>
          <w:rFonts w:ascii="Times New Roman" w:hAnsi="Times New Roman"/>
          <w:sz w:val="28"/>
          <w:lang w:val="bg-BG"/>
        </w:rPr>
        <w:t xml:space="preserve"> </w:t>
      </w:r>
      <w:r w:rsidRPr="006E2326">
        <w:rPr>
          <w:rFonts w:ascii="Times New Roman" w:hAnsi="Times New Roman" w:hint="eastAsia"/>
          <w:sz w:val="28"/>
          <w:lang w:val="bg-BG"/>
        </w:rPr>
        <w:t>потребителя</w:t>
      </w:r>
      <w:r w:rsidRPr="006E2326">
        <w:rPr>
          <w:rFonts w:ascii="Times New Roman" w:hAnsi="Times New Roman"/>
          <w:sz w:val="28"/>
          <w:lang w:val="bg-BG"/>
        </w:rPr>
        <w:t xml:space="preserve">, </w:t>
      </w:r>
      <w:r w:rsidRPr="006E2326">
        <w:rPr>
          <w:rFonts w:ascii="Times New Roman" w:hAnsi="Times New Roman" w:hint="eastAsia"/>
          <w:sz w:val="28"/>
          <w:lang w:val="bg-BG"/>
        </w:rPr>
        <w:t>ако</w:t>
      </w:r>
      <w:r w:rsidRPr="006E2326">
        <w:rPr>
          <w:rFonts w:ascii="Times New Roman" w:hAnsi="Times New Roman"/>
          <w:sz w:val="28"/>
          <w:lang w:val="bg-BG"/>
        </w:rPr>
        <w:t xml:space="preserve"> </w:t>
      </w:r>
      <w:r w:rsidRPr="006E2326">
        <w:rPr>
          <w:rFonts w:ascii="Times New Roman" w:hAnsi="Times New Roman" w:hint="eastAsia"/>
          <w:sz w:val="28"/>
          <w:lang w:val="bg-BG"/>
        </w:rPr>
        <w:t>валидирането</w:t>
      </w:r>
      <w:r w:rsidRPr="006E2326">
        <w:rPr>
          <w:rFonts w:ascii="Times New Roman" w:hAnsi="Times New Roman"/>
          <w:sz w:val="28"/>
          <w:lang w:val="bg-BG"/>
        </w:rPr>
        <w:t xml:space="preserve"> </w:t>
      </w:r>
      <w:r w:rsidRPr="006E2326">
        <w:rPr>
          <w:rFonts w:ascii="Times New Roman" w:hAnsi="Times New Roman" w:hint="eastAsia"/>
          <w:sz w:val="28"/>
          <w:lang w:val="bg-BG"/>
        </w:rPr>
        <w:t>на</w:t>
      </w:r>
      <w:r w:rsidRPr="006E2326">
        <w:rPr>
          <w:rFonts w:ascii="Times New Roman" w:hAnsi="Times New Roman"/>
          <w:sz w:val="28"/>
          <w:lang w:val="bg-BG"/>
        </w:rPr>
        <w:t xml:space="preserve"> </w:t>
      </w:r>
      <w:r w:rsidRPr="006E2326">
        <w:rPr>
          <w:rFonts w:ascii="Times New Roman" w:hAnsi="Times New Roman" w:hint="eastAsia"/>
          <w:sz w:val="28"/>
          <w:lang w:val="bg-BG"/>
        </w:rPr>
        <w:t>ограничението</w:t>
      </w:r>
      <w:r w:rsidRPr="006E2326">
        <w:rPr>
          <w:rFonts w:ascii="Times New Roman" w:hAnsi="Times New Roman"/>
          <w:sz w:val="28"/>
          <w:lang w:val="bg-BG"/>
        </w:rPr>
        <w:t xml:space="preserve"> </w:t>
      </w:r>
      <w:r w:rsidRPr="006E2326">
        <w:rPr>
          <w:rFonts w:ascii="Times New Roman" w:hAnsi="Times New Roman" w:hint="eastAsia"/>
          <w:sz w:val="28"/>
          <w:lang w:val="bg-BG"/>
        </w:rPr>
        <w:t>не</w:t>
      </w:r>
      <w:r w:rsidRPr="006E2326">
        <w:rPr>
          <w:rFonts w:ascii="Times New Roman" w:hAnsi="Times New Roman"/>
          <w:sz w:val="28"/>
          <w:lang w:val="bg-BG"/>
        </w:rPr>
        <w:t xml:space="preserve"> </w:t>
      </w:r>
      <w:r w:rsidRPr="006E2326">
        <w:rPr>
          <w:rFonts w:ascii="Times New Roman" w:hAnsi="Times New Roman" w:hint="eastAsia"/>
          <w:sz w:val="28"/>
          <w:lang w:val="bg-BG"/>
        </w:rPr>
        <w:t>е</w:t>
      </w:r>
      <w:r w:rsidRPr="006E2326">
        <w:rPr>
          <w:rFonts w:ascii="Times New Roman" w:hAnsi="Times New Roman"/>
          <w:sz w:val="28"/>
          <w:lang w:val="bg-BG"/>
        </w:rPr>
        <w:t xml:space="preserve"> </w:t>
      </w:r>
      <w:r w:rsidRPr="006E2326">
        <w:rPr>
          <w:rFonts w:ascii="Times New Roman" w:hAnsi="Times New Roman" w:hint="eastAsia"/>
          <w:sz w:val="28"/>
          <w:lang w:val="bg-BG"/>
        </w:rPr>
        <w:t>успешно</w:t>
      </w:r>
      <w:r w:rsidRPr="006E2326">
        <w:rPr>
          <w:rFonts w:ascii="Times New Roman" w:hAnsi="Times New Roman"/>
          <w:sz w:val="28"/>
          <w:lang w:val="bg-BG"/>
        </w:rPr>
        <w:t>.</w:t>
      </w:r>
    </w:p>
    <w:p w:rsidR="006E2326" w:rsidRDefault="006E2326" w:rsidP="00C638D9">
      <w:pPr>
        <w:spacing w:line="360" w:lineRule="auto"/>
        <w:jc w:val="both"/>
        <w:rPr>
          <w:rFonts w:ascii="Times New Roman" w:hAnsi="Times New Roman"/>
          <w:sz w:val="28"/>
          <w:lang w:val="bg-BG"/>
        </w:rPr>
      </w:pPr>
      <w:r w:rsidRPr="00BF1AD7">
        <w:rPr>
          <w:rFonts w:asciiTheme="minorHAnsi" w:hAnsiTheme="minorHAnsi" w:cstheme="minorHAnsi"/>
          <w:b/>
          <w:sz w:val="28"/>
        </w:rPr>
        <w:t>FieldMatch</w:t>
      </w:r>
      <w:r>
        <w:rPr>
          <w:rFonts w:ascii="Times New Roman" w:hAnsi="Times New Roman"/>
          <w:sz w:val="28"/>
        </w:rPr>
        <w:t xml:space="preserve"> </w:t>
      </w:r>
      <w:r>
        <w:rPr>
          <w:rFonts w:ascii="Times New Roman" w:hAnsi="Times New Roman"/>
          <w:sz w:val="28"/>
          <w:lang w:val="bg-BG"/>
        </w:rPr>
        <w:t xml:space="preserve">анотацията се валидира чрез </w:t>
      </w:r>
      <w:r>
        <w:rPr>
          <w:rFonts w:ascii="Times New Roman" w:hAnsi="Times New Roman"/>
          <w:sz w:val="28"/>
        </w:rPr>
        <w:t xml:space="preserve">FieldMatchValidator </w:t>
      </w:r>
      <w:r>
        <w:rPr>
          <w:rFonts w:ascii="Times New Roman" w:hAnsi="Times New Roman"/>
          <w:sz w:val="28"/>
          <w:lang w:val="bg-BG"/>
        </w:rPr>
        <w:t>класа, който прочита</w:t>
      </w:r>
      <w:r w:rsidR="00BF1AD7">
        <w:rPr>
          <w:rFonts w:ascii="Times New Roman" w:hAnsi="Times New Roman"/>
          <w:sz w:val="28"/>
          <w:lang w:val="bg-BG"/>
        </w:rPr>
        <w:t xml:space="preserve"> двете</w:t>
      </w:r>
      <w:r w:rsidR="00C638D9">
        <w:rPr>
          <w:rFonts w:ascii="Times New Roman" w:hAnsi="Times New Roman"/>
          <w:sz w:val="28"/>
          <w:lang w:val="bg-BG"/>
        </w:rPr>
        <w:t xml:space="preserve"> полета в случая </w:t>
      </w:r>
      <w:r w:rsidR="00C638D9">
        <w:rPr>
          <w:rFonts w:ascii="Times New Roman" w:hAnsi="Times New Roman"/>
          <w:sz w:val="28"/>
        </w:rPr>
        <w:t>(</w:t>
      </w:r>
      <w:r w:rsidR="00DE1781">
        <w:rPr>
          <w:rFonts w:ascii="Times New Roman" w:hAnsi="Times New Roman"/>
          <w:i/>
          <w:sz w:val="28"/>
          <w:lang w:val="bg-BG"/>
        </w:rPr>
        <w:t>Фигура 3.8.1</w:t>
      </w:r>
      <w:r w:rsidR="00C638D9">
        <w:rPr>
          <w:rFonts w:ascii="Times New Roman" w:hAnsi="Times New Roman"/>
          <w:i/>
          <w:sz w:val="28"/>
        </w:rPr>
        <w:t xml:space="preserve">) </w:t>
      </w:r>
      <w:r>
        <w:rPr>
          <w:rFonts w:ascii="Times New Roman" w:hAnsi="Times New Roman"/>
          <w:sz w:val="28"/>
          <w:lang w:val="bg-BG"/>
        </w:rPr>
        <w:t xml:space="preserve">полетата </w:t>
      </w:r>
      <w:r w:rsidR="00BF1AD7">
        <w:rPr>
          <w:rFonts w:ascii="Times New Roman" w:hAnsi="Times New Roman"/>
          <w:sz w:val="28"/>
          <w:lang w:val="bg-BG"/>
        </w:rPr>
        <w:t>-</w:t>
      </w:r>
      <w:r>
        <w:rPr>
          <w:rFonts w:ascii="Times New Roman" w:hAnsi="Times New Roman"/>
          <w:sz w:val="28"/>
          <w:lang w:val="bg-BG"/>
        </w:rPr>
        <w:t xml:space="preserve"> </w:t>
      </w:r>
      <w:r>
        <w:rPr>
          <w:rFonts w:ascii="Times New Roman" w:hAnsi="Times New Roman"/>
          <w:sz w:val="28"/>
        </w:rPr>
        <w:t>first</w:t>
      </w:r>
      <w:r>
        <w:rPr>
          <w:rFonts w:ascii="Times New Roman" w:hAnsi="Times New Roman"/>
          <w:sz w:val="28"/>
          <w:lang w:val="bg-BG"/>
        </w:rPr>
        <w:t xml:space="preserve"> и</w:t>
      </w:r>
      <w:r>
        <w:rPr>
          <w:rFonts w:ascii="Times New Roman" w:hAnsi="Times New Roman"/>
          <w:sz w:val="28"/>
        </w:rPr>
        <w:t xml:space="preserve"> second</w:t>
      </w:r>
      <w:r w:rsidR="00BF1AD7">
        <w:rPr>
          <w:rFonts w:ascii="Times New Roman" w:hAnsi="Times New Roman"/>
          <w:sz w:val="28"/>
          <w:lang w:val="bg-BG"/>
        </w:rPr>
        <w:t>.</w:t>
      </w:r>
    </w:p>
    <w:p w:rsidR="00BF1AD7" w:rsidRDefault="00BF1AD7" w:rsidP="00C638D9">
      <w:pPr>
        <w:spacing w:line="360" w:lineRule="auto"/>
        <w:jc w:val="both"/>
        <w:rPr>
          <w:rFonts w:ascii="Times New Roman" w:hAnsi="Times New Roman"/>
          <w:sz w:val="28"/>
          <w:lang w:val="bg-BG"/>
        </w:rPr>
      </w:pPr>
    </w:p>
    <w:p w:rsidR="00BF1AD7" w:rsidRDefault="00BF1AD7" w:rsidP="00C638D9">
      <w:pPr>
        <w:spacing w:line="360" w:lineRule="auto"/>
        <w:jc w:val="both"/>
        <w:rPr>
          <w:rFonts w:ascii="Times New Roman" w:hAnsi="Times New Roman"/>
          <w:sz w:val="28"/>
          <w:lang w:val="bg-BG"/>
        </w:rPr>
      </w:pPr>
      <w:r>
        <w:rPr>
          <w:rFonts w:ascii="Times New Roman" w:hAnsi="Times New Roman"/>
          <w:sz w:val="28"/>
          <w:lang w:val="bg-BG"/>
        </w:rPr>
        <w:lastRenderedPageBreak/>
        <w:t xml:space="preserve">Методът </w:t>
      </w:r>
      <w:r w:rsidRPr="00BF1AD7">
        <w:rPr>
          <w:rFonts w:ascii="Times New Roman" w:hAnsi="Times New Roman"/>
          <w:b/>
          <w:sz w:val="28"/>
        </w:rPr>
        <w:t>isValid()</w:t>
      </w:r>
      <w:r>
        <w:rPr>
          <w:rFonts w:ascii="Times New Roman" w:hAnsi="Times New Roman"/>
          <w:b/>
          <w:sz w:val="28"/>
        </w:rPr>
        <w:t xml:space="preserve"> </w:t>
      </w:r>
      <w:r w:rsidRPr="00BF1AD7">
        <w:rPr>
          <w:rFonts w:ascii="Times New Roman" w:hAnsi="Times New Roman"/>
          <w:sz w:val="28"/>
          <w:lang w:val="bg-BG"/>
        </w:rPr>
        <w:t>е извикван повреме на бийн валидацията</w:t>
      </w:r>
      <w:r>
        <w:rPr>
          <w:rFonts w:ascii="Times New Roman" w:hAnsi="Times New Roman"/>
          <w:sz w:val="28"/>
          <w:lang w:val="bg-BG"/>
        </w:rPr>
        <w:t xml:space="preserve">. Този метод прочита двете полета и ги сравнява чрез </w:t>
      </w:r>
      <w:r>
        <w:rPr>
          <w:rFonts w:ascii="Times New Roman" w:hAnsi="Times New Roman"/>
          <w:sz w:val="28"/>
        </w:rPr>
        <w:t>common-beanutils.</w:t>
      </w:r>
      <w:r>
        <w:rPr>
          <w:rFonts w:ascii="Times New Roman" w:hAnsi="Times New Roman"/>
          <w:sz w:val="28"/>
          <w:lang w:val="bg-BG"/>
        </w:rPr>
        <w:t xml:space="preserve"> Когато първото поле не съвпада с второто валидацията връща съобщение за грешка.</w:t>
      </w:r>
    </w:p>
    <w:p w:rsidR="00BF1AD7" w:rsidRDefault="00BF1AD7" w:rsidP="006E2326">
      <w:pPr>
        <w:ind w:left="360"/>
        <w:rPr>
          <w:rFonts w:ascii="Times New Roman" w:hAnsi="Times New Roman"/>
          <w:sz w:val="28"/>
          <w:lang w:val="bg-BG"/>
        </w:rPr>
      </w:pPr>
    </w:p>
    <w:p w:rsidR="00C638D9" w:rsidRDefault="00BF1AD7" w:rsidP="00C638D9">
      <w:pPr>
        <w:keepNext/>
        <w:ind w:left="360"/>
      </w:pPr>
      <w:r>
        <w:rPr>
          <w:noProof/>
          <w:lang w:eastAsia="en-US"/>
        </w:rPr>
        <w:drawing>
          <wp:inline distT="0" distB="0" distL="0" distR="0" wp14:anchorId="31F3E245" wp14:editId="0ECC071C">
            <wp:extent cx="5943600" cy="11607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60780"/>
                    </a:xfrm>
                    <a:prstGeom prst="rect">
                      <a:avLst/>
                    </a:prstGeom>
                  </pic:spPr>
                </pic:pic>
              </a:graphicData>
            </a:graphic>
          </wp:inline>
        </w:drawing>
      </w:r>
    </w:p>
    <w:p w:rsidR="00BF1AD7" w:rsidRPr="00BF1AD7" w:rsidRDefault="00C638D9" w:rsidP="00C638D9">
      <w:pPr>
        <w:pStyle w:val="Caption"/>
        <w:rPr>
          <w:rFonts w:ascii="Times New Roman" w:hAnsi="Times New Roman"/>
          <w:sz w:val="28"/>
          <w:lang w:val="bg-BG"/>
        </w:rPr>
      </w:pPr>
      <w:r>
        <w:rPr>
          <w:rFonts w:hint="eastAsia"/>
        </w:rPr>
        <w:t>Фигура</w:t>
      </w:r>
      <w:r>
        <w:t xml:space="preserve"> </w:t>
      </w:r>
      <w:ins w:id="308" w:author="Peter Mihaylov" w:date="2019-03-14T10:31:00Z">
        <w:r w:rsidR="006236F8">
          <w:fldChar w:fldCharType="begin"/>
        </w:r>
        <w:r w:rsidR="006236F8">
          <w:instrText xml:space="preserve"> STYLEREF 2 \s </w:instrText>
        </w:r>
      </w:ins>
      <w:r w:rsidR="006236F8">
        <w:fldChar w:fldCharType="separate"/>
      </w:r>
      <w:r w:rsidR="006236F8">
        <w:rPr>
          <w:noProof/>
        </w:rPr>
        <w:t>3.9</w:t>
      </w:r>
      <w:ins w:id="309"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310" w:author="Peter Mihaylov" w:date="2019-03-14T10:31:00Z">
        <w:r w:rsidR="006236F8">
          <w:rPr>
            <w:noProof/>
          </w:rPr>
          <w:t>1</w:t>
        </w:r>
        <w:r w:rsidR="006236F8">
          <w:fldChar w:fldCharType="end"/>
        </w:r>
      </w:ins>
      <w:del w:id="311"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3.9</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1</w:delText>
        </w:r>
        <w:r w:rsidR="006F7A0D" w:rsidDel="006236F8">
          <w:fldChar w:fldCharType="end"/>
        </w:r>
      </w:del>
    </w:p>
    <w:p w:rsidR="00C638D9" w:rsidRDefault="00C638D9" w:rsidP="00C638D9">
      <w:pPr>
        <w:rPr>
          <w:rFonts w:ascii="Times New Roman" w:hAnsi="Times New Roman"/>
          <w:sz w:val="28"/>
        </w:rPr>
      </w:pPr>
    </w:p>
    <w:p w:rsidR="00BF1AD7" w:rsidRPr="00C638D9" w:rsidRDefault="00BF1AD7" w:rsidP="000A0792">
      <w:pPr>
        <w:pStyle w:val="Heading2"/>
        <w:numPr>
          <w:ilvl w:val="1"/>
          <w:numId w:val="12"/>
        </w:numPr>
        <w:jc w:val="both"/>
        <w:rPr>
          <w:b/>
          <w:i w:val="0"/>
        </w:rPr>
      </w:pPr>
      <w:bookmarkStart w:id="312" w:name="_Toc3452638"/>
      <w:r w:rsidRPr="00C638D9">
        <w:rPr>
          <w:b/>
          <w:i w:val="0"/>
        </w:rPr>
        <w:t>Хеширане на паролите</w:t>
      </w:r>
      <w:bookmarkEnd w:id="312"/>
    </w:p>
    <w:p w:rsidR="000F4A2C" w:rsidRDefault="000F4A2C" w:rsidP="000F4A2C">
      <w:pPr>
        <w:pStyle w:val="ListParagraph"/>
        <w:ind w:left="792"/>
        <w:rPr>
          <w:rFonts w:ascii="Times New Roman" w:hAnsi="Times New Roman"/>
          <w:sz w:val="28"/>
          <w:lang w:val="bg-BG"/>
        </w:rPr>
      </w:pPr>
    </w:p>
    <w:p w:rsidR="00BF1AD7" w:rsidRDefault="000F4A2C" w:rsidP="00C638D9">
      <w:pPr>
        <w:pStyle w:val="ListParagraph"/>
        <w:spacing w:line="360" w:lineRule="auto"/>
        <w:ind w:left="0"/>
        <w:jc w:val="both"/>
        <w:rPr>
          <w:rFonts w:ascii="Times New Roman" w:hAnsi="Times New Roman"/>
          <w:sz w:val="28"/>
          <w:lang w:val="bg-BG"/>
        </w:rPr>
      </w:pPr>
      <w:r w:rsidRPr="000F4A2C">
        <w:rPr>
          <w:rFonts w:ascii="Times New Roman" w:hAnsi="Times New Roman" w:hint="eastAsia"/>
          <w:sz w:val="28"/>
          <w:lang w:val="bg-BG"/>
        </w:rPr>
        <w:t>Паролите</w:t>
      </w:r>
      <w:r w:rsidRPr="000F4A2C">
        <w:rPr>
          <w:rFonts w:ascii="Times New Roman" w:hAnsi="Times New Roman"/>
          <w:sz w:val="28"/>
          <w:lang w:val="bg-BG"/>
        </w:rPr>
        <w:t xml:space="preserve"> </w:t>
      </w:r>
      <w:r w:rsidRPr="000F4A2C">
        <w:rPr>
          <w:rFonts w:ascii="Times New Roman" w:hAnsi="Times New Roman" w:hint="eastAsia"/>
          <w:sz w:val="28"/>
          <w:lang w:val="bg-BG"/>
        </w:rPr>
        <w:t>винаги</w:t>
      </w:r>
      <w:r w:rsidRPr="000F4A2C">
        <w:rPr>
          <w:rFonts w:ascii="Times New Roman" w:hAnsi="Times New Roman"/>
          <w:sz w:val="28"/>
          <w:lang w:val="bg-BG"/>
        </w:rPr>
        <w:t xml:space="preserve"> </w:t>
      </w:r>
      <w:r w:rsidRPr="000F4A2C">
        <w:rPr>
          <w:rFonts w:ascii="Times New Roman" w:hAnsi="Times New Roman" w:hint="eastAsia"/>
          <w:sz w:val="28"/>
          <w:lang w:val="bg-BG"/>
        </w:rPr>
        <w:t>трябва</w:t>
      </w:r>
      <w:r w:rsidRPr="000F4A2C">
        <w:rPr>
          <w:rFonts w:ascii="Times New Roman" w:hAnsi="Times New Roman"/>
          <w:sz w:val="28"/>
          <w:lang w:val="bg-BG"/>
        </w:rPr>
        <w:t xml:space="preserve"> </w:t>
      </w:r>
      <w:r w:rsidRPr="000F4A2C">
        <w:rPr>
          <w:rFonts w:ascii="Times New Roman" w:hAnsi="Times New Roman" w:hint="eastAsia"/>
          <w:sz w:val="28"/>
          <w:lang w:val="bg-BG"/>
        </w:rPr>
        <w:t>да</w:t>
      </w:r>
      <w:r w:rsidRPr="000F4A2C">
        <w:rPr>
          <w:rFonts w:ascii="Times New Roman" w:hAnsi="Times New Roman"/>
          <w:sz w:val="28"/>
          <w:lang w:val="bg-BG"/>
        </w:rPr>
        <w:t xml:space="preserve"> </w:t>
      </w:r>
      <w:r w:rsidRPr="000F4A2C">
        <w:rPr>
          <w:rFonts w:ascii="Times New Roman" w:hAnsi="Times New Roman" w:hint="eastAsia"/>
          <w:sz w:val="28"/>
          <w:lang w:val="bg-BG"/>
        </w:rPr>
        <w:t>бъдат</w:t>
      </w:r>
      <w:r w:rsidRPr="000F4A2C">
        <w:rPr>
          <w:rFonts w:ascii="Times New Roman" w:hAnsi="Times New Roman"/>
          <w:sz w:val="28"/>
          <w:lang w:val="bg-BG"/>
        </w:rPr>
        <w:t xml:space="preserve"> </w:t>
      </w:r>
      <w:r w:rsidRPr="000F4A2C">
        <w:rPr>
          <w:rFonts w:ascii="Times New Roman" w:hAnsi="Times New Roman" w:hint="eastAsia"/>
          <w:sz w:val="28"/>
          <w:lang w:val="bg-BG"/>
        </w:rPr>
        <w:t>кодирани</w:t>
      </w:r>
      <w:r w:rsidRPr="000F4A2C">
        <w:rPr>
          <w:rFonts w:ascii="Times New Roman" w:hAnsi="Times New Roman"/>
          <w:sz w:val="28"/>
          <w:lang w:val="bg-BG"/>
        </w:rPr>
        <w:t xml:space="preserve"> </w:t>
      </w:r>
      <w:r w:rsidRPr="000F4A2C">
        <w:rPr>
          <w:rFonts w:ascii="Times New Roman" w:hAnsi="Times New Roman" w:hint="eastAsia"/>
          <w:sz w:val="28"/>
          <w:lang w:val="bg-BG"/>
        </w:rPr>
        <w:t>с</w:t>
      </w:r>
      <w:r w:rsidRPr="000F4A2C">
        <w:rPr>
          <w:rFonts w:ascii="Times New Roman" w:hAnsi="Times New Roman"/>
          <w:sz w:val="28"/>
          <w:lang w:val="bg-BG"/>
        </w:rPr>
        <w:t xml:space="preserve"> </w:t>
      </w:r>
      <w:r w:rsidRPr="000F4A2C">
        <w:rPr>
          <w:rFonts w:ascii="Times New Roman" w:hAnsi="Times New Roman" w:hint="eastAsia"/>
          <w:sz w:val="28"/>
          <w:lang w:val="bg-BG"/>
        </w:rPr>
        <w:t>помощта</w:t>
      </w:r>
      <w:r w:rsidRPr="000F4A2C">
        <w:rPr>
          <w:rFonts w:ascii="Times New Roman" w:hAnsi="Times New Roman"/>
          <w:sz w:val="28"/>
          <w:lang w:val="bg-BG"/>
        </w:rPr>
        <w:t xml:space="preserve"> </w:t>
      </w:r>
      <w:r w:rsidRPr="000F4A2C">
        <w:rPr>
          <w:rFonts w:ascii="Times New Roman" w:hAnsi="Times New Roman" w:hint="eastAsia"/>
          <w:sz w:val="28"/>
          <w:lang w:val="bg-BG"/>
        </w:rPr>
        <w:t>на</w:t>
      </w:r>
      <w:r w:rsidRPr="000F4A2C">
        <w:rPr>
          <w:rFonts w:ascii="Times New Roman" w:hAnsi="Times New Roman"/>
          <w:sz w:val="28"/>
          <w:lang w:val="bg-BG"/>
        </w:rPr>
        <w:t xml:space="preserve"> </w:t>
      </w:r>
      <w:r w:rsidRPr="000F4A2C">
        <w:rPr>
          <w:rFonts w:ascii="Times New Roman" w:hAnsi="Times New Roman" w:hint="eastAsia"/>
          <w:sz w:val="28"/>
          <w:lang w:val="bg-BG"/>
        </w:rPr>
        <w:t>защитен</w:t>
      </w:r>
      <w:r w:rsidRPr="000F4A2C">
        <w:rPr>
          <w:rFonts w:ascii="Times New Roman" w:hAnsi="Times New Roman"/>
          <w:sz w:val="28"/>
          <w:lang w:val="bg-BG"/>
        </w:rPr>
        <w:t xml:space="preserve"> </w:t>
      </w:r>
      <w:r w:rsidRPr="000F4A2C">
        <w:rPr>
          <w:rFonts w:ascii="Times New Roman" w:hAnsi="Times New Roman" w:hint="eastAsia"/>
          <w:sz w:val="28"/>
          <w:lang w:val="bg-BG"/>
        </w:rPr>
        <w:t>алгоритъм</w:t>
      </w:r>
      <w:r w:rsidRPr="000F4A2C">
        <w:rPr>
          <w:rFonts w:ascii="Times New Roman" w:hAnsi="Times New Roman"/>
          <w:sz w:val="28"/>
          <w:lang w:val="bg-BG"/>
        </w:rPr>
        <w:t xml:space="preserve"> </w:t>
      </w:r>
      <w:r w:rsidRPr="000F4A2C">
        <w:rPr>
          <w:rFonts w:ascii="Times New Roman" w:hAnsi="Times New Roman" w:hint="eastAsia"/>
          <w:sz w:val="28"/>
          <w:lang w:val="bg-BG"/>
        </w:rPr>
        <w:t>за</w:t>
      </w:r>
      <w:r w:rsidRPr="000F4A2C">
        <w:rPr>
          <w:rFonts w:ascii="Times New Roman" w:hAnsi="Times New Roman"/>
          <w:sz w:val="28"/>
          <w:lang w:val="bg-BG"/>
        </w:rPr>
        <w:t xml:space="preserve"> </w:t>
      </w:r>
      <w:r w:rsidRPr="000F4A2C">
        <w:rPr>
          <w:rFonts w:ascii="Times New Roman" w:hAnsi="Times New Roman" w:hint="eastAsia"/>
          <w:sz w:val="28"/>
          <w:lang w:val="bg-BG"/>
        </w:rPr>
        <w:t>хеширане</w:t>
      </w:r>
      <w:r w:rsidRPr="000F4A2C">
        <w:rPr>
          <w:rFonts w:ascii="Times New Roman" w:hAnsi="Times New Roman"/>
          <w:sz w:val="28"/>
          <w:lang w:val="bg-BG"/>
        </w:rPr>
        <w:t xml:space="preserve">, </w:t>
      </w:r>
      <w:r w:rsidRPr="000F4A2C">
        <w:rPr>
          <w:rFonts w:ascii="Times New Roman" w:hAnsi="Times New Roman" w:hint="eastAsia"/>
          <w:sz w:val="28"/>
          <w:lang w:val="bg-BG"/>
        </w:rPr>
        <w:t>предназначен</w:t>
      </w:r>
      <w:r w:rsidRPr="000F4A2C">
        <w:rPr>
          <w:rFonts w:ascii="Times New Roman" w:hAnsi="Times New Roman"/>
          <w:sz w:val="28"/>
          <w:lang w:val="bg-BG"/>
        </w:rPr>
        <w:t xml:space="preserve"> </w:t>
      </w:r>
      <w:r w:rsidRPr="000F4A2C">
        <w:rPr>
          <w:rFonts w:ascii="Times New Roman" w:hAnsi="Times New Roman" w:hint="eastAsia"/>
          <w:sz w:val="28"/>
          <w:lang w:val="bg-BG"/>
        </w:rPr>
        <w:t>за</w:t>
      </w:r>
      <w:r w:rsidRPr="000F4A2C">
        <w:rPr>
          <w:rFonts w:ascii="Times New Roman" w:hAnsi="Times New Roman"/>
          <w:sz w:val="28"/>
          <w:lang w:val="bg-BG"/>
        </w:rPr>
        <w:t xml:space="preserve"> </w:t>
      </w:r>
      <w:r w:rsidRPr="000F4A2C">
        <w:rPr>
          <w:rFonts w:ascii="Times New Roman" w:hAnsi="Times New Roman" w:hint="eastAsia"/>
          <w:sz w:val="28"/>
          <w:lang w:val="bg-BG"/>
        </w:rPr>
        <w:t>тази</w:t>
      </w:r>
      <w:r w:rsidRPr="000F4A2C">
        <w:rPr>
          <w:rFonts w:ascii="Times New Roman" w:hAnsi="Times New Roman"/>
          <w:sz w:val="28"/>
          <w:lang w:val="bg-BG"/>
        </w:rPr>
        <w:t xml:space="preserve"> </w:t>
      </w:r>
      <w:r w:rsidRPr="000F4A2C">
        <w:rPr>
          <w:rFonts w:ascii="Times New Roman" w:hAnsi="Times New Roman" w:hint="eastAsia"/>
          <w:sz w:val="28"/>
          <w:lang w:val="bg-BG"/>
        </w:rPr>
        <w:t>цел</w:t>
      </w:r>
      <w:r w:rsidRPr="000F4A2C">
        <w:rPr>
          <w:rFonts w:ascii="Times New Roman" w:hAnsi="Times New Roman"/>
          <w:sz w:val="28"/>
          <w:lang w:val="bg-BG"/>
        </w:rPr>
        <w:t xml:space="preserve"> (</w:t>
      </w:r>
      <w:r w:rsidRPr="000F4A2C">
        <w:rPr>
          <w:rFonts w:ascii="Times New Roman" w:hAnsi="Times New Roman" w:hint="eastAsia"/>
          <w:sz w:val="28"/>
          <w:lang w:val="bg-BG"/>
        </w:rPr>
        <w:t>а</w:t>
      </w:r>
      <w:r w:rsidRPr="000F4A2C">
        <w:rPr>
          <w:rFonts w:ascii="Times New Roman" w:hAnsi="Times New Roman"/>
          <w:sz w:val="28"/>
          <w:lang w:val="bg-BG"/>
        </w:rPr>
        <w:t xml:space="preserve"> </w:t>
      </w:r>
      <w:r w:rsidRPr="000F4A2C">
        <w:rPr>
          <w:rFonts w:ascii="Times New Roman" w:hAnsi="Times New Roman" w:hint="eastAsia"/>
          <w:sz w:val="28"/>
          <w:lang w:val="bg-BG"/>
        </w:rPr>
        <w:t>не</w:t>
      </w:r>
      <w:r w:rsidRPr="000F4A2C">
        <w:rPr>
          <w:rFonts w:ascii="Times New Roman" w:hAnsi="Times New Roman"/>
          <w:sz w:val="28"/>
          <w:lang w:val="bg-BG"/>
        </w:rPr>
        <w:t xml:space="preserve"> </w:t>
      </w:r>
      <w:r w:rsidRPr="000F4A2C">
        <w:rPr>
          <w:rFonts w:ascii="Times New Roman" w:hAnsi="Times New Roman" w:hint="eastAsia"/>
          <w:sz w:val="28"/>
          <w:lang w:val="bg-BG"/>
        </w:rPr>
        <w:t>стандартен</w:t>
      </w:r>
      <w:r w:rsidRPr="000F4A2C">
        <w:rPr>
          <w:rFonts w:ascii="Times New Roman" w:hAnsi="Times New Roman"/>
          <w:sz w:val="28"/>
          <w:lang w:val="bg-BG"/>
        </w:rPr>
        <w:t xml:space="preserve"> </w:t>
      </w:r>
      <w:r w:rsidRPr="000F4A2C">
        <w:rPr>
          <w:rFonts w:ascii="Times New Roman" w:hAnsi="Times New Roman" w:hint="eastAsia"/>
          <w:sz w:val="28"/>
          <w:lang w:val="bg-BG"/>
        </w:rPr>
        <w:t>алгоритъм</w:t>
      </w:r>
      <w:r w:rsidRPr="000F4A2C">
        <w:rPr>
          <w:rFonts w:ascii="Times New Roman" w:hAnsi="Times New Roman"/>
          <w:sz w:val="28"/>
          <w:lang w:val="bg-BG"/>
        </w:rPr>
        <w:t xml:space="preserve"> </w:t>
      </w:r>
      <w:r w:rsidRPr="000F4A2C">
        <w:rPr>
          <w:rFonts w:ascii="Times New Roman" w:hAnsi="Times New Roman" w:hint="eastAsia"/>
          <w:sz w:val="28"/>
          <w:lang w:val="bg-BG"/>
        </w:rPr>
        <w:t>като</w:t>
      </w:r>
      <w:r w:rsidRPr="000F4A2C">
        <w:rPr>
          <w:rFonts w:ascii="Times New Roman" w:hAnsi="Times New Roman"/>
          <w:sz w:val="28"/>
          <w:lang w:val="bg-BG"/>
        </w:rPr>
        <w:t xml:space="preserve"> SHA </w:t>
      </w:r>
      <w:r w:rsidRPr="000F4A2C">
        <w:rPr>
          <w:rFonts w:ascii="Times New Roman" w:hAnsi="Times New Roman" w:hint="eastAsia"/>
          <w:sz w:val="28"/>
          <w:lang w:val="bg-BG"/>
        </w:rPr>
        <w:t>или</w:t>
      </w:r>
      <w:r w:rsidRPr="000F4A2C">
        <w:rPr>
          <w:rFonts w:ascii="Times New Roman" w:hAnsi="Times New Roman"/>
          <w:sz w:val="28"/>
          <w:lang w:val="bg-BG"/>
        </w:rPr>
        <w:t xml:space="preserve"> MD5). </w:t>
      </w:r>
      <w:r w:rsidRPr="000F4A2C">
        <w:rPr>
          <w:rFonts w:ascii="Times New Roman" w:hAnsi="Times New Roman" w:hint="eastAsia"/>
          <w:sz w:val="28"/>
          <w:lang w:val="bg-BG"/>
        </w:rPr>
        <w:t>Това</w:t>
      </w:r>
      <w:r w:rsidRPr="000F4A2C">
        <w:rPr>
          <w:rFonts w:ascii="Times New Roman" w:hAnsi="Times New Roman"/>
          <w:sz w:val="28"/>
          <w:lang w:val="bg-BG"/>
        </w:rPr>
        <w:t xml:space="preserve"> </w:t>
      </w:r>
      <w:r w:rsidRPr="000F4A2C">
        <w:rPr>
          <w:rFonts w:ascii="Times New Roman" w:hAnsi="Times New Roman" w:hint="eastAsia"/>
          <w:sz w:val="28"/>
          <w:lang w:val="bg-BG"/>
        </w:rPr>
        <w:t>се</w:t>
      </w:r>
      <w:r w:rsidRPr="000F4A2C">
        <w:rPr>
          <w:rFonts w:ascii="Times New Roman" w:hAnsi="Times New Roman"/>
          <w:sz w:val="28"/>
          <w:lang w:val="bg-BG"/>
        </w:rPr>
        <w:t xml:space="preserve"> </w:t>
      </w:r>
      <w:r w:rsidRPr="000F4A2C">
        <w:rPr>
          <w:rFonts w:ascii="Times New Roman" w:hAnsi="Times New Roman" w:hint="eastAsia"/>
          <w:sz w:val="28"/>
          <w:lang w:val="bg-BG"/>
        </w:rPr>
        <w:t>поддържа</w:t>
      </w:r>
      <w:r w:rsidRPr="000F4A2C">
        <w:rPr>
          <w:rFonts w:ascii="Times New Roman" w:hAnsi="Times New Roman"/>
          <w:sz w:val="28"/>
          <w:lang w:val="bg-BG"/>
        </w:rPr>
        <w:t xml:space="preserve"> </w:t>
      </w:r>
      <w:r w:rsidRPr="000F4A2C">
        <w:rPr>
          <w:rFonts w:ascii="Times New Roman" w:hAnsi="Times New Roman" w:hint="eastAsia"/>
          <w:sz w:val="28"/>
          <w:lang w:val="bg-BG"/>
        </w:rPr>
        <w:t>от</w:t>
      </w:r>
      <w:r w:rsidRPr="000F4A2C">
        <w:rPr>
          <w:rFonts w:ascii="Times New Roman" w:hAnsi="Times New Roman"/>
          <w:sz w:val="28"/>
          <w:lang w:val="bg-BG"/>
        </w:rPr>
        <w:t xml:space="preserve"> </w:t>
      </w:r>
      <w:r w:rsidRPr="000F4A2C">
        <w:rPr>
          <w:rFonts w:ascii="Times New Roman" w:hAnsi="Times New Roman" w:hint="eastAsia"/>
          <w:sz w:val="28"/>
          <w:lang w:val="bg-BG"/>
        </w:rPr>
        <w:t>елемента</w:t>
      </w:r>
      <w:r w:rsidRPr="000F4A2C">
        <w:rPr>
          <w:rFonts w:ascii="Times New Roman" w:hAnsi="Times New Roman"/>
          <w:sz w:val="28"/>
          <w:lang w:val="bg-BG"/>
        </w:rPr>
        <w:t xml:space="preserve"> &lt;password-encoder&gt;. </w:t>
      </w:r>
      <w:r w:rsidRPr="000F4A2C">
        <w:rPr>
          <w:rFonts w:ascii="Times New Roman" w:hAnsi="Times New Roman" w:hint="eastAsia"/>
          <w:sz w:val="28"/>
          <w:lang w:val="bg-BG"/>
        </w:rPr>
        <w:t>С</w:t>
      </w:r>
      <w:r w:rsidRPr="000F4A2C">
        <w:rPr>
          <w:rFonts w:ascii="Times New Roman" w:hAnsi="Times New Roman"/>
          <w:sz w:val="28"/>
          <w:lang w:val="bg-BG"/>
        </w:rPr>
        <w:t xml:space="preserve"> </w:t>
      </w:r>
      <w:r w:rsidRPr="000F4A2C">
        <w:rPr>
          <w:rFonts w:ascii="Times New Roman" w:hAnsi="Times New Roman" w:hint="eastAsia"/>
          <w:sz w:val="28"/>
          <w:lang w:val="bg-BG"/>
        </w:rPr>
        <w:t>кодирани</w:t>
      </w:r>
      <w:r w:rsidRPr="000F4A2C">
        <w:rPr>
          <w:rFonts w:ascii="Times New Roman" w:hAnsi="Times New Roman"/>
          <w:sz w:val="28"/>
          <w:lang w:val="bg-BG"/>
        </w:rPr>
        <w:t xml:space="preserve"> </w:t>
      </w:r>
      <w:r w:rsidRPr="000F4A2C">
        <w:rPr>
          <w:rFonts w:ascii="Times New Roman" w:hAnsi="Times New Roman" w:hint="eastAsia"/>
          <w:sz w:val="28"/>
          <w:lang w:val="bg-BG"/>
        </w:rPr>
        <w:t>пароли</w:t>
      </w:r>
      <w:r w:rsidRPr="000F4A2C">
        <w:rPr>
          <w:rFonts w:ascii="Times New Roman" w:hAnsi="Times New Roman"/>
          <w:sz w:val="28"/>
          <w:lang w:val="bg-BG"/>
        </w:rPr>
        <w:t xml:space="preserve"> bcrypt </w:t>
      </w:r>
      <w:r w:rsidRPr="000F4A2C">
        <w:rPr>
          <w:rFonts w:ascii="Times New Roman" w:hAnsi="Times New Roman" w:hint="eastAsia"/>
          <w:sz w:val="28"/>
          <w:lang w:val="bg-BG"/>
        </w:rPr>
        <w:t>оригиналната</w:t>
      </w:r>
      <w:r w:rsidRPr="000F4A2C">
        <w:rPr>
          <w:rFonts w:ascii="Times New Roman" w:hAnsi="Times New Roman"/>
          <w:sz w:val="28"/>
          <w:lang w:val="bg-BG"/>
        </w:rPr>
        <w:t xml:space="preserve"> </w:t>
      </w:r>
      <w:r w:rsidRPr="000F4A2C">
        <w:rPr>
          <w:rFonts w:ascii="Times New Roman" w:hAnsi="Times New Roman" w:hint="eastAsia"/>
          <w:sz w:val="28"/>
          <w:lang w:val="bg-BG"/>
        </w:rPr>
        <w:t>конфигурация</w:t>
      </w:r>
      <w:r w:rsidRPr="000F4A2C">
        <w:rPr>
          <w:rFonts w:ascii="Times New Roman" w:hAnsi="Times New Roman"/>
          <w:sz w:val="28"/>
          <w:lang w:val="bg-BG"/>
        </w:rPr>
        <w:t xml:space="preserve"> </w:t>
      </w:r>
      <w:r w:rsidRPr="000F4A2C">
        <w:rPr>
          <w:rFonts w:ascii="Times New Roman" w:hAnsi="Times New Roman" w:hint="eastAsia"/>
          <w:sz w:val="28"/>
          <w:lang w:val="bg-BG"/>
        </w:rPr>
        <w:t>на</w:t>
      </w:r>
      <w:r w:rsidRPr="000F4A2C">
        <w:rPr>
          <w:rFonts w:ascii="Times New Roman" w:hAnsi="Times New Roman"/>
          <w:sz w:val="28"/>
          <w:lang w:val="bg-BG"/>
        </w:rPr>
        <w:t xml:space="preserve"> </w:t>
      </w:r>
      <w:r w:rsidRPr="000F4A2C">
        <w:rPr>
          <w:rFonts w:ascii="Times New Roman" w:hAnsi="Times New Roman" w:hint="eastAsia"/>
          <w:sz w:val="28"/>
          <w:lang w:val="bg-BG"/>
        </w:rPr>
        <w:t>доставчика</w:t>
      </w:r>
      <w:r w:rsidRPr="000F4A2C">
        <w:rPr>
          <w:rFonts w:ascii="Times New Roman" w:hAnsi="Times New Roman"/>
          <w:sz w:val="28"/>
          <w:lang w:val="bg-BG"/>
        </w:rPr>
        <w:t xml:space="preserve"> </w:t>
      </w:r>
      <w:r w:rsidRPr="000F4A2C">
        <w:rPr>
          <w:rFonts w:ascii="Times New Roman" w:hAnsi="Times New Roman" w:hint="eastAsia"/>
          <w:sz w:val="28"/>
          <w:lang w:val="bg-BG"/>
        </w:rPr>
        <w:t>на</w:t>
      </w:r>
      <w:r w:rsidRPr="000F4A2C">
        <w:rPr>
          <w:rFonts w:ascii="Times New Roman" w:hAnsi="Times New Roman"/>
          <w:sz w:val="28"/>
          <w:lang w:val="bg-BG"/>
        </w:rPr>
        <w:t xml:space="preserve"> </w:t>
      </w:r>
      <w:r w:rsidRPr="000F4A2C">
        <w:rPr>
          <w:rFonts w:ascii="Times New Roman" w:hAnsi="Times New Roman" w:hint="eastAsia"/>
          <w:sz w:val="28"/>
          <w:lang w:val="bg-BG"/>
        </w:rPr>
        <w:t>удостоверяване</w:t>
      </w:r>
      <w:r w:rsidRPr="000F4A2C">
        <w:rPr>
          <w:rFonts w:ascii="Times New Roman" w:hAnsi="Times New Roman"/>
          <w:sz w:val="28"/>
          <w:lang w:val="bg-BG"/>
        </w:rPr>
        <w:t xml:space="preserve"> </w:t>
      </w:r>
      <w:r w:rsidRPr="000F4A2C">
        <w:rPr>
          <w:rFonts w:ascii="Times New Roman" w:hAnsi="Times New Roman" w:hint="eastAsia"/>
          <w:sz w:val="28"/>
          <w:lang w:val="bg-BG"/>
        </w:rPr>
        <w:t>ще</w:t>
      </w:r>
      <w:r w:rsidRPr="000F4A2C">
        <w:rPr>
          <w:rFonts w:ascii="Times New Roman" w:hAnsi="Times New Roman"/>
          <w:sz w:val="28"/>
          <w:lang w:val="bg-BG"/>
        </w:rPr>
        <w:t xml:space="preserve"> </w:t>
      </w:r>
      <w:r w:rsidRPr="000F4A2C">
        <w:rPr>
          <w:rFonts w:ascii="Times New Roman" w:hAnsi="Times New Roman" w:hint="eastAsia"/>
          <w:sz w:val="28"/>
          <w:lang w:val="bg-BG"/>
        </w:rPr>
        <w:t>изглежда</w:t>
      </w:r>
      <w:r w:rsidRPr="000F4A2C">
        <w:rPr>
          <w:rFonts w:ascii="Times New Roman" w:hAnsi="Times New Roman"/>
          <w:sz w:val="28"/>
          <w:lang w:val="bg-BG"/>
        </w:rPr>
        <w:t xml:space="preserve"> </w:t>
      </w:r>
      <w:r w:rsidRPr="000F4A2C">
        <w:rPr>
          <w:rFonts w:ascii="Times New Roman" w:hAnsi="Times New Roman" w:hint="eastAsia"/>
          <w:sz w:val="28"/>
          <w:lang w:val="bg-BG"/>
        </w:rPr>
        <w:t>така</w:t>
      </w:r>
      <w:r w:rsidRPr="000F4A2C">
        <w:rPr>
          <w:rFonts w:ascii="Times New Roman" w:hAnsi="Times New Roman"/>
          <w:sz w:val="28"/>
          <w:lang w:val="bg-BG"/>
        </w:rPr>
        <w:t>:</w:t>
      </w:r>
    </w:p>
    <w:p w:rsidR="000F4A2C" w:rsidRDefault="000F4A2C" w:rsidP="00C638D9">
      <w:pPr>
        <w:pStyle w:val="ListParagraph"/>
        <w:spacing w:line="360" w:lineRule="auto"/>
        <w:ind w:left="0"/>
        <w:jc w:val="both"/>
        <w:rPr>
          <w:rFonts w:ascii="Times New Roman" w:hAnsi="Times New Roman"/>
          <w:sz w:val="28"/>
          <w:lang w:val="bg-BG"/>
        </w:rPr>
      </w:pPr>
    </w:p>
    <w:p w:rsidR="00C638D9" w:rsidRDefault="000F4A2C" w:rsidP="00C638D9">
      <w:pPr>
        <w:pStyle w:val="ListParagraph"/>
        <w:keepNext/>
        <w:spacing w:line="360" w:lineRule="auto"/>
        <w:ind w:left="0"/>
        <w:jc w:val="both"/>
      </w:pPr>
      <w:r>
        <w:rPr>
          <w:noProof/>
          <w:lang w:eastAsia="en-US"/>
        </w:rPr>
        <w:drawing>
          <wp:inline distT="0" distB="0" distL="0" distR="0" wp14:anchorId="3D754750" wp14:editId="3A3C2604">
            <wp:extent cx="5943600" cy="292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2100"/>
                    </a:xfrm>
                    <a:prstGeom prst="rect">
                      <a:avLst/>
                    </a:prstGeom>
                  </pic:spPr>
                </pic:pic>
              </a:graphicData>
            </a:graphic>
          </wp:inline>
        </w:drawing>
      </w:r>
    </w:p>
    <w:p w:rsidR="000F4A2C" w:rsidRDefault="00C638D9" w:rsidP="00C638D9">
      <w:pPr>
        <w:pStyle w:val="Caption"/>
        <w:jc w:val="both"/>
        <w:rPr>
          <w:rFonts w:ascii="Times New Roman" w:hAnsi="Times New Roman"/>
          <w:sz w:val="28"/>
        </w:rPr>
      </w:pPr>
      <w:r>
        <w:rPr>
          <w:rFonts w:hint="eastAsia"/>
        </w:rPr>
        <w:t>Фигура</w:t>
      </w:r>
      <w:r>
        <w:t xml:space="preserve"> </w:t>
      </w:r>
      <w:ins w:id="313" w:author="Peter Mihaylov" w:date="2019-03-14T10:31:00Z">
        <w:r w:rsidR="006236F8">
          <w:fldChar w:fldCharType="begin"/>
        </w:r>
        <w:r w:rsidR="006236F8">
          <w:instrText xml:space="preserve"> STYLEREF 2 \s </w:instrText>
        </w:r>
      </w:ins>
      <w:r w:rsidR="006236F8">
        <w:fldChar w:fldCharType="separate"/>
      </w:r>
      <w:r w:rsidR="006236F8">
        <w:rPr>
          <w:noProof/>
        </w:rPr>
        <w:t>3.10</w:t>
      </w:r>
      <w:ins w:id="314"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315" w:author="Peter Mihaylov" w:date="2019-03-14T10:31:00Z">
        <w:r w:rsidR="006236F8">
          <w:rPr>
            <w:noProof/>
          </w:rPr>
          <w:t>1</w:t>
        </w:r>
        <w:r w:rsidR="006236F8">
          <w:fldChar w:fldCharType="end"/>
        </w:r>
      </w:ins>
      <w:del w:id="316"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3.10</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1</w:delText>
        </w:r>
        <w:r w:rsidR="006F7A0D" w:rsidDel="006236F8">
          <w:fldChar w:fldCharType="end"/>
        </w:r>
      </w:del>
    </w:p>
    <w:p w:rsidR="000F4A2C" w:rsidRDefault="000F4A2C" w:rsidP="00C638D9">
      <w:pPr>
        <w:pStyle w:val="ListParagraph"/>
        <w:spacing w:line="360" w:lineRule="auto"/>
        <w:ind w:left="0"/>
        <w:jc w:val="both"/>
        <w:rPr>
          <w:rFonts w:ascii="Times New Roman" w:hAnsi="Times New Roman"/>
          <w:sz w:val="28"/>
        </w:rPr>
      </w:pPr>
    </w:p>
    <w:p w:rsidR="00DE1781" w:rsidRDefault="000F4A2C" w:rsidP="00C638D9">
      <w:pPr>
        <w:pStyle w:val="ListParagraph"/>
        <w:spacing w:line="360" w:lineRule="auto"/>
        <w:ind w:left="0"/>
        <w:jc w:val="both"/>
        <w:rPr>
          <w:rFonts w:ascii="Times New Roman" w:hAnsi="Times New Roman"/>
          <w:sz w:val="28"/>
          <w:lang w:val="bg-BG"/>
        </w:rPr>
      </w:pPr>
      <w:r>
        <w:rPr>
          <w:rFonts w:ascii="Times New Roman" w:hAnsi="Times New Roman"/>
          <w:sz w:val="28"/>
        </w:rPr>
        <w:t>B</w:t>
      </w:r>
      <w:r w:rsidRPr="000F4A2C">
        <w:rPr>
          <w:rFonts w:ascii="Times New Roman" w:hAnsi="Times New Roman"/>
          <w:sz w:val="28"/>
        </w:rPr>
        <w:t xml:space="preserve">crypt </w:t>
      </w:r>
      <w:r w:rsidRPr="000F4A2C">
        <w:rPr>
          <w:rFonts w:ascii="Times New Roman" w:hAnsi="Times New Roman" w:hint="eastAsia"/>
          <w:sz w:val="28"/>
        </w:rPr>
        <w:t>е</w:t>
      </w:r>
      <w:r w:rsidRPr="000F4A2C">
        <w:rPr>
          <w:rFonts w:ascii="Times New Roman" w:hAnsi="Times New Roman"/>
          <w:sz w:val="28"/>
        </w:rPr>
        <w:t xml:space="preserve"> </w:t>
      </w:r>
      <w:r w:rsidRPr="000F4A2C">
        <w:rPr>
          <w:rFonts w:ascii="Times New Roman" w:hAnsi="Times New Roman" w:hint="eastAsia"/>
          <w:sz w:val="28"/>
        </w:rPr>
        <w:t>добър</w:t>
      </w:r>
      <w:r w:rsidRPr="000F4A2C">
        <w:rPr>
          <w:rFonts w:ascii="Times New Roman" w:hAnsi="Times New Roman"/>
          <w:sz w:val="28"/>
        </w:rPr>
        <w:t xml:space="preserve"> </w:t>
      </w:r>
      <w:r w:rsidRPr="000F4A2C">
        <w:rPr>
          <w:rFonts w:ascii="Times New Roman" w:hAnsi="Times New Roman" w:hint="eastAsia"/>
          <w:sz w:val="28"/>
        </w:rPr>
        <w:t>избор</w:t>
      </w:r>
      <w:r w:rsidRPr="000F4A2C">
        <w:rPr>
          <w:rFonts w:ascii="Times New Roman" w:hAnsi="Times New Roman"/>
          <w:sz w:val="28"/>
        </w:rPr>
        <w:t xml:space="preserve"> </w:t>
      </w:r>
      <w:r w:rsidRPr="000F4A2C">
        <w:rPr>
          <w:rFonts w:ascii="Times New Roman" w:hAnsi="Times New Roman" w:hint="eastAsia"/>
          <w:sz w:val="28"/>
        </w:rPr>
        <w:t>за</w:t>
      </w:r>
      <w:r w:rsidRPr="000F4A2C">
        <w:rPr>
          <w:rFonts w:ascii="Times New Roman" w:hAnsi="Times New Roman"/>
          <w:sz w:val="28"/>
        </w:rPr>
        <w:t xml:space="preserve"> </w:t>
      </w:r>
      <w:r w:rsidRPr="000F4A2C">
        <w:rPr>
          <w:rFonts w:ascii="Times New Roman" w:hAnsi="Times New Roman" w:hint="eastAsia"/>
          <w:sz w:val="28"/>
        </w:rPr>
        <w:t>повечето</w:t>
      </w:r>
      <w:r w:rsidRPr="000F4A2C">
        <w:rPr>
          <w:rFonts w:ascii="Times New Roman" w:hAnsi="Times New Roman"/>
          <w:sz w:val="28"/>
        </w:rPr>
        <w:t xml:space="preserve"> </w:t>
      </w:r>
      <w:r w:rsidRPr="000F4A2C">
        <w:rPr>
          <w:rFonts w:ascii="Times New Roman" w:hAnsi="Times New Roman" w:hint="eastAsia"/>
          <w:sz w:val="28"/>
        </w:rPr>
        <w:t>случаи</w:t>
      </w:r>
      <w:r w:rsidRPr="000F4A2C">
        <w:rPr>
          <w:rFonts w:ascii="Times New Roman" w:hAnsi="Times New Roman"/>
          <w:sz w:val="28"/>
        </w:rPr>
        <w:t xml:space="preserve">, </w:t>
      </w:r>
      <w:r w:rsidRPr="000F4A2C">
        <w:rPr>
          <w:rFonts w:ascii="Times New Roman" w:hAnsi="Times New Roman" w:hint="eastAsia"/>
          <w:sz w:val="28"/>
        </w:rPr>
        <w:t>освен</w:t>
      </w:r>
      <w:r w:rsidRPr="000F4A2C">
        <w:rPr>
          <w:rFonts w:ascii="Times New Roman" w:hAnsi="Times New Roman"/>
          <w:sz w:val="28"/>
        </w:rPr>
        <w:t xml:space="preserve"> </w:t>
      </w:r>
      <w:r w:rsidRPr="000F4A2C">
        <w:rPr>
          <w:rFonts w:ascii="Times New Roman" w:hAnsi="Times New Roman" w:hint="eastAsia"/>
          <w:sz w:val="28"/>
        </w:rPr>
        <w:t>ако</w:t>
      </w:r>
      <w:r w:rsidRPr="000F4A2C">
        <w:rPr>
          <w:rFonts w:ascii="Times New Roman" w:hAnsi="Times New Roman"/>
          <w:sz w:val="28"/>
        </w:rPr>
        <w:t xml:space="preserve"> </w:t>
      </w:r>
      <w:r w:rsidRPr="000F4A2C">
        <w:rPr>
          <w:rFonts w:ascii="Times New Roman" w:hAnsi="Times New Roman" w:hint="eastAsia"/>
          <w:sz w:val="28"/>
        </w:rPr>
        <w:t>нямате</w:t>
      </w:r>
      <w:r w:rsidRPr="000F4A2C">
        <w:rPr>
          <w:rFonts w:ascii="Times New Roman" w:hAnsi="Times New Roman"/>
          <w:sz w:val="28"/>
        </w:rPr>
        <w:t xml:space="preserve"> </w:t>
      </w:r>
      <w:r w:rsidRPr="000F4A2C">
        <w:rPr>
          <w:rFonts w:ascii="Times New Roman" w:hAnsi="Times New Roman" w:hint="eastAsia"/>
          <w:sz w:val="28"/>
        </w:rPr>
        <w:t>система</w:t>
      </w:r>
      <w:r w:rsidRPr="000F4A2C">
        <w:rPr>
          <w:rFonts w:ascii="Times New Roman" w:hAnsi="Times New Roman"/>
          <w:sz w:val="28"/>
        </w:rPr>
        <w:t xml:space="preserve">, </w:t>
      </w:r>
      <w:r w:rsidRPr="000F4A2C">
        <w:rPr>
          <w:rFonts w:ascii="Times New Roman" w:hAnsi="Times New Roman" w:hint="eastAsia"/>
          <w:sz w:val="28"/>
        </w:rPr>
        <w:t>която</w:t>
      </w:r>
      <w:r w:rsidRPr="000F4A2C">
        <w:rPr>
          <w:rFonts w:ascii="Times New Roman" w:hAnsi="Times New Roman"/>
          <w:sz w:val="28"/>
        </w:rPr>
        <w:t xml:space="preserve"> </w:t>
      </w:r>
      <w:r w:rsidRPr="000F4A2C">
        <w:rPr>
          <w:rFonts w:ascii="Times New Roman" w:hAnsi="Times New Roman" w:hint="eastAsia"/>
          <w:sz w:val="28"/>
        </w:rPr>
        <w:t>ви</w:t>
      </w:r>
      <w:r w:rsidRPr="000F4A2C">
        <w:rPr>
          <w:rFonts w:ascii="Times New Roman" w:hAnsi="Times New Roman"/>
          <w:sz w:val="28"/>
        </w:rPr>
        <w:t xml:space="preserve"> </w:t>
      </w:r>
      <w:r w:rsidRPr="000F4A2C">
        <w:rPr>
          <w:rFonts w:ascii="Times New Roman" w:hAnsi="Times New Roman" w:hint="eastAsia"/>
          <w:sz w:val="28"/>
        </w:rPr>
        <w:t>кара</w:t>
      </w:r>
      <w:r w:rsidRPr="000F4A2C">
        <w:rPr>
          <w:rFonts w:ascii="Times New Roman" w:hAnsi="Times New Roman"/>
          <w:sz w:val="28"/>
        </w:rPr>
        <w:t xml:space="preserve"> </w:t>
      </w:r>
      <w:r w:rsidRPr="000F4A2C">
        <w:rPr>
          <w:rFonts w:ascii="Times New Roman" w:hAnsi="Times New Roman" w:hint="eastAsia"/>
          <w:sz w:val="28"/>
        </w:rPr>
        <w:t>да</w:t>
      </w:r>
      <w:r w:rsidRPr="000F4A2C">
        <w:rPr>
          <w:rFonts w:ascii="Times New Roman" w:hAnsi="Times New Roman"/>
          <w:sz w:val="28"/>
        </w:rPr>
        <w:t xml:space="preserve"> </w:t>
      </w:r>
      <w:r w:rsidRPr="000F4A2C">
        <w:rPr>
          <w:rFonts w:ascii="Times New Roman" w:hAnsi="Times New Roman" w:hint="eastAsia"/>
          <w:sz w:val="28"/>
        </w:rPr>
        <w:t>използвате</w:t>
      </w:r>
      <w:r w:rsidRPr="000F4A2C">
        <w:rPr>
          <w:rFonts w:ascii="Times New Roman" w:hAnsi="Times New Roman"/>
          <w:sz w:val="28"/>
        </w:rPr>
        <w:t xml:space="preserve"> </w:t>
      </w:r>
      <w:r w:rsidRPr="000F4A2C">
        <w:rPr>
          <w:rFonts w:ascii="Times New Roman" w:hAnsi="Times New Roman" w:hint="eastAsia"/>
          <w:sz w:val="28"/>
        </w:rPr>
        <w:t>различен</w:t>
      </w:r>
      <w:r w:rsidRPr="000F4A2C">
        <w:rPr>
          <w:rFonts w:ascii="Times New Roman" w:hAnsi="Times New Roman"/>
          <w:sz w:val="28"/>
        </w:rPr>
        <w:t xml:space="preserve"> </w:t>
      </w:r>
      <w:r w:rsidRPr="000F4A2C">
        <w:rPr>
          <w:rFonts w:ascii="Times New Roman" w:hAnsi="Times New Roman" w:hint="eastAsia"/>
          <w:sz w:val="28"/>
        </w:rPr>
        <w:t>алгоритъм</w:t>
      </w:r>
      <w:r w:rsidRPr="000F4A2C">
        <w:rPr>
          <w:rFonts w:ascii="Times New Roman" w:hAnsi="Times New Roman"/>
          <w:sz w:val="28"/>
        </w:rPr>
        <w:t xml:space="preserve">. </w:t>
      </w:r>
      <w:r w:rsidRPr="000F4A2C">
        <w:rPr>
          <w:rFonts w:ascii="Times New Roman" w:hAnsi="Times New Roman" w:hint="eastAsia"/>
          <w:sz w:val="28"/>
        </w:rPr>
        <w:t>Ако</w:t>
      </w:r>
      <w:r w:rsidRPr="000F4A2C">
        <w:rPr>
          <w:rFonts w:ascii="Times New Roman" w:hAnsi="Times New Roman"/>
          <w:sz w:val="28"/>
        </w:rPr>
        <w:t xml:space="preserve"> </w:t>
      </w:r>
      <w:r w:rsidRPr="000F4A2C">
        <w:rPr>
          <w:rFonts w:ascii="Times New Roman" w:hAnsi="Times New Roman" w:hint="eastAsia"/>
          <w:sz w:val="28"/>
        </w:rPr>
        <w:t>използвате</w:t>
      </w:r>
      <w:r w:rsidRPr="000F4A2C">
        <w:rPr>
          <w:rFonts w:ascii="Times New Roman" w:hAnsi="Times New Roman"/>
          <w:sz w:val="28"/>
        </w:rPr>
        <w:t xml:space="preserve"> </w:t>
      </w:r>
      <w:r w:rsidRPr="000F4A2C">
        <w:rPr>
          <w:rFonts w:ascii="Times New Roman" w:hAnsi="Times New Roman" w:hint="eastAsia"/>
          <w:sz w:val="28"/>
        </w:rPr>
        <w:t>прост</w:t>
      </w:r>
      <w:r w:rsidRPr="000F4A2C">
        <w:rPr>
          <w:rFonts w:ascii="Times New Roman" w:hAnsi="Times New Roman"/>
          <w:sz w:val="28"/>
        </w:rPr>
        <w:t xml:space="preserve"> </w:t>
      </w:r>
      <w:r w:rsidRPr="000F4A2C">
        <w:rPr>
          <w:rFonts w:ascii="Times New Roman" w:hAnsi="Times New Roman" w:hint="eastAsia"/>
          <w:sz w:val="28"/>
        </w:rPr>
        <w:t>алгоритъм</w:t>
      </w:r>
      <w:r w:rsidRPr="000F4A2C">
        <w:rPr>
          <w:rFonts w:ascii="Times New Roman" w:hAnsi="Times New Roman"/>
          <w:sz w:val="28"/>
        </w:rPr>
        <w:t xml:space="preserve"> </w:t>
      </w:r>
      <w:r w:rsidRPr="000F4A2C">
        <w:rPr>
          <w:rFonts w:ascii="Times New Roman" w:hAnsi="Times New Roman" w:hint="eastAsia"/>
          <w:sz w:val="28"/>
        </w:rPr>
        <w:t>за</w:t>
      </w:r>
      <w:r w:rsidRPr="000F4A2C">
        <w:rPr>
          <w:rFonts w:ascii="Times New Roman" w:hAnsi="Times New Roman"/>
          <w:sz w:val="28"/>
        </w:rPr>
        <w:t xml:space="preserve"> </w:t>
      </w:r>
      <w:r w:rsidRPr="000F4A2C">
        <w:rPr>
          <w:rFonts w:ascii="Times New Roman" w:hAnsi="Times New Roman" w:hint="eastAsia"/>
          <w:sz w:val="28"/>
        </w:rPr>
        <w:t>хеширане</w:t>
      </w:r>
      <w:r w:rsidRPr="000F4A2C">
        <w:rPr>
          <w:rFonts w:ascii="Times New Roman" w:hAnsi="Times New Roman"/>
          <w:sz w:val="28"/>
        </w:rPr>
        <w:t xml:space="preserve"> </w:t>
      </w:r>
      <w:r w:rsidRPr="000F4A2C">
        <w:rPr>
          <w:rFonts w:ascii="Times New Roman" w:hAnsi="Times New Roman" w:hint="eastAsia"/>
          <w:sz w:val="28"/>
        </w:rPr>
        <w:t>или</w:t>
      </w:r>
      <w:r w:rsidRPr="000F4A2C">
        <w:rPr>
          <w:rFonts w:ascii="Times New Roman" w:hAnsi="Times New Roman"/>
          <w:sz w:val="28"/>
        </w:rPr>
        <w:t xml:space="preserve">, </w:t>
      </w:r>
      <w:r w:rsidRPr="000F4A2C">
        <w:rPr>
          <w:rFonts w:ascii="Times New Roman" w:hAnsi="Times New Roman" w:hint="eastAsia"/>
          <w:sz w:val="28"/>
        </w:rPr>
        <w:t>още</w:t>
      </w:r>
      <w:r w:rsidRPr="000F4A2C">
        <w:rPr>
          <w:rFonts w:ascii="Times New Roman" w:hAnsi="Times New Roman"/>
          <w:sz w:val="28"/>
        </w:rPr>
        <w:t xml:space="preserve"> </w:t>
      </w:r>
      <w:r w:rsidRPr="000F4A2C">
        <w:rPr>
          <w:rFonts w:ascii="Times New Roman" w:hAnsi="Times New Roman" w:hint="eastAsia"/>
          <w:sz w:val="28"/>
        </w:rPr>
        <w:t>по</w:t>
      </w:r>
      <w:r w:rsidRPr="000F4A2C">
        <w:rPr>
          <w:rFonts w:ascii="Times New Roman" w:hAnsi="Times New Roman"/>
          <w:sz w:val="28"/>
        </w:rPr>
        <w:t>-</w:t>
      </w:r>
      <w:r w:rsidRPr="000F4A2C">
        <w:rPr>
          <w:rFonts w:ascii="Times New Roman" w:hAnsi="Times New Roman" w:hint="eastAsia"/>
          <w:sz w:val="28"/>
        </w:rPr>
        <w:t>лошо</w:t>
      </w:r>
      <w:r w:rsidRPr="000F4A2C">
        <w:rPr>
          <w:rFonts w:ascii="Times New Roman" w:hAnsi="Times New Roman"/>
          <w:sz w:val="28"/>
        </w:rPr>
        <w:t xml:space="preserve">, </w:t>
      </w:r>
      <w:r w:rsidRPr="000F4A2C">
        <w:rPr>
          <w:rFonts w:ascii="Times New Roman" w:hAnsi="Times New Roman" w:hint="eastAsia"/>
          <w:sz w:val="28"/>
        </w:rPr>
        <w:t>съхраняване</w:t>
      </w:r>
      <w:r w:rsidRPr="000F4A2C">
        <w:rPr>
          <w:rFonts w:ascii="Times New Roman" w:hAnsi="Times New Roman"/>
          <w:sz w:val="28"/>
        </w:rPr>
        <w:t xml:space="preserve"> </w:t>
      </w:r>
      <w:r w:rsidRPr="000F4A2C">
        <w:rPr>
          <w:rFonts w:ascii="Times New Roman" w:hAnsi="Times New Roman" w:hint="eastAsia"/>
          <w:sz w:val="28"/>
        </w:rPr>
        <w:t>на</w:t>
      </w:r>
      <w:r w:rsidRPr="000F4A2C">
        <w:rPr>
          <w:rFonts w:ascii="Times New Roman" w:hAnsi="Times New Roman"/>
          <w:sz w:val="28"/>
        </w:rPr>
        <w:t xml:space="preserve"> </w:t>
      </w:r>
      <w:r w:rsidRPr="000F4A2C">
        <w:rPr>
          <w:rFonts w:ascii="Times New Roman" w:hAnsi="Times New Roman" w:hint="eastAsia"/>
          <w:sz w:val="28"/>
        </w:rPr>
        <w:t>обикновени</w:t>
      </w:r>
      <w:r w:rsidRPr="000F4A2C">
        <w:rPr>
          <w:rFonts w:ascii="Times New Roman" w:hAnsi="Times New Roman"/>
          <w:sz w:val="28"/>
        </w:rPr>
        <w:t xml:space="preserve"> </w:t>
      </w:r>
      <w:r w:rsidRPr="000F4A2C">
        <w:rPr>
          <w:rFonts w:ascii="Times New Roman" w:hAnsi="Times New Roman" w:hint="eastAsia"/>
          <w:sz w:val="28"/>
        </w:rPr>
        <w:t>текстови</w:t>
      </w:r>
      <w:r w:rsidRPr="000F4A2C">
        <w:rPr>
          <w:rFonts w:ascii="Times New Roman" w:hAnsi="Times New Roman"/>
          <w:sz w:val="28"/>
        </w:rPr>
        <w:t xml:space="preserve"> </w:t>
      </w:r>
      <w:r w:rsidRPr="000F4A2C">
        <w:rPr>
          <w:rFonts w:ascii="Times New Roman" w:hAnsi="Times New Roman" w:hint="eastAsia"/>
          <w:sz w:val="28"/>
        </w:rPr>
        <w:t>пароли</w:t>
      </w:r>
      <w:r>
        <w:rPr>
          <w:rFonts w:ascii="Times New Roman" w:hAnsi="Times New Roman"/>
          <w:sz w:val="28"/>
          <w:lang w:val="bg-BG"/>
        </w:rPr>
        <w:t>, това няма да бъде достатъч</w:t>
      </w:r>
      <w:r w:rsidR="003B6FE3">
        <w:rPr>
          <w:rFonts w:ascii="Times New Roman" w:hAnsi="Times New Roman"/>
          <w:sz w:val="28"/>
          <w:lang w:val="bg-BG"/>
        </w:rPr>
        <w:t>но надеждно.</w:t>
      </w:r>
    </w:p>
    <w:p w:rsidR="003B6FE3" w:rsidRPr="00C638D9" w:rsidRDefault="003B6FE3" w:rsidP="000A0792">
      <w:pPr>
        <w:pStyle w:val="Heading2"/>
        <w:numPr>
          <w:ilvl w:val="1"/>
          <w:numId w:val="12"/>
        </w:numPr>
        <w:rPr>
          <w:b/>
          <w:i w:val="0"/>
        </w:rPr>
      </w:pPr>
      <w:bookmarkStart w:id="317" w:name="_Toc3452639"/>
      <w:r w:rsidRPr="00C638D9">
        <w:rPr>
          <w:b/>
          <w:i w:val="0"/>
        </w:rPr>
        <w:t>Конфигурации</w:t>
      </w:r>
      <w:bookmarkEnd w:id="317"/>
    </w:p>
    <w:p w:rsidR="003B6FE3" w:rsidRDefault="003B6FE3" w:rsidP="003B6FE3">
      <w:pPr>
        <w:pStyle w:val="ListParagraph"/>
        <w:ind w:left="792"/>
        <w:rPr>
          <w:rFonts w:ascii="Times New Roman" w:hAnsi="Times New Roman"/>
          <w:sz w:val="28"/>
          <w:lang w:val="bg-BG"/>
        </w:rPr>
      </w:pPr>
    </w:p>
    <w:p w:rsidR="00956205" w:rsidRDefault="003B6FE3" w:rsidP="00C638D9">
      <w:pPr>
        <w:pStyle w:val="ListParagraph"/>
        <w:ind w:left="0"/>
        <w:jc w:val="both"/>
        <w:rPr>
          <w:rFonts w:ascii="Times New Roman" w:hAnsi="Times New Roman"/>
          <w:sz w:val="28"/>
          <w:lang w:val="bg-BG"/>
        </w:rPr>
      </w:pPr>
      <w:r w:rsidRPr="003B6FE3">
        <w:rPr>
          <w:rFonts w:ascii="Times New Roman" w:hAnsi="Times New Roman"/>
          <w:sz w:val="28"/>
          <w:lang w:val="bg-BG"/>
        </w:rPr>
        <w:t xml:space="preserve">Spring Boot  </w:t>
      </w:r>
      <w:r w:rsidR="00956205">
        <w:rPr>
          <w:rFonts w:ascii="Times New Roman" w:hAnsi="Times New Roman"/>
          <w:sz w:val="28"/>
          <w:lang w:val="bg-BG"/>
        </w:rPr>
        <w:t>с огед към противното поммага мног със своя лесен достъп</w:t>
      </w:r>
      <w:r w:rsidRPr="003B6FE3">
        <w:rPr>
          <w:rFonts w:ascii="Times New Roman" w:hAnsi="Times New Roman"/>
          <w:sz w:val="28"/>
          <w:lang w:val="bg-BG"/>
        </w:rPr>
        <w:t xml:space="preserve">, </w:t>
      </w:r>
      <w:r w:rsidRPr="003B6FE3">
        <w:rPr>
          <w:rFonts w:ascii="Times New Roman" w:hAnsi="Times New Roman" w:hint="eastAsia"/>
          <w:sz w:val="28"/>
          <w:lang w:val="bg-BG"/>
        </w:rPr>
        <w:t>когато</w:t>
      </w:r>
      <w:r w:rsidRPr="003B6FE3">
        <w:rPr>
          <w:rFonts w:ascii="Times New Roman" w:hAnsi="Times New Roman"/>
          <w:sz w:val="28"/>
          <w:lang w:val="bg-BG"/>
        </w:rPr>
        <w:t xml:space="preserve"> </w:t>
      </w:r>
      <w:r w:rsidRPr="003B6FE3">
        <w:rPr>
          <w:rFonts w:ascii="Times New Roman" w:hAnsi="Times New Roman" w:hint="eastAsia"/>
          <w:sz w:val="28"/>
          <w:lang w:val="bg-BG"/>
        </w:rPr>
        <w:t>трябва</w:t>
      </w:r>
      <w:r w:rsidRPr="003B6FE3">
        <w:rPr>
          <w:rFonts w:ascii="Times New Roman" w:hAnsi="Times New Roman"/>
          <w:sz w:val="28"/>
          <w:lang w:val="bg-BG"/>
        </w:rPr>
        <w:t xml:space="preserve"> </w:t>
      </w:r>
      <w:r w:rsidRPr="003B6FE3">
        <w:rPr>
          <w:rFonts w:ascii="Times New Roman" w:hAnsi="Times New Roman" w:hint="eastAsia"/>
          <w:sz w:val="28"/>
          <w:lang w:val="bg-BG"/>
        </w:rPr>
        <w:t>да</w:t>
      </w:r>
      <w:r w:rsidR="00956205">
        <w:rPr>
          <w:rFonts w:ascii="Times New Roman" w:hAnsi="Times New Roman"/>
          <w:sz w:val="28"/>
          <w:lang w:val="bg-BG"/>
        </w:rPr>
        <w:t xml:space="preserve"> се</w:t>
      </w:r>
      <w:r w:rsidRPr="003B6FE3">
        <w:rPr>
          <w:rFonts w:ascii="Times New Roman" w:hAnsi="Times New Roman"/>
          <w:sz w:val="28"/>
          <w:lang w:val="bg-BG"/>
        </w:rPr>
        <w:t xml:space="preserve"> </w:t>
      </w:r>
      <w:r w:rsidR="00956205">
        <w:rPr>
          <w:rFonts w:ascii="Times New Roman" w:hAnsi="Times New Roman" w:hint="eastAsia"/>
          <w:sz w:val="28"/>
          <w:lang w:val="bg-BG"/>
        </w:rPr>
        <w:t>замени</w:t>
      </w:r>
      <w:r w:rsidRPr="003B6FE3">
        <w:rPr>
          <w:rFonts w:ascii="Times New Roman" w:hAnsi="Times New Roman"/>
          <w:sz w:val="28"/>
          <w:lang w:val="bg-BG"/>
        </w:rPr>
        <w:t xml:space="preserve"> </w:t>
      </w:r>
      <w:r w:rsidR="00956205">
        <w:rPr>
          <w:rFonts w:ascii="Times New Roman" w:hAnsi="Times New Roman"/>
          <w:sz w:val="28"/>
          <w:lang w:val="bg-BG"/>
        </w:rPr>
        <w:t xml:space="preserve">нещо от </w:t>
      </w:r>
      <w:r w:rsidRPr="003B6FE3">
        <w:rPr>
          <w:rFonts w:ascii="Times New Roman" w:hAnsi="Times New Roman" w:hint="eastAsia"/>
          <w:sz w:val="28"/>
          <w:lang w:val="bg-BG"/>
        </w:rPr>
        <w:t>настройките</w:t>
      </w:r>
      <w:r w:rsidRPr="003B6FE3">
        <w:rPr>
          <w:rFonts w:ascii="Times New Roman" w:hAnsi="Times New Roman"/>
          <w:sz w:val="28"/>
          <w:lang w:val="bg-BG"/>
        </w:rPr>
        <w:t xml:space="preserve"> </w:t>
      </w:r>
      <w:r w:rsidRPr="003B6FE3">
        <w:rPr>
          <w:rFonts w:ascii="Times New Roman" w:hAnsi="Times New Roman" w:hint="eastAsia"/>
          <w:sz w:val="28"/>
          <w:lang w:val="bg-BG"/>
        </w:rPr>
        <w:t>по</w:t>
      </w:r>
      <w:r w:rsidRPr="003B6FE3">
        <w:rPr>
          <w:rFonts w:ascii="Times New Roman" w:hAnsi="Times New Roman"/>
          <w:sz w:val="28"/>
          <w:lang w:val="bg-BG"/>
        </w:rPr>
        <w:t xml:space="preserve"> </w:t>
      </w:r>
      <w:r w:rsidRPr="003B6FE3">
        <w:rPr>
          <w:rFonts w:ascii="Times New Roman" w:hAnsi="Times New Roman" w:hint="eastAsia"/>
          <w:sz w:val="28"/>
          <w:lang w:val="bg-BG"/>
        </w:rPr>
        <w:t>подразбиране</w:t>
      </w:r>
      <w:r w:rsidRPr="003B6FE3">
        <w:rPr>
          <w:rFonts w:ascii="Times New Roman" w:hAnsi="Times New Roman"/>
          <w:sz w:val="28"/>
          <w:lang w:val="bg-BG"/>
        </w:rPr>
        <w:t xml:space="preserve">. </w:t>
      </w:r>
      <w:r w:rsidRPr="003B6FE3">
        <w:rPr>
          <w:rFonts w:ascii="Times New Roman" w:hAnsi="Times New Roman" w:hint="eastAsia"/>
          <w:sz w:val="28"/>
          <w:lang w:val="bg-BG"/>
        </w:rPr>
        <w:t>По</w:t>
      </w:r>
      <w:r w:rsidRPr="003B6FE3">
        <w:rPr>
          <w:rFonts w:ascii="Times New Roman" w:hAnsi="Times New Roman"/>
          <w:sz w:val="28"/>
          <w:lang w:val="bg-BG"/>
        </w:rPr>
        <w:t xml:space="preserve"> </w:t>
      </w:r>
      <w:r w:rsidRPr="003B6FE3">
        <w:rPr>
          <w:rFonts w:ascii="Times New Roman" w:hAnsi="Times New Roman" w:hint="eastAsia"/>
          <w:sz w:val="28"/>
          <w:lang w:val="bg-BG"/>
        </w:rPr>
        <w:t>подразбиране</w:t>
      </w:r>
      <w:r w:rsidRPr="003B6FE3">
        <w:rPr>
          <w:rFonts w:ascii="Times New Roman" w:hAnsi="Times New Roman"/>
          <w:sz w:val="28"/>
          <w:lang w:val="bg-BG"/>
        </w:rPr>
        <w:t xml:space="preserve"> </w:t>
      </w:r>
      <w:r w:rsidRPr="003B6FE3">
        <w:rPr>
          <w:rFonts w:ascii="Times New Roman" w:hAnsi="Times New Roman" w:hint="eastAsia"/>
          <w:sz w:val="28"/>
          <w:lang w:val="bg-BG"/>
        </w:rPr>
        <w:lastRenderedPageBreak/>
        <w:t>конфигурацията</w:t>
      </w:r>
      <w:r w:rsidRPr="003B6FE3">
        <w:rPr>
          <w:rFonts w:ascii="Times New Roman" w:hAnsi="Times New Roman"/>
          <w:sz w:val="28"/>
          <w:lang w:val="bg-BG"/>
        </w:rPr>
        <w:t xml:space="preserve"> </w:t>
      </w:r>
      <w:r w:rsidRPr="003B6FE3">
        <w:rPr>
          <w:rFonts w:ascii="Times New Roman" w:hAnsi="Times New Roman" w:hint="eastAsia"/>
          <w:sz w:val="28"/>
          <w:lang w:val="bg-BG"/>
        </w:rPr>
        <w:t>на</w:t>
      </w:r>
      <w:r w:rsidRPr="003B6FE3">
        <w:rPr>
          <w:rFonts w:ascii="Times New Roman" w:hAnsi="Times New Roman"/>
          <w:sz w:val="28"/>
          <w:lang w:val="bg-BG"/>
        </w:rPr>
        <w:t xml:space="preserve"> </w:t>
      </w:r>
      <w:r w:rsidRPr="003B6FE3">
        <w:rPr>
          <w:rFonts w:ascii="Times New Roman" w:hAnsi="Times New Roman" w:hint="eastAsia"/>
          <w:sz w:val="28"/>
          <w:lang w:val="bg-BG"/>
        </w:rPr>
        <w:t>приложения</w:t>
      </w:r>
      <w:r w:rsidRPr="003B6FE3">
        <w:rPr>
          <w:rFonts w:ascii="Times New Roman" w:hAnsi="Times New Roman"/>
          <w:sz w:val="28"/>
          <w:lang w:val="bg-BG"/>
        </w:rPr>
        <w:t xml:space="preserve"> </w:t>
      </w:r>
      <w:r w:rsidRPr="003B6FE3">
        <w:rPr>
          <w:rFonts w:ascii="Times New Roman" w:hAnsi="Times New Roman" w:hint="eastAsia"/>
          <w:sz w:val="28"/>
          <w:lang w:val="bg-BG"/>
        </w:rPr>
        <w:t>може</w:t>
      </w:r>
      <w:r w:rsidRPr="003B6FE3">
        <w:rPr>
          <w:rFonts w:ascii="Times New Roman" w:hAnsi="Times New Roman"/>
          <w:sz w:val="28"/>
          <w:lang w:val="bg-BG"/>
        </w:rPr>
        <w:t xml:space="preserve"> </w:t>
      </w:r>
      <w:r w:rsidRPr="003B6FE3">
        <w:rPr>
          <w:rFonts w:ascii="Times New Roman" w:hAnsi="Times New Roman" w:hint="eastAsia"/>
          <w:sz w:val="28"/>
          <w:lang w:val="bg-BG"/>
        </w:rPr>
        <w:t>да</w:t>
      </w:r>
      <w:r w:rsidRPr="003B6FE3">
        <w:rPr>
          <w:rFonts w:ascii="Times New Roman" w:hAnsi="Times New Roman"/>
          <w:sz w:val="28"/>
          <w:lang w:val="bg-BG"/>
        </w:rPr>
        <w:t xml:space="preserve"> </w:t>
      </w:r>
      <w:r w:rsidRPr="003B6FE3">
        <w:rPr>
          <w:rFonts w:ascii="Times New Roman" w:hAnsi="Times New Roman" w:hint="eastAsia"/>
          <w:sz w:val="28"/>
          <w:lang w:val="bg-BG"/>
        </w:rPr>
        <w:t>бъде</w:t>
      </w:r>
      <w:r w:rsidRPr="003B6FE3">
        <w:rPr>
          <w:rFonts w:ascii="Times New Roman" w:hAnsi="Times New Roman"/>
          <w:sz w:val="28"/>
          <w:lang w:val="bg-BG"/>
        </w:rPr>
        <w:t xml:space="preserve"> </w:t>
      </w:r>
      <w:r w:rsidRPr="003B6FE3">
        <w:rPr>
          <w:rFonts w:ascii="Times New Roman" w:hAnsi="Times New Roman" w:hint="eastAsia"/>
          <w:sz w:val="28"/>
          <w:lang w:val="bg-BG"/>
        </w:rPr>
        <w:t>дефинирана</w:t>
      </w:r>
      <w:r w:rsidRPr="003B6FE3">
        <w:rPr>
          <w:rFonts w:ascii="Times New Roman" w:hAnsi="Times New Roman"/>
          <w:sz w:val="28"/>
          <w:lang w:val="bg-BG"/>
        </w:rPr>
        <w:t xml:space="preserve"> </w:t>
      </w:r>
      <w:r w:rsidRPr="003B6FE3">
        <w:rPr>
          <w:rFonts w:ascii="Times New Roman" w:hAnsi="Times New Roman" w:hint="eastAsia"/>
          <w:sz w:val="28"/>
          <w:lang w:val="bg-BG"/>
        </w:rPr>
        <w:t>с</w:t>
      </w:r>
      <w:r w:rsidRPr="003B6FE3">
        <w:rPr>
          <w:rFonts w:ascii="Times New Roman" w:hAnsi="Times New Roman"/>
          <w:sz w:val="28"/>
          <w:lang w:val="bg-BG"/>
        </w:rPr>
        <w:t xml:space="preserve"> </w:t>
      </w:r>
      <w:r w:rsidRPr="003B6FE3">
        <w:rPr>
          <w:rFonts w:ascii="Times New Roman" w:hAnsi="Times New Roman" w:hint="eastAsia"/>
          <w:sz w:val="28"/>
          <w:lang w:val="bg-BG"/>
        </w:rPr>
        <w:t>помощта</w:t>
      </w:r>
      <w:r w:rsidRPr="003B6FE3">
        <w:rPr>
          <w:rFonts w:ascii="Times New Roman" w:hAnsi="Times New Roman"/>
          <w:sz w:val="28"/>
          <w:lang w:val="bg-BG"/>
        </w:rPr>
        <w:t xml:space="preserve"> </w:t>
      </w:r>
      <w:r w:rsidRPr="003B6FE3">
        <w:rPr>
          <w:rFonts w:ascii="Times New Roman" w:hAnsi="Times New Roman" w:hint="eastAsia"/>
          <w:sz w:val="28"/>
          <w:lang w:val="bg-BG"/>
        </w:rPr>
        <w:t>на</w:t>
      </w:r>
      <w:r w:rsidRPr="003B6FE3">
        <w:rPr>
          <w:rFonts w:ascii="Times New Roman" w:hAnsi="Times New Roman"/>
          <w:sz w:val="28"/>
          <w:lang w:val="bg-BG"/>
        </w:rPr>
        <w:t xml:space="preserve"> </w:t>
      </w:r>
      <w:r w:rsidRPr="003B6FE3">
        <w:rPr>
          <w:rFonts w:ascii="Times New Roman" w:hAnsi="Times New Roman" w:hint="eastAsia"/>
          <w:sz w:val="28"/>
          <w:lang w:val="bg-BG"/>
        </w:rPr>
        <w:t>файл</w:t>
      </w:r>
      <w:r w:rsidRPr="003B6FE3">
        <w:rPr>
          <w:rFonts w:ascii="Times New Roman" w:hAnsi="Times New Roman"/>
          <w:sz w:val="28"/>
          <w:lang w:val="bg-BG"/>
        </w:rPr>
        <w:t xml:space="preserve"> </w:t>
      </w:r>
      <w:r w:rsidR="00956205">
        <w:rPr>
          <w:rFonts w:ascii="Times New Roman" w:hAnsi="Times New Roman" w:hint="eastAsia"/>
          <w:sz w:val="28"/>
          <w:lang w:val="bg-BG"/>
        </w:rPr>
        <w:t>наречен</w:t>
      </w:r>
      <w:r w:rsidRPr="003B6FE3">
        <w:rPr>
          <w:rFonts w:ascii="Times New Roman" w:hAnsi="Times New Roman"/>
          <w:sz w:val="28"/>
          <w:lang w:val="bg-BG"/>
        </w:rPr>
        <w:t xml:space="preserve"> application.properties.</w:t>
      </w:r>
    </w:p>
    <w:p w:rsidR="003B6FE3" w:rsidRDefault="003B6FE3" w:rsidP="00C638D9">
      <w:pPr>
        <w:jc w:val="both"/>
        <w:rPr>
          <w:rFonts w:ascii="Times New Roman" w:hAnsi="Times New Roman"/>
          <w:sz w:val="28"/>
          <w:lang w:val="bg-BG"/>
        </w:rPr>
      </w:pPr>
      <w:r w:rsidRPr="00956205">
        <w:rPr>
          <w:rFonts w:ascii="Times New Roman" w:hAnsi="Times New Roman" w:hint="eastAsia"/>
          <w:sz w:val="28"/>
          <w:lang w:val="bg-BG"/>
        </w:rPr>
        <w:t>Предпочитан</w:t>
      </w:r>
      <w:r w:rsidRPr="00956205">
        <w:rPr>
          <w:rFonts w:ascii="Times New Roman" w:hAnsi="Times New Roman"/>
          <w:sz w:val="28"/>
          <w:lang w:val="bg-BG"/>
        </w:rPr>
        <w:t xml:space="preserve"> </w:t>
      </w:r>
      <w:r w:rsidRPr="00956205">
        <w:rPr>
          <w:rFonts w:ascii="Times New Roman" w:hAnsi="Times New Roman" w:hint="eastAsia"/>
          <w:sz w:val="28"/>
          <w:lang w:val="bg-BG"/>
        </w:rPr>
        <w:t>подход</w:t>
      </w:r>
      <w:r w:rsidRPr="00956205">
        <w:rPr>
          <w:rFonts w:ascii="Times New Roman" w:hAnsi="Times New Roman"/>
          <w:sz w:val="28"/>
          <w:lang w:val="bg-BG"/>
        </w:rPr>
        <w:t xml:space="preserve">, </w:t>
      </w:r>
      <w:r w:rsidRPr="00956205">
        <w:rPr>
          <w:rFonts w:ascii="Times New Roman" w:hAnsi="Times New Roman" w:hint="eastAsia"/>
          <w:sz w:val="28"/>
          <w:lang w:val="bg-BG"/>
        </w:rPr>
        <w:t>обаче</w:t>
      </w:r>
      <w:r w:rsidRPr="00956205">
        <w:rPr>
          <w:rFonts w:ascii="Times New Roman" w:hAnsi="Times New Roman"/>
          <w:sz w:val="28"/>
          <w:lang w:val="bg-BG"/>
        </w:rPr>
        <w:t xml:space="preserve">, </w:t>
      </w:r>
      <w:r w:rsidRPr="00956205">
        <w:rPr>
          <w:rFonts w:ascii="Times New Roman" w:hAnsi="Times New Roman" w:hint="eastAsia"/>
          <w:sz w:val="28"/>
          <w:lang w:val="bg-BG"/>
        </w:rPr>
        <w:t>е</w:t>
      </w:r>
      <w:r w:rsidRPr="00956205">
        <w:rPr>
          <w:rFonts w:ascii="Times New Roman" w:hAnsi="Times New Roman"/>
          <w:sz w:val="28"/>
          <w:lang w:val="bg-BG"/>
        </w:rPr>
        <w:t xml:space="preserve"> </w:t>
      </w:r>
      <w:r w:rsidRPr="00956205">
        <w:rPr>
          <w:rFonts w:ascii="Times New Roman" w:hAnsi="Times New Roman" w:hint="eastAsia"/>
          <w:sz w:val="28"/>
          <w:lang w:val="bg-BG"/>
        </w:rPr>
        <w:t>да</w:t>
      </w:r>
      <w:r w:rsidRPr="00956205">
        <w:rPr>
          <w:rFonts w:ascii="Times New Roman" w:hAnsi="Times New Roman"/>
          <w:sz w:val="28"/>
          <w:lang w:val="bg-BG"/>
        </w:rPr>
        <w:t xml:space="preserve"> </w:t>
      </w:r>
      <w:r w:rsidRPr="00956205">
        <w:rPr>
          <w:rFonts w:ascii="Times New Roman" w:hAnsi="Times New Roman" w:hint="eastAsia"/>
          <w:sz w:val="28"/>
          <w:lang w:val="bg-BG"/>
        </w:rPr>
        <w:t>се</w:t>
      </w:r>
      <w:r w:rsidRPr="00956205">
        <w:rPr>
          <w:rFonts w:ascii="Times New Roman" w:hAnsi="Times New Roman"/>
          <w:sz w:val="28"/>
          <w:lang w:val="bg-BG"/>
        </w:rPr>
        <w:t xml:space="preserve"> </w:t>
      </w:r>
      <w:r w:rsidRPr="00956205">
        <w:rPr>
          <w:rFonts w:ascii="Times New Roman" w:hAnsi="Times New Roman" w:hint="eastAsia"/>
          <w:sz w:val="28"/>
          <w:lang w:val="bg-BG"/>
        </w:rPr>
        <w:t>използва</w:t>
      </w:r>
      <w:r w:rsidRPr="00956205">
        <w:rPr>
          <w:rFonts w:ascii="Times New Roman" w:hAnsi="Times New Roman"/>
          <w:sz w:val="28"/>
          <w:lang w:val="bg-BG"/>
        </w:rPr>
        <w:t xml:space="preserve"> YAML </w:t>
      </w:r>
      <w:r w:rsidRPr="00956205">
        <w:rPr>
          <w:rFonts w:ascii="Times New Roman" w:hAnsi="Times New Roman" w:hint="eastAsia"/>
          <w:sz w:val="28"/>
          <w:lang w:val="bg-BG"/>
        </w:rPr>
        <w:t>конфигурация</w:t>
      </w:r>
      <w:r w:rsidRPr="00956205">
        <w:rPr>
          <w:rFonts w:ascii="Times New Roman" w:hAnsi="Times New Roman"/>
          <w:sz w:val="28"/>
          <w:lang w:val="bg-BG"/>
        </w:rPr>
        <w:t xml:space="preserve">, </w:t>
      </w:r>
      <w:r w:rsidRPr="00956205">
        <w:rPr>
          <w:rFonts w:ascii="Times New Roman" w:hAnsi="Times New Roman" w:hint="eastAsia"/>
          <w:sz w:val="28"/>
          <w:lang w:val="bg-BG"/>
        </w:rPr>
        <w:t>която</w:t>
      </w:r>
      <w:r w:rsidRPr="00956205">
        <w:rPr>
          <w:rFonts w:ascii="Times New Roman" w:hAnsi="Times New Roman"/>
          <w:sz w:val="28"/>
          <w:lang w:val="bg-BG"/>
        </w:rPr>
        <w:t xml:space="preserve"> </w:t>
      </w:r>
      <w:r w:rsidRPr="00956205">
        <w:rPr>
          <w:rFonts w:ascii="Times New Roman" w:hAnsi="Times New Roman" w:hint="eastAsia"/>
          <w:sz w:val="28"/>
          <w:lang w:val="bg-BG"/>
        </w:rPr>
        <w:t>дава</w:t>
      </w:r>
      <w:r w:rsidRPr="00956205">
        <w:rPr>
          <w:rFonts w:ascii="Times New Roman" w:hAnsi="Times New Roman"/>
          <w:sz w:val="28"/>
          <w:lang w:val="bg-BG"/>
        </w:rPr>
        <w:t xml:space="preserve"> </w:t>
      </w:r>
      <w:r w:rsidRPr="00956205">
        <w:rPr>
          <w:rFonts w:ascii="Times New Roman" w:hAnsi="Times New Roman" w:hint="eastAsia"/>
          <w:sz w:val="28"/>
          <w:lang w:val="bg-BG"/>
        </w:rPr>
        <w:t>структура</w:t>
      </w:r>
      <w:r w:rsidRPr="00956205">
        <w:rPr>
          <w:rFonts w:ascii="Times New Roman" w:hAnsi="Times New Roman"/>
          <w:sz w:val="28"/>
          <w:lang w:val="bg-BG"/>
        </w:rPr>
        <w:t xml:space="preserve"> </w:t>
      </w:r>
      <w:r w:rsidRPr="00956205">
        <w:rPr>
          <w:rFonts w:ascii="Times New Roman" w:hAnsi="Times New Roman" w:hint="eastAsia"/>
          <w:sz w:val="28"/>
          <w:lang w:val="bg-BG"/>
        </w:rPr>
        <w:t>и</w:t>
      </w:r>
      <w:r w:rsidRPr="00956205">
        <w:rPr>
          <w:rFonts w:ascii="Times New Roman" w:hAnsi="Times New Roman"/>
          <w:sz w:val="28"/>
          <w:lang w:val="bg-BG"/>
        </w:rPr>
        <w:t xml:space="preserve"> </w:t>
      </w:r>
      <w:r w:rsidRPr="00956205">
        <w:rPr>
          <w:rFonts w:ascii="Times New Roman" w:hAnsi="Times New Roman" w:hint="eastAsia"/>
          <w:sz w:val="28"/>
          <w:lang w:val="bg-BG"/>
        </w:rPr>
        <w:t>дълбочина</w:t>
      </w:r>
      <w:r w:rsidRPr="00956205">
        <w:rPr>
          <w:rFonts w:ascii="Times New Roman" w:hAnsi="Times New Roman"/>
          <w:sz w:val="28"/>
          <w:lang w:val="bg-BG"/>
        </w:rPr>
        <w:t xml:space="preserve"> </w:t>
      </w:r>
      <w:r w:rsidRPr="00956205">
        <w:rPr>
          <w:rFonts w:ascii="Times New Roman" w:hAnsi="Times New Roman" w:hint="eastAsia"/>
          <w:sz w:val="28"/>
          <w:lang w:val="bg-BG"/>
        </w:rPr>
        <w:t>на</w:t>
      </w:r>
      <w:r w:rsidRPr="00956205">
        <w:rPr>
          <w:rFonts w:ascii="Times New Roman" w:hAnsi="Times New Roman"/>
          <w:sz w:val="28"/>
          <w:lang w:val="bg-BG"/>
        </w:rPr>
        <w:t xml:space="preserve"> </w:t>
      </w:r>
      <w:r w:rsidRPr="00956205">
        <w:rPr>
          <w:rFonts w:ascii="Times New Roman" w:hAnsi="Times New Roman" w:hint="eastAsia"/>
          <w:sz w:val="28"/>
          <w:lang w:val="bg-BG"/>
        </w:rPr>
        <w:t>вложената</w:t>
      </w:r>
      <w:r w:rsidRPr="00956205">
        <w:rPr>
          <w:rFonts w:ascii="Times New Roman" w:hAnsi="Times New Roman"/>
          <w:sz w:val="28"/>
          <w:lang w:val="bg-BG"/>
        </w:rPr>
        <w:t xml:space="preserve"> </w:t>
      </w:r>
      <w:r w:rsidRPr="00956205">
        <w:rPr>
          <w:rFonts w:ascii="Times New Roman" w:hAnsi="Times New Roman" w:hint="eastAsia"/>
          <w:sz w:val="28"/>
          <w:lang w:val="bg-BG"/>
        </w:rPr>
        <w:t>конфигурация</w:t>
      </w:r>
      <w:r w:rsidRPr="00956205">
        <w:rPr>
          <w:rFonts w:ascii="Times New Roman" w:hAnsi="Times New Roman"/>
          <w:sz w:val="28"/>
          <w:lang w:val="bg-BG"/>
        </w:rPr>
        <w:t>.</w:t>
      </w:r>
    </w:p>
    <w:p w:rsidR="00956205" w:rsidRDefault="00956205" w:rsidP="00956205">
      <w:pPr>
        <w:rPr>
          <w:rFonts w:ascii="Times New Roman" w:hAnsi="Times New Roman"/>
          <w:sz w:val="28"/>
          <w:lang w:val="bg-BG"/>
        </w:rPr>
      </w:pPr>
    </w:p>
    <w:p w:rsidR="00C638D9" w:rsidRDefault="00956205" w:rsidP="00C638D9">
      <w:pPr>
        <w:keepNext/>
      </w:pPr>
      <w:r>
        <w:rPr>
          <w:noProof/>
          <w:lang w:eastAsia="en-US"/>
        </w:rPr>
        <w:drawing>
          <wp:inline distT="0" distB="0" distL="0" distR="0" wp14:anchorId="29E45878" wp14:editId="4B2CCE6C">
            <wp:extent cx="5943600" cy="3190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90240"/>
                    </a:xfrm>
                    <a:prstGeom prst="rect">
                      <a:avLst/>
                    </a:prstGeom>
                  </pic:spPr>
                </pic:pic>
              </a:graphicData>
            </a:graphic>
          </wp:inline>
        </w:drawing>
      </w:r>
    </w:p>
    <w:p w:rsidR="00956205" w:rsidRDefault="00C638D9" w:rsidP="00C638D9">
      <w:pPr>
        <w:pStyle w:val="Caption"/>
        <w:rPr>
          <w:noProof/>
        </w:rPr>
      </w:pPr>
      <w:r>
        <w:rPr>
          <w:rFonts w:hint="eastAsia"/>
        </w:rPr>
        <w:t>Фигура</w:t>
      </w:r>
      <w:r>
        <w:t xml:space="preserve"> </w:t>
      </w:r>
      <w:ins w:id="318" w:author="Peter Mihaylov" w:date="2019-03-14T10:31:00Z">
        <w:r w:rsidR="006236F8">
          <w:fldChar w:fldCharType="begin"/>
        </w:r>
        <w:r w:rsidR="006236F8">
          <w:instrText xml:space="preserve"> STYLEREF 2 \s </w:instrText>
        </w:r>
      </w:ins>
      <w:r w:rsidR="006236F8">
        <w:fldChar w:fldCharType="separate"/>
      </w:r>
      <w:r w:rsidR="006236F8">
        <w:rPr>
          <w:noProof/>
        </w:rPr>
        <w:t>3.11</w:t>
      </w:r>
      <w:ins w:id="319"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320" w:author="Peter Mihaylov" w:date="2019-03-14T10:31:00Z">
        <w:r w:rsidR="006236F8">
          <w:rPr>
            <w:noProof/>
          </w:rPr>
          <w:t>1</w:t>
        </w:r>
        <w:r w:rsidR="006236F8">
          <w:fldChar w:fldCharType="end"/>
        </w:r>
      </w:ins>
      <w:del w:id="321"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3.11</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1</w:delText>
        </w:r>
        <w:r w:rsidR="006F7A0D" w:rsidDel="006236F8">
          <w:fldChar w:fldCharType="end"/>
        </w:r>
      </w:del>
    </w:p>
    <w:p w:rsidR="00F5493D" w:rsidRDefault="00F5493D" w:rsidP="00C638D9">
      <w:pPr>
        <w:pStyle w:val="Caption"/>
        <w:rPr>
          <w:noProof/>
        </w:rPr>
      </w:pPr>
    </w:p>
    <w:p w:rsidR="00F5493D" w:rsidRPr="00F5493D" w:rsidRDefault="00F5493D" w:rsidP="00F5493D">
      <w:pPr>
        <w:pStyle w:val="Caption"/>
        <w:spacing w:line="360" w:lineRule="auto"/>
        <w:jc w:val="both"/>
        <w:rPr>
          <w:rFonts w:ascii="Times New Roman" w:hAnsi="Times New Roman" w:cs="Times New Roman"/>
          <w:i w:val="0"/>
          <w:noProof/>
          <w:sz w:val="28"/>
          <w:szCs w:val="28"/>
        </w:rPr>
      </w:pPr>
      <w:r w:rsidRPr="00F5493D">
        <w:rPr>
          <w:rFonts w:ascii="Times New Roman" w:hAnsi="Times New Roman" w:cs="Times New Roman"/>
          <w:i w:val="0"/>
          <w:noProof/>
          <w:sz w:val="28"/>
          <w:szCs w:val="28"/>
          <w:lang w:val="bg-BG"/>
        </w:rPr>
        <w:t xml:space="preserve">Конфигурация на релационния път за връзката между </w:t>
      </w:r>
      <w:r w:rsidRPr="00F5493D">
        <w:rPr>
          <w:rFonts w:ascii="Times New Roman" w:hAnsi="Times New Roman" w:cs="Times New Roman"/>
          <w:i w:val="0"/>
          <w:noProof/>
          <w:sz w:val="28"/>
          <w:szCs w:val="28"/>
        </w:rPr>
        <w:t xml:space="preserve">controller </w:t>
      </w:r>
      <w:r w:rsidRPr="00F5493D">
        <w:rPr>
          <w:rFonts w:ascii="Times New Roman" w:hAnsi="Times New Roman" w:cs="Times New Roman"/>
          <w:i w:val="0"/>
          <w:noProof/>
          <w:sz w:val="28"/>
          <w:szCs w:val="28"/>
          <w:lang w:val="bg-BG"/>
        </w:rPr>
        <w:t xml:space="preserve">и </w:t>
      </w:r>
      <w:r w:rsidRPr="00F5493D">
        <w:rPr>
          <w:rFonts w:ascii="Times New Roman" w:hAnsi="Times New Roman" w:cs="Times New Roman"/>
          <w:i w:val="0"/>
          <w:noProof/>
          <w:sz w:val="28"/>
          <w:szCs w:val="28"/>
        </w:rPr>
        <w:t xml:space="preserve">view </w:t>
      </w:r>
      <w:r w:rsidRPr="00F5493D">
        <w:rPr>
          <w:rFonts w:ascii="Times New Roman" w:hAnsi="Times New Roman" w:cs="Times New Roman"/>
          <w:i w:val="0"/>
          <w:noProof/>
          <w:sz w:val="28"/>
          <w:szCs w:val="28"/>
          <w:lang w:val="bg-BG"/>
        </w:rPr>
        <w:t xml:space="preserve">се извършва в  </w:t>
      </w:r>
      <w:r w:rsidRPr="00F5493D">
        <w:rPr>
          <w:rFonts w:ascii="Times New Roman" w:hAnsi="Times New Roman" w:cs="Times New Roman"/>
          <w:noProof/>
          <w:sz w:val="28"/>
          <w:szCs w:val="28"/>
        </w:rPr>
        <w:t>MySimpleUrlAuthenticationSuccessHandler</w:t>
      </w:r>
      <w:r w:rsidRPr="00F5493D">
        <w:rPr>
          <w:rFonts w:ascii="Times New Roman" w:hAnsi="Times New Roman" w:cs="Times New Roman"/>
          <w:i w:val="0"/>
          <w:noProof/>
          <w:sz w:val="28"/>
          <w:szCs w:val="28"/>
          <w:lang w:val="bg-BG"/>
        </w:rPr>
        <w:tab/>
      </w:r>
      <w:r w:rsidRPr="00F5493D">
        <w:rPr>
          <w:rFonts w:ascii="Times New Roman" w:hAnsi="Times New Roman" w:cs="Times New Roman"/>
          <w:i w:val="0"/>
          <w:noProof/>
          <w:sz w:val="28"/>
          <w:szCs w:val="28"/>
        </w:rPr>
        <w:t xml:space="preserve"> </w:t>
      </w:r>
      <w:r w:rsidRPr="00F5493D">
        <w:rPr>
          <w:rFonts w:ascii="Times New Roman" w:hAnsi="Times New Roman" w:cs="Times New Roman"/>
          <w:i w:val="0"/>
          <w:noProof/>
          <w:sz w:val="28"/>
          <w:szCs w:val="28"/>
          <w:lang w:val="bg-BG"/>
        </w:rPr>
        <w:t>класа,</w:t>
      </w:r>
      <w:r w:rsidRPr="00F5493D">
        <w:rPr>
          <w:rFonts w:ascii="Times New Roman" w:hAnsi="Times New Roman" w:cs="Times New Roman"/>
          <w:i w:val="0"/>
          <w:noProof/>
          <w:sz w:val="28"/>
          <w:szCs w:val="28"/>
        </w:rPr>
        <w:t xml:space="preserve"> </w:t>
      </w:r>
      <w:r w:rsidRPr="00F5493D">
        <w:rPr>
          <w:rFonts w:ascii="Times New Roman" w:hAnsi="Times New Roman" w:cs="Times New Roman"/>
          <w:i w:val="0"/>
          <w:noProof/>
          <w:sz w:val="28"/>
          <w:szCs w:val="28"/>
          <w:lang w:val="bg-BG"/>
        </w:rPr>
        <w:t>който имплементира</w:t>
      </w:r>
      <w:r w:rsidRPr="00F5493D">
        <w:rPr>
          <w:rFonts w:ascii="Times New Roman" w:hAnsi="Times New Roman" w:cs="Times New Roman"/>
          <w:i w:val="0"/>
          <w:noProof/>
          <w:sz w:val="28"/>
          <w:szCs w:val="28"/>
        </w:rPr>
        <w:t xml:space="preserve"> </w:t>
      </w:r>
      <w:r w:rsidRPr="00F5493D">
        <w:rPr>
          <w:rFonts w:ascii="Times New Roman" w:hAnsi="Times New Roman" w:cs="Times New Roman"/>
          <w:i w:val="0"/>
          <w:noProof/>
          <w:sz w:val="28"/>
          <w:szCs w:val="28"/>
          <w:lang w:val="bg-BG"/>
        </w:rPr>
        <w:t xml:space="preserve">от </w:t>
      </w:r>
      <w:r w:rsidRPr="00F5493D">
        <w:rPr>
          <w:rFonts w:ascii="Times New Roman" w:hAnsi="Times New Roman" w:cs="Times New Roman"/>
          <w:i w:val="0"/>
          <w:noProof/>
          <w:sz w:val="28"/>
          <w:szCs w:val="28"/>
        </w:rPr>
        <w:t xml:space="preserve">AuthenticationSuccessHandler. </w:t>
      </w:r>
      <w:r w:rsidRPr="00F5493D">
        <w:rPr>
          <w:rFonts w:ascii="Times New Roman" w:hAnsi="Times New Roman" w:cs="Times New Roman" w:hint="eastAsia"/>
          <w:i w:val="0"/>
          <w:noProof/>
          <w:sz w:val="28"/>
          <w:szCs w:val="28"/>
        </w:rPr>
        <w:t>В</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някои</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сценарии</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може</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да</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искате</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да</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пренасочите</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различни</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потребители</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към</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различни</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страници</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в</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зависимост</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от</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задачите</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възложени</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на</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потребителите</w:t>
      </w:r>
      <w:r w:rsidRPr="00F5493D">
        <w:rPr>
          <w:rFonts w:ascii="Times New Roman" w:hAnsi="Times New Roman" w:cs="Times New Roman"/>
          <w:i w:val="0"/>
          <w:noProof/>
          <w:sz w:val="28"/>
          <w:szCs w:val="28"/>
        </w:rPr>
        <w:t>.</w:t>
      </w:r>
    </w:p>
    <w:p w:rsidR="00F5493D" w:rsidRDefault="00F5493D" w:rsidP="00F5493D">
      <w:pPr>
        <w:pStyle w:val="Caption"/>
        <w:spacing w:line="360" w:lineRule="auto"/>
        <w:jc w:val="both"/>
        <w:rPr>
          <w:rFonts w:ascii="Times New Roman" w:hAnsi="Times New Roman" w:cs="Times New Roman"/>
          <w:i w:val="0"/>
          <w:noProof/>
          <w:sz w:val="28"/>
          <w:szCs w:val="28"/>
        </w:rPr>
      </w:pPr>
      <w:r w:rsidRPr="00F5493D">
        <w:rPr>
          <w:rFonts w:ascii="Times New Roman" w:hAnsi="Times New Roman" w:cs="Times New Roman" w:hint="eastAsia"/>
          <w:i w:val="0"/>
          <w:noProof/>
          <w:sz w:val="28"/>
          <w:szCs w:val="28"/>
        </w:rPr>
        <w:t>Например</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може</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да</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искате</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потребителите</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с</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роля</w:t>
      </w:r>
      <w:r w:rsidRPr="00F5493D">
        <w:rPr>
          <w:rFonts w:ascii="Times New Roman" w:hAnsi="Times New Roman" w:cs="Times New Roman"/>
          <w:i w:val="0"/>
          <w:noProof/>
          <w:sz w:val="28"/>
          <w:szCs w:val="28"/>
        </w:rPr>
        <w:t xml:space="preserve"> USER </w:t>
      </w:r>
      <w:r w:rsidRPr="00F5493D">
        <w:rPr>
          <w:rFonts w:ascii="Times New Roman" w:hAnsi="Times New Roman" w:cs="Times New Roman" w:hint="eastAsia"/>
          <w:i w:val="0"/>
          <w:noProof/>
          <w:sz w:val="28"/>
          <w:szCs w:val="28"/>
        </w:rPr>
        <w:t>да</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бъдат</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пренасочени</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към</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началната</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страница</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докато</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потребителите</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с</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роля</w:t>
      </w:r>
      <w:r w:rsidRPr="00F5493D">
        <w:rPr>
          <w:rFonts w:ascii="Times New Roman" w:hAnsi="Times New Roman" w:cs="Times New Roman"/>
          <w:i w:val="0"/>
          <w:noProof/>
          <w:sz w:val="28"/>
          <w:szCs w:val="28"/>
        </w:rPr>
        <w:t xml:space="preserve"> ADMIN </w:t>
      </w:r>
      <w:r w:rsidRPr="00F5493D">
        <w:rPr>
          <w:rFonts w:ascii="Times New Roman" w:hAnsi="Times New Roman" w:cs="Times New Roman" w:hint="eastAsia"/>
          <w:i w:val="0"/>
          <w:noProof/>
          <w:sz w:val="28"/>
          <w:szCs w:val="28"/>
        </w:rPr>
        <w:t>да</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бъдат</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пренасочени</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към</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страницата</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за</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добавяне</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на</w:t>
      </w:r>
      <w:r w:rsidRPr="00F5493D">
        <w:rPr>
          <w:rFonts w:ascii="Times New Roman" w:hAnsi="Times New Roman" w:cs="Times New Roman"/>
          <w:i w:val="0"/>
          <w:noProof/>
          <w:sz w:val="28"/>
          <w:szCs w:val="28"/>
        </w:rPr>
        <w:t xml:space="preserve"> </w:t>
      </w:r>
      <w:r w:rsidRPr="00F5493D">
        <w:rPr>
          <w:rFonts w:ascii="Times New Roman" w:hAnsi="Times New Roman" w:cs="Times New Roman" w:hint="eastAsia"/>
          <w:i w:val="0"/>
          <w:noProof/>
          <w:sz w:val="28"/>
          <w:szCs w:val="28"/>
        </w:rPr>
        <w:t>служител</w:t>
      </w:r>
      <w:r w:rsidRPr="00F5493D">
        <w:rPr>
          <w:rFonts w:ascii="Times New Roman" w:hAnsi="Times New Roman" w:cs="Times New Roman"/>
          <w:i w:val="0"/>
          <w:noProof/>
          <w:sz w:val="28"/>
          <w:szCs w:val="28"/>
        </w:rPr>
        <w:t>.</w:t>
      </w:r>
    </w:p>
    <w:p w:rsidR="00F5493D" w:rsidRDefault="00F5493D" w:rsidP="00F5493D">
      <w:pPr>
        <w:pStyle w:val="Caption"/>
        <w:spacing w:line="360" w:lineRule="auto"/>
        <w:jc w:val="both"/>
        <w:rPr>
          <w:rFonts w:ascii="Times New Roman" w:hAnsi="Times New Roman" w:cs="Times New Roman"/>
          <w:i w:val="0"/>
          <w:noProof/>
          <w:sz w:val="28"/>
          <w:szCs w:val="28"/>
        </w:rPr>
      </w:pPr>
    </w:p>
    <w:p w:rsidR="00F5493D" w:rsidRDefault="00F5493D" w:rsidP="00F5493D">
      <w:pPr>
        <w:pStyle w:val="Caption"/>
        <w:keepNext/>
        <w:spacing w:line="360" w:lineRule="auto"/>
        <w:jc w:val="both"/>
      </w:pPr>
      <w:r>
        <w:rPr>
          <w:noProof/>
          <w:lang w:eastAsia="en-US"/>
        </w:rPr>
        <w:lastRenderedPageBreak/>
        <w:drawing>
          <wp:inline distT="0" distB="0" distL="0" distR="0" wp14:anchorId="2D9529D8" wp14:editId="6DC81BE9">
            <wp:extent cx="5943600" cy="4412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12615"/>
                    </a:xfrm>
                    <a:prstGeom prst="rect">
                      <a:avLst/>
                    </a:prstGeom>
                  </pic:spPr>
                </pic:pic>
              </a:graphicData>
            </a:graphic>
          </wp:inline>
        </w:drawing>
      </w:r>
    </w:p>
    <w:p w:rsidR="00F5493D" w:rsidRPr="00F5493D" w:rsidRDefault="00F5493D" w:rsidP="00F5493D">
      <w:pPr>
        <w:pStyle w:val="Caption"/>
        <w:jc w:val="both"/>
        <w:rPr>
          <w:rFonts w:ascii="Times New Roman" w:hAnsi="Times New Roman" w:cs="Times New Roman"/>
          <w:i w:val="0"/>
          <w:sz w:val="28"/>
          <w:szCs w:val="28"/>
        </w:rPr>
      </w:pPr>
      <w:r>
        <w:t xml:space="preserve">Фигура </w:t>
      </w:r>
      <w:ins w:id="322" w:author="Peter Mihaylov" w:date="2019-03-14T10:31:00Z">
        <w:r w:rsidR="006236F8">
          <w:fldChar w:fldCharType="begin"/>
        </w:r>
        <w:r w:rsidR="006236F8">
          <w:instrText xml:space="preserve"> STYLEREF 2 \s </w:instrText>
        </w:r>
      </w:ins>
      <w:r w:rsidR="006236F8">
        <w:fldChar w:fldCharType="separate"/>
      </w:r>
      <w:r w:rsidR="006236F8">
        <w:rPr>
          <w:noProof/>
        </w:rPr>
        <w:t>3.11</w:t>
      </w:r>
      <w:ins w:id="323"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324" w:author="Peter Mihaylov" w:date="2019-03-14T10:31:00Z">
        <w:r w:rsidR="006236F8">
          <w:rPr>
            <w:noProof/>
          </w:rPr>
          <w:t>2</w:t>
        </w:r>
        <w:r w:rsidR="006236F8">
          <w:fldChar w:fldCharType="end"/>
        </w:r>
      </w:ins>
      <w:del w:id="325"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3.11</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2</w:delText>
        </w:r>
        <w:r w:rsidR="006F7A0D" w:rsidDel="006236F8">
          <w:fldChar w:fldCharType="end"/>
        </w:r>
      </w:del>
    </w:p>
    <w:p w:rsidR="00956205" w:rsidRDefault="00956205" w:rsidP="00956205">
      <w:pPr>
        <w:rPr>
          <w:rFonts w:ascii="Times New Roman" w:hAnsi="Times New Roman"/>
          <w:sz w:val="28"/>
          <w:lang w:val="bg-BG"/>
        </w:rPr>
      </w:pPr>
    </w:p>
    <w:p w:rsidR="00C638D9" w:rsidRDefault="00C638D9" w:rsidP="00956205">
      <w:pPr>
        <w:rPr>
          <w:rFonts w:ascii="Times New Roman" w:hAnsi="Times New Roman"/>
          <w:sz w:val="28"/>
          <w:lang w:val="bg-BG"/>
        </w:rPr>
      </w:pPr>
    </w:p>
    <w:p w:rsidR="00C638D9" w:rsidRDefault="00C638D9" w:rsidP="00956205">
      <w:pPr>
        <w:rPr>
          <w:rFonts w:ascii="Times New Roman" w:hAnsi="Times New Roman"/>
          <w:sz w:val="28"/>
          <w:lang w:val="bg-BG"/>
        </w:rPr>
      </w:pPr>
    </w:p>
    <w:p w:rsidR="00956205" w:rsidRPr="00C638D9" w:rsidRDefault="00606058" w:rsidP="000A0792">
      <w:pPr>
        <w:pStyle w:val="Heading2"/>
        <w:numPr>
          <w:ilvl w:val="1"/>
          <w:numId w:val="12"/>
        </w:numPr>
        <w:rPr>
          <w:b/>
          <w:i w:val="0"/>
        </w:rPr>
      </w:pPr>
      <w:bookmarkStart w:id="326" w:name="_Toc3452640"/>
      <w:r w:rsidRPr="00C638D9">
        <w:rPr>
          <w:b/>
          <w:i w:val="0"/>
        </w:rPr>
        <w:t>Spring модел атрибутите</w:t>
      </w:r>
      <w:bookmarkEnd w:id="326"/>
    </w:p>
    <w:p w:rsidR="00606058" w:rsidRDefault="00606058" w:rsidP="001C7E9B">
      <w:pPr>
        <w:ind w:firstLine="567"/>
        <w:rPr>
          <w:rFonts w:ascii="Times New Roman" w:hAnsi="Times New Roman"/>
          <w:sz w:val="28"/>
          <w:lang w:val="bg-BG"/>
        </w:rPr>
      </w:pPr>
    </w:p>
    <w:p w:rsidR="00606058" w:rsidRPr="00606058" w:rsidRDefault="00606058" w:rsidP="00C638D9">
      <w:pPr>
        <w:spacing w:line="360" w:lineRule="auto"/>
        <w:jc w:val="both"/>
        <w:rPr>
          <w:rFonts w:ascii="Times New Roman" w:hAnsi="Times New Roman"/>
          <w:sz w:val="28"/>
          <w:lang w:val="bg-BG"/>
        </w:rPr>
      </w:pPr>
      <w:r w:rsidRPr="00606058">
        <w:rPr>
          <w:rFonts w:ascii="Times New Roman" w:hAnsi="Times New Roman"/>
          <w:sz w:val="28"/>
          <w:lang w:val="bg-BG"/>
        </w:rPr>
        <w:t xml:space="preserve">Spring MVC </w:t>
      </w:r>
      <w:r w:rsidRPr="00606058">
        <w:rPr>
          <w:rFonts w:ascii="Times New Roman" w:hAnsi="Times New Roman" w:hint="eastAsia"/>
          <w:sz w:val="28"/>
          <w:lang w:val="bg-BG"/>
        </w:rPr>
        <w:t>извиква</w:t>
      </w:r>
      <w:r w:rsidRPr="00606058">
        <w:rPr>
          <w:rFonts w:ascii="Times New Roman" w:hAnsi="Times New Roman"/>
          <w:sz w:val="28"/>
          <w:lang w:val="bg-BG"/>
        </w:rPr>
        <w:t xml:space="preserve"> </w:t>
      </w:r>
      <w:r w:rsidRPr="00606058">
        <w:rPr>
          <w:rFonts w:ascii="Times New Roman" w:hAnsi="Times New Roman" w:hint="eastAsia"/>
          <w:sz w:val="28"/>
          <w:lang w:val="bg-BG"/>
        </w:rPr>
        <w:t>части</w:t>
      </w:r>
      <w:r w:rsidRPr="00606058">
        <w:rPr>
          <w:rFonts w:ascii="Times New Roman" w:hAnsi="Times New Roman"/>
          <w:sz w:val="28"/>
          <w:lang w:val="bg-BG"/>
        </w:rPr>
        <w:t xml:space="preserve"> </w:t>
      </w:r>
      <w:r w:rsidRPr="00606058">
        <w:rPr>
          <w:rFonts w:ascii="Times New Roman" w:hAnsi="Times New Roman" w:hint="eastAsia"/>
          <w:sz w:val="28"/>
          <w:lang w:val="bg-BG"/>
        </w:rPr>
        <w:t>от</w:t>
      </w:r>
      <w:r w:rsidRPr="00606058">
        <w:rPr>
          <w:rFonts w:ascii="Times New Roman" w:hAnsi="Times New Roman"/>
          <w:sz w:val="28"/>
          <w:lang w:val="bg-BG"/>
        </w:rPr>
        <w:t xml:space="preserve"> </w:t>
      </w:r>
      <w:r w:rsidRPr="00606058">
        <w:rPr>
          <w:rFonts w:ascii="Times New Roman" w:hAnsi="Times New Roman" w:hint="eastAsia"/>
          <w:sz w:val="28"/>
          <w:lang w:val="bg-BG"/>
        </w:rPr>
        <w:t>данни</w:t>
      </w:r>
      <w:r w:rsidRPr="00606058">
        <w:rPr>
          <w:rFonts w:ascii="Times New Roman" w:hAnsi="Times New Roman"/>
          <w:sz w:val="28"/>
          <w:lang w:val="bg-BG"/>
        </w:rPr>
        <w:t xml:space="preserve">, </w:t>
      </w:r>
      <w:r w:rsidRPr="00606058">
        <w:rPr>
          <w:rFonts w:ascii="Times New Roman" w:hAnsi="Times New Roman" w:hint="eastAsia"/>
          <w:sz w:val="28"/>
          <w:lang w:val="bg-BG"/>
        </w:rPr>
        <w:t>които</w:t>
      </w:r>
      <w:r w:rsidRPr="00606058">
        <w:rPr>
          <w:rFonts w:ascii="Times New Roman" w:hAnsi="Times New Roman"/>
          <w:sz w:val="28"/>
          <w:lang w:val="bg-BG"/>
        </w:rPr>
        <w:t xml:space="preserve"> </w:t>
      </w:r>
      <w:r w:rsidRPr="00606058">
        <w:rPr>
          <w:rFonts w:ascii="Times New Roman" w:hAnsi="Times New Roman" w:hint="eastAsia"/>
          <w:sz w:val="28"/>
          <w:lang w:val="bg-BG"/>
        </w:rPr>
        <w:t>могат</w:t>
      </w:r>
      <w:r w:rsidRPr="00606058">
        <w:rPr>
          <w:rFonts w:ascii="Times New Roman" w:hAnsi="Times New Roman"/>
          <w:sz w:val="28"/>
          <w:lang w:val="bg-BG"/>
        </w:rPr>
        <w:t xml:space="preserve"> </w:t>
      </w:r>
      <w:r w:rsidRPr="00606058">
        <w:rPr>
          <w:rFonts w:ascii="Times New Roman" w:hAnsi="Times New Roman" w:hint="eastAsia"/>
          <w:sz w:val="28"/>
          <w:lang w:val="bg-BG"/>
        </w:rPr>
        <w:t>да</w:t>
      </w:r>
      <w:r w:rsidRPr="00606058">
        <w:rPr>
          <w:rFonts w:ascii="Times New Roman" w:hAnsi="Times New Roman"/>
          <w:sz w:val="28"/>
          <w:lang w:val="bg-BG"/>
        </w:rPr>
        <w:t xml:space="preserve"> </w:t>
      </w:r>
      <w:r w:rsidRPr="00606058">
        <w:rPr>
          <w:rFonts w:ascii="Times New Roman" w:hAnsi="Times New Roman" w:hint="eastAsia"/>
          <w:sz w:val="28"/>
          <w:lang w:val="bg-BG"/>
        </w:rPr>
        <w:t>бъдат</w:t>
      </w:r>
      <w:r w:rsidRPr="00606058">
        <w:rPr>
          <w:rFonts w:ascii="Times New Roman" w:hAnsi="Times New Roman"/>
          <w:sz w:val="28"/>
          <w:lang w:val="bg-BG"/>
        </w:rPr>
        <w:t xml:space="preserve"> </w:t>
      </w:r>
      <w:r w:rsidRPr="00606058">
        <w:rPr>
          <w:rFonts w:ascii="Times New Roman" w:hAnsi="Times New Roman" w:hint="eastAsia"/>
          <w:sz w:val="28"/>
          <w:lang w:val="bg-BG"/>
        </w:rPr>
        <w:t>достъпни</w:t>
      </w:r>
      <w:r w:rsidRPr="00606058">
        <w:rPr>
          <w:rFonts w:ascii="Times New Roman" w:hAnsi="Times New Roman"/>
          <w:sz w:val="28"/>
          <w:lang w:val="bg-BG"/>
        </w:rPr>
        <w:t xml:space="preserve"> </w:t>
      </w:r>
      <w:r w:rsidRPr="00606058">
        <w:rPr>
          <w:rFonts w:ascii="Times New Roman" w:hAnsi="Times New Roman" w:hint="eastAsia"/>
          <w:sz w:val="28"/>
          <w:lang w:val="bg-BG"/>
        </w:rPr>
        <w:t>по</w:t>
      </w:r>
      <w:r w:rsidRPr="00606058">
        <w:rPr>
          <w:rFonts w:ascii="Times New Roman" w:hAnsi="Times New Roman"/>
          <w:sz w:val="28"/>
          <w:lang w:val="bg-BG"/>
        </w:rPr>
        <w:t xml:space="preserve"> </w:t>
      </w:r>
      <w:r w:rsidRPr="00606058">
        <w:rPr>
          <w:rFonts w:ascii="Times New Roman" w:hAnsi="Times New Roman" w:hint="eastAsia"/>
          <w:sz w:val="28"/>
          <w:lang w:val="bg-BG"/>
        </w:rPr>
        <w:t>време</w:t>
      </w:r>
      <w:r w:rsidRPr="00606058">
        <w:rPr>
          <w:rFonts w:ascii="Times New Roman" w:hAnsi="Times New Roman"/>
          <w:sz w:val="28"/>
          <w:lang w:val="bg-BG"/>
        </w:rPr>
        <w:t xml:space="preserve"> </w:t>
      </w:r>
      <w:r w:rsidRPr="00606058">
        <w:rPr>
          <w:rFonts w:ascii="Times New Roman" w:hAnsi="Times New Roman" w:hint="eastAsia"/>
          <w:sz w:val="28"/>
          <w:lang w:val="bg-BG"/>
        </w:rPr>
        <w:t>на</w:t>
      </w:r>
      <w:r w:rsidRPr="00606058">
        <w:rPr>
          <w:rFonts w:ascii="Times New Roman" w:hAnsi="Times New Roman"/>
          <w:sz w:val="28"/>
          <w:lang w:val="bg-BG"/>
        </w:rPr>
        <w:t xml:space="preserve"> </w:t>
      </w:r>
      <w:r w:rsidRPr="00606058">
        <w:rPr>
          <w:rFonts w:ascii="Times New Roman" w:hAnsi="Times New Roman" w:hint="eastAsia"/>
          <w:sz w:val="28"/>
          <w:lang w:val="bg-BG"/>
        </w:rPr>
        <w:t>изпълнението</w:t>
      </w:r>
      <w:r>
        <w:rPr>
          <w:rFonts w:ascii="Times New Roman" w:hAnsi="Times New Roman"/>
          <w:sz w:val="28"/>
          <w:lang w:val="bg-BG"/>
        </w:rPr>
        <w:t xml:space="preserve"> на изгледите.</w:t>
      </w:r>
      <w:r w:rsidRPr="00606058">
        <w:rPr>
          <w:rFonts w:ascii="Times New Roman" w:hAnsi="Times New Roman"/>
          <w:sz w:val="28"/>
          <w:lang w:val="bg-BG"/>
        </w:rPr>
        <w:t xml:space="preserve"> </w:t>
      </w:r>
      <w:r w:rsidRPr="00606058">
        <w:rPr>
          <w:rFonts w:ascii="Times New Roman" w:hAnsi="Times New Roman" w:hint="eastAsia"/>
          <w:sz w:val="28"/>
          <w:lang w:val="bg-BG"/>
        </w:rPr>
        <w:t>Еквивалентният</w:t>
      </w:r>
      <w:r w:rsidRPr="00606058">
        <w:rPr>
          <w:rFonts w:ascii="Times New Roman" w:hAnsi="Times New Roman"/>
          <w:sz w:val="28"/>
          <w:lang w:val="bg-BG"/>
        </w:rPr>
        <w:t xml:space="preserve"> </w:t>
      </w:r>
      <w:r w:rsidRPr="00606058">
        <w:rPr>
          <w:rFonts w:ascii="Times New Roman" w:hAnsi="Times New Roman" w:hint="eastAsia"/>
          <w:sz w:val="28"/>
          <w:lang w:val="bg-BG"/>
        </w:rPr>
        <w:t>термин</w:t>
      </w:r>
      <w:r w:rsidRPr="00606058">
        <w:rPr>
          <w:rFonts w:ascii="Times New Roman" w:hAnsi="Times New Roman"/>
          <w:sz w:val="28"/>
          <w:lang w:val="bg-BG"/>
        </w:rPr>
        <w:t xml:space="preserve"> </w:t>
      </w:r>
      <w:r w:rsidRPr="00606058">
        <w:rPr>
          <w:rFonts w:ascii="Times New Roman" w:hAnsi="Times New Roman" w:hint="eastAsia"/>
          <w:sz w:val="28"/>
          <w:lang w:val="bg-BG"/>
        </w:rPr>
        <w:t>в</w:t>
      </w:r>
      <w:r w:rsidRPr="00606058">
        <w:rPr>
          <w:rFonts w:ascii="Times New Roman" w:hAnsi="Times New Roman"/>
          <w:sz w:val="28"/>
          <w:lang w:val="bg-BG"/>
        </w:rPr>
        <w:t xml:space="preserve"> </w:t>
      </w:r>
      <w:r w:rsidRPr="00606058">
        <w:rPr>
          <w:rFonts w:ascii="Times New Roman" w:hAnsi="Times New Roman" w:hint="eastAsia"/>
          <w:sz w:val="28"/>
          <w:lang w:val="bg-BG"/>
        </w:rPr>
        <w:t>езика</w:t>
      </w:r>
      <w:r w:rsidRPr="00606058">
        <w:rPr>
          <w:rFonts w:ascii="Times New Roman" w:hAnsi="Times New Roman"/>
          <w:sz w:val="28"/>
          <w:lang w:val="bg-BG"/>
        </w:rPr>
        <w:t xml:space="preserve"> Thymeleaf </w:t>
      </w:r>
      <w:r w:rsidRPr="00606058">
        <w:rPr>
          <w:rFonts w:ascii="Times New Roman" w:hAnsi="Times New Roman" w:hint="eastAsia"/>
          <w:sz w:val="28"/>
          <w:lang w:val="bg-BG"/>
        </w:rPr>
        <w:t>е</w:t>
      </w:r>
      <w:r w:rsidRPr="00606058">
        <w:rPr>
          <w:rFonts w:ascii="Times New Roman" w:hAnsi="Times New Roman"/>
          <w:sz w:val="28"/>
          <w:lang w:val="bg-BG"/>
        </w:rPr>
        <w:t xml:space="preserve"> </w:t>
      </w:r>
      <w:r w:rsidRPr="00606058">
        <w:rPr>
          <w:rFonts w:ascii="Times New Roman" w:hAnsi="Times New Roman" w:hint="eastAsia"/>
          <w:sz w:val="28"/>
          <w:lang w:val="bg-BG"/>
        </w:rPr>
        <w:t>контекстните</w:t>
      </w:r>
      <w:r w:rsidRPr="00606058">
        <w:rPr>
          <w:rFonts w:ascii="Times New Roman" w:hAnsi="Times New Roman"/>
          <w:sz w:val="28"/>
          <w:lang w:val="bg-BG"/>
        </w:rPr>
        <w:t xml:space="preserve"> </w:t>
      </w:r>
      <w:r w:rsidRPr="00606058">
        <w:rPr>
          <w:rFonts w:ascii="Times New Roman" w:hAnsi="Times New Roman" w:hint="eastAsia"/>
          <w:sz w:val="28"/>
          <w:lang w:val="bg-BG"/>
        </w:rPr>
        <w:t>променливи</w:t>
      </w:r>
      <w:r w:rsidRPr="00606058">
        <w:rPr>
          <w:rFonts w:ascii="Times New Roman" w:hAnsi="Times New Roman"/>
          <w:sz w:val="28"/>
          <w:lang w:val="bg-BG"/>
        </w:rPr>
        <w:t>.</w:t>
      </w:r>
    </w:p>
    <w:p w:rsidR="00606058" w:rsidRPr="00606058" w:rsidRDefault="00606058" w:rsidP="00C638D9">
      <w:pPr>
        <w:spacing w:line="360" w:lineRule="auto"/>
        <w:jc w:val="both"/>
        <w:rPr>
          <w:rFonts w:ascii="Times New Roman" w:hAnsi="Times New Roman"/>
          <w:sz w:val="28"/>
          <w:lang w:val="bg-BG"/>
        </w:rPr>
      </w:pPr>
      <w:r>
        <w:rPr>
          <w:rFonts w:ascii="Times New Roman" w:hAnsi="Times New Roman"/>
          <w:sz w:val="28"/>
          <w:lang w:val="bg-BG"/>
        </w:rPr>
        <w:t xml:space="preserve"> </w:t>
      </w:r>
      <w:r w:rsidRPr="00606058">
        <w:rPr>
          <w:rFonts w:ascii="Times New Roman" w:hAnsi="Times New Roman" w:hint="eastAsia"/>
          <w:sz w:val="28"/>
          <w:lang w:val="bg-BG"/>
        </w:rPr>
        <w:t>Има</w:t>
      </w:r>
      <w:r w:rsidRPr="00606058">
        <w:rPr>
          <w:rFonts w:ascii="Times New Roman" w:hAnsi="Times New Roman"/>
          <w:sz w:val="28"/>
          <w:lang w:val="bg-BG"/>
        </w:rPr>
        <w:t xml:space="preserve"> </w:t>
      </w:r>
      <w:r w:rsidRPr="00606058">
        <w:rPr>
          <w:rFonts w:ascii="Times New Roman" w:hAnsi="Times New Roman" w:hint="eastAsia"/>
          <w:sz w:val="28"/>
          <w:lang w:val="bg-BG"/>
        </w:rPr>
        <w:t>няколко</w:t>
      </w:r>
      <w:r w:rsidRPr="00606058">
        <w:rPr>
          <w:rFonts w:ascii="Times New Roman" w:hAnsi="Times New Roman"/>
          <w:sz w:val="28"/>
          <w:lang w:val="bg-BG"/>
        </w:rPr>
        <w:t xml:space="preserve"> </w:t>
      </w:r>
      <w:r w:rsidRPr="00606058">
        <w:rPr>
          <w:rFonts w:ascii="Times New Roman" w:hAnsi="Times New Roman" w:hint="eastAsia"/>
          <w:sz w:val="28"/>
          <w:lang w:val="bg-BG"/>
        </w:rPr>
        <w:t>начина</w:t>
      </w:r>
      <w:r w:rsidRPr="00606058">
        <w:rPr>
          <w:rFonts w:ascii="Times New Roman" w:hAnsi="Times New Roman"/>
          <w:sz w:val="28"/>
          <w:lang w:val="bg-BG"/>
        </w:rPr>
        <w:t xml:space="preserve"> </w:t>
      </w:r>
      <w:r w:rsidRPr="00606058">
        <w:rPr>
          <w:rFonts w:ascii="Times New Roman" w:hAnsi="Times New Roman" w:hint="eastAsia"/>
          <w:sz w:val="28"/>
          <w:lang w:val="bg-BG"/>
        </w:rPr>
        <w:t>за</w:t>
      </w:r>
      <w:r w:rsidRPr="00606058">
        <w:rPr>
          <w:rFonts w:ascii="Times New Roman" w:hAnsi="Times New Roman"/>
          <w:sz w:val="28"/>
          <w:lang w:val="bg-BG"/>
        </w:rPr>
        <w:t xml:space="preserve"> </w:t>
      </w:r>
      <w:r w:rsidRPr="00606058">
        <w:rPr>
          <w:rFonts w:ascii="Times New Roman" w:hAnsi="Times New Roman" w:hint="eastAsia"/>
          <w:sz w:val="28"/>
          <w:lang w:val="bg-BG"/>
        </w:rPr>
        <w:t>добавяне</w:t>
      </w:r>
      <w:r w:rsidRPr="00606058">
        <w:rPr>
          <w:rFonts w:ascii="Times New Roman" w:hAnsi="Times New Roman"/>
          <w:sz w:val="28"/>
          <w:lang w:val="bg-BG"/>
        </w:rPr>
        <w:t xml:space="preserve"> </w:t>
      </w:r>
      <w:r w:rsidRPr="00606058">
        <w:rPr>
          <w:rFonts w:ascii="Times New Roman" w:hAnsi="Times New Roman" w:hint="eastAsia"/>
          <w:sz w:val="28"/>
          <w:lang w:val="bg-BG"/>
        </w:rPr>
        <w:t>на</w:t>
      </w:r>
      <w:r w:rsidRPr="00606058">
        <w:rPr>
          <w:rFonts w:ascii="Times New Roman" w:hAnsi="Times New Roman"/>
          <w:sz w:val="28"/>
          <w:lang w:val="bg-BG"/>
        </w:rPr>
        <w:t xml:space="preserve"> </w:t>
      </w:r>
      <w:r w:rsidRPr="00606058">
        <w:rPr>
          <w:rFonts w:ascii="Times New Roman" w:hAnsi="Times New Roman" w:hint="eastAsia"/>
          <w:sz w:val="28"/>
          <w:lang w:val="bg-BG"/>
        </w:rPr>
        <w:t>атрибути</w:t>
      </w:r>
      <w:r w:rsidRPr="00606058">
        <w:rPr>
          <w:rFonts w:ascii="Times New Roman" w:hAnsi="Times New Roman"/>
          <w:sz w:val="28"/>
          <w:lang w:val="bg-BG"/>
        </w:rPr>
        <w:t xml:space="preserve"> </w:t>
      </w:r>
      <w:r w:rsidRPr="00606058">
        <w:rPr>
          <w:rFonts w:ascii="Times New Roman" w:hAnsi="Times New Roman" w:hint="eastAsia"/>
          <w:sz w:val="28"/>
          <w:lang w:val="bg-BG"/>
        </w:rPr>
        <w:t>на</w:t>
      </w:r>
      <w:r w:rsidRPr="00606058">
        <w:rPr>
          <w:rFonts w:ascii="Times New Roman" w:hAnsi="Times New Roman"/>
          <w:sz w:val="28"/>
          <w:lang w:val="bg-BG"/>
        </w:rPr>
        <w:t xml:space="preserve"> </w:t>
      </w:r>
      <w:r w:rsidRPr="00606058">
        <w:rPr>
          <w:rFonts w:ascii="Times New Roman" w:hAnsi="Times New Roman" w:hint="eastAsia"/>
          <w:sz w:val="28"/>
          <w:lang w:val="bg-BG"/>
        </w:rPr>
        <w:t>модела</w:t>
      </w:r>
      <w:r w:rsidRPr="00606058">
        <w:rPr>
          <w:rFonts w:ascii="Times New Roman" w:hAnsi="Times New Roman"/>
          <w:sz w:val="28"/>
          <w:lang w:val="bg-BG"/>
        </w:rPr>
        <w:t xml:space="preserve"> </w:t>
      </w:r>
      <w:r w:rsidRPr="00606058">
        <w:rPr>
          <w:rFonts w:ascii="Times New Roman" w:hAnsi="Times New Roman" w:hint="eastAsia"/>
          <w:sz w:val="28"/>
          <w:lang w:val="bg-BG"/>
        </w:rPr>
        <w:t>към</w:t>
      </w:r>
      <w:r w:rsidRPr="00606058">
        <w:rPr>
          <w:rFonts w:ascii="Times New Roman" w:hAnsi="Times New Roman"/>
          <w:sz w:val="28"/>
          <w:lang w:val="bg-BG"/>
        </w:rPr>
        <w:t xml:space="preserve"> </w:t>
      </w:r>
      <w:r w:rsidRPr="00606058">
        <w:rPr>
          <w:rFonts w:ascii="Times New Roman" w:hAnsi="Times New Roman" w:hint="eastAsia"/>
          <w:sz w:val="28"/>
          <w:lang w:val="bg-BG"/>
        </w:rPr>
        <w:t>изглед</w:t>
      </w:r>
      <w:r w:rsidRPr="00606058">
        <w:rPr>
          <w:rFonts w:ascii="Times New Roman" w:hAnsi="Times New Roman"/>
          <w:sz w:val="28"/>
          <w:lang w:val="bg-BG"/>
        </w:rPr>
        <w:t xml:space="preserve"> </w:t>
      </w:r>
      <w:r w:rsidRPr="00606058">
        <w:rPr>
          <w:rFonts w:ascii="Times New Roman" w:hAnsi="Times New Roman" w:hint="eastAsia"/>
          <w:sz w:val="28"/>
          <w:lang w:val="bg-BG"/>
        </w:rPr>
        <w:t>през</w:t>
      </w:r>
      <w:r w:rsidRPr="00606058">
        <w:rPr>
          <w:rFonts w:ascii="Times New Roman" w:hAnsi="Times New Roman"/>
          <w:sz w:val="28"/>
          <w:lang w:val="bg-BG"/>
        </w:rPr>
        <w:t xml:space="preserve"> </w:t>
      </w:r>
      <w:r>
        <w:rPr>
          <w:rFonts w:ascii="Times New Roman" w:hAnsi="Times New Roman"/>
          <w:sz w:val="28"/>
        </w:rPr>
        <w:t xml:space="preserve">Spring </w:t>
      </w:r>
      <w:r w:rsidRPr="00606058">
        <w:rPr>
          <w:rFonts w:ascii="Times New Roman" w:hAnsi="Times New Roman"/>
          <w:sz w:val="28"/>
          <w:lang w:val="bg-BG"/>
        </w:rPr>
        <w:t xml:space="preserve">MVC. </w:t>
      </w:r>
      <w:r w:rsidRPr="00606058">
        <w:rPr>
          <w:rFonts w:ascii="Times New Roman" w:hAnsi="Times New Roman" w:hint="eastAsia"/>
          <w:sz w:val="28"/>
          <w:lang w:val="bg-BG"/>
        </w:rPr>
        <w:t>По</w:t>
      </w:r>
      <w:r w:rsidRPr="00606058">
        <w:rPr>
          <w:rFonts w:ascii="Times New Roman" w:hAnsi="Times New Roman"/>
          <w:sz w:val="28"/>
          <w:lang w:val="bg-BG"/>
        </w:rPr>
        <w:t>-</w:t>
      </w:r>
      <w:r w:rsidRPr="00606058">
        <w:rPr>
          <w:rFonts w:ascii="Times New Roman" w:hAnsi="Times New Roman" w:hint="eastAsia"/>
          <w:sz w:val="28"/>
          <w:lang w:val="bg-BG"/>
        </w:rPr>
        <w:t>долу</w:t>
      </w:r>
      <w:r w:rsidRPr="00606058">
        <w:rPr>
          <w:rFonts w:ascii="Times New Roman" w:hAnsi="Times New Roman"/>
          <w:sz w:val="28"/>
          <w:lang w:val="bg-BG"/>
        </w:rPr>
        <w:t xml:space="preserve"> </w:t>
      </w:r>
      <w:r w:rsidRPr="00606058">
        <w:rPr>
          <w:rFonts w:ascii="Times New Roman" w:hAnsi="Times New Roman" w:hint="eastAsia"/>
          <w:sz w:val="28"/>
          <w:lang w:val="bg-BG"/>
        </w:rPr>
        <w:t>ще</w:t>
      </w:r>
      <w:r w:rsidRPr="00606058">
        <w:rPr>
          <w:rFonts w:ascii="Times New Roman" w:hAnsi="Times New Roman"/>
          <w:sz w:val="28"/>
          <w:lang w:val="bg-BG"/>
        </w:rPr>
        <w:t xml:space="preserve"> </w:t>
      </w:r>
      <w:r w:rsidRPr="00606058">
        <w:rPr>
          <w:rFonts w:ascii="Times New Roman" w:hAnsi="Times New Roman" w:hint="eastAsia"/>
          <w:sz w:val="28"/>
          <w:lang w:val="bg-BG"/>
        </w:rPr>
        <w:t>намерите</w:t>
      </w:r>
      <w:r w:rsidRPr="00606058">
        <w:rPr>
          <w:rFonts w:ascii="Times New Roman" w:hAnsi="Times New Roman"/>
          <w:sz w:val="28"/>
          <w:lang w:val="bg-BG"/>
        </w:rPr>
        <w:t xml:space="preserve"> </w:t>
      </w:r>
      <w:r w:rsidRPr="00606058">
        <w:rPr>
          <w:rFonts w:ascii="Times New Roman" w:hAnsi="Times New Roman" w:hint="eastAsia"/>
          <w:sz w:val="28"/>
          <w:lang w:val="bg-BG"/>
        </w:rPr>
        <w:t>някои</w:t>
      </w:r>
      <w:r w:rsidRPr="00606058">
        <w:rPr>
          <w:rFonts w:ascii="Times New Roman" w:hAnsi="Times New Roman"/>
          <w:sz w:val="28"/>
          <w:lang w:val="bg-BG"/>
        </w:rPr>
        <w:t xml:space="preserve"> </w:t>
      </w:r>
      <w:r w:rsidRPr="00606058">
        <w:rPr>
          <w:rFonts w:ascii="Times New Roman" w:hAnsi="Times New Roman" w:hint="eastAsia"/>
          <w:sz w:val="28"/>
          <w:lang w:val="bg-BG"/>
        </w:rPr>
        <w:t>често</w:t>
      </w:r>
      <w:r w:rsidRPr="00606058">
        <w:rPr>
          <w:rFonts w:ascii="Times New Roman" w:hAnsi="Times New Roman"/>
          <w:sz w:val="28"/>
          <w:lang w:val="bg-BG"/>
        </w:rPr>
        <w:t xml:space="preserve"> </w:t>
      </w:r>
      <w:r w:rsidRPr="00606058">
        <w:rPr>
          <w:rFonts w:ascii="Times New Roman" w:hAnsi="Times New Roman" w:hint="eastAsia"/>
          <w:sz w:val="28"/>
          <w:lang w:val="bg-BG"/>
        </w:rPr>
        <w:t>срещани</w:t>
      </w:r>
      <w:r w:rsidRPr="00606058">
        <w:rPr>
          <w:rFonts w:ascii="Times New Roman" w:hAnsi="Times New Roman"/>
          <w:sz w:val="28"/>
          <w:lang w:val="bg-BG"/>
        </w:rPr>
        <w:t xml:space="preserve"> </w:t>
      </w:r>
      <w:r w:rsidRPr="00606058">
        <w:rPr>
          <w:rFonts w:ascii="Times New Roman" w:hAnsi="Times New Roman" w:hint="eastAsia"/>
          <w:sz w:val="28"/>
          <w:lang w:val="bg-BG"/>
        </w:rPr>
        <w:t>случаи</w:t>
      </w:r>
      <w:r w:rsidRPr="00606058">
        <w:rPr>
          <w:rFonts w:ascii="Times New Roman" w:hAnsi="Times New Roman"/>
          <w:sz w:val="28"/>
          <w:lang w:val="bg-BG"/>
        </w:rPr>
        <w:t>:</w:t>
      </w:r>
    </w:p>
    <w:p w:rsidR="00606058" w:rsidRPr="00606058" w:rsidRDefault="00606058" w:rsidP="00C638D9">
      <w:pPr>
        <w:spacing w:line="360" w:lineRule="auto"/>
        <w:ind w:firstLine="567"/>
        <w:jc w:val="both"/>
        <w:rPr>
          <w:rFonts w:ascii="Times New Roman" w:hAnsi="Times New Roman"/>
          <w:sz w:val="28"/>
          <w:lang w:val="bg-BG"/>
        </w:rPr>
      </w:pPr>
    </w:p>
    <w:p w:rsidR="00606058" w:rsidRDefault="00606058" w:rsidP="00C638D9">
      <w:pPr>
        <w:spacing w:line="360" w:lineRule="auto"/>
        <w:ind w:firstLine="567"/>
        <w:jc w:val="both"/>
        <w:rPr>
          <w:rFonts w:ascii="Times New Roman" w:hAnsi="Times New Roman"/>
          <w:sz w:val="28"/>
          <w:lang w:val="bg-BG"/>
        </w:rPr>
      </w:pPr>
      <w:r w:rsidRPr="00606058">
        <w:rPr>
          <w:rFonts w:ascii="Times New Roman" w:hAnsi="Times New Roman" w:hint="eastAsia"/>
          <w:sz w:val="28"/>
          <w:lang w:val="bg-BG"/>
        </w:rPr>
        <w:t>Добавете</w:t>
      </w:r>
      <w:r w:rsidRPr="00606058">
        <w:rPr>
          <w:rFonts w:ascii="Times New Roman" w:hAnsi="Times New Roman"/>
          <w:sz w:val="28"/>
          <w:lang w:val="bg-BG"/>
        </w:rPr>
        <w:t xml:space="preserve"> </w:t>
      </w:r>
      <w:r w:rsidRPr="00606058">
        <w:rPr>
          <w:rFonts w:ascii="Times New Roman" w:hAnsi="Times New Roman" w:hint="eastAsia"/>
          <w:sz w:val="28"/>
          <w:lang w:val="bg-BG"/>
        </w:rPr>
        <w:t>атрибут</w:t>
      </w:r>
      <w:r w:rsidRPr="00606058">
        <w:rPr>
          <w:rFonts w:ascii="Times New Roman" w:hAnsi="Times New Roman"/>
          <w:sz w:val="28"/>
          <w:lang w:val="bg-BG"/>
        </w:rPr>
        <w:t xml:space="preserve"> </w:t>
      </w:r>
      <w:r w:rsidRPr="00606058">
        <w:rPr>
          <w:rFonts w:ascii="Times New Roman" w:hAnsi="Times New Roman" w:hint="eastAsia"/>
          <w:sz w:val="28"/>
          <w:lang w:val="bg-BG"/>
        </w:rPr>
        <w:t>към</w:t>
      </w:r>
      <w:r w:rsidRPr="00606058">
        <w:rPr>
          <w:rFonts w:ascii="Times New Roman" w:hAnsi="Times New Roman"/>
          <w:sz w:val="28"/>
          <w:lang w:val="bg-BG"/>
        </w:rPr>
        <w:t xml:space="preserve"> </w:t>
      </w:r>
      <w:r w:rsidRPr="00606058">
        <w:rPr>
          <w:rFonts w:ascii="Times New Roman" w:hAnsi="Times New Roman" w:hint="eastAsia"/>
          <w:sz w:val="28"/>
          <w:lang w:val="bg-BG"/>
        </w:rPr>
        <w:t>Модела</w:t>
      </w:r>
      <w:r w:rsidRPr="00606058">
        <w:rPr>
          <w:rFonts w:ascii="Times New Roman" w:hAnsi="Times New Roman"/>
          <w:sz w:val="28"/>
          <w:lang w:val="bg-BG"/>
        </w:rPr>
        <w:t xml:space="preserve"> </w:t>
      </w:r>
      <w:r w:rsidRPr="00606058">
        <w:rPr>
          <w:rFonts w:ascii="Times New Roman" w:hAnsi="Times New Roman" w:hint="eastAsia"/>
          <w:sz w:val="28"/>
          <w:lang w:val="bg-BG"/>
        </w:rPr>
        <w:t>чрез</w:t>
      </w:r>
      <w:r w:rsidRPr="00606058">
        <w:rPr>
          <w:rFonts w:ascii="Times New Roman" w:hAnsi="Times New Roman"/>
          <w:sz w:val="28"/>
          <w:lang w:val="bg-BG"/>
        </w:rPr>
        <w:t xml:space="preserve"> </w:t>
      </w:r>
      <w:r w:rsidRPr="00606058">
        <w:rPr>
          <w:rFonts w:ascii="Times New Roman" w:hAnsi="Times New Roman" w:hint="eastAsia"/>
          <w:sz w:val="28"/>
          <w:lang w:val="bg-BG"/>
        </w:rPr>
        <w:t>неговия</w:t>
      </w:r>
      <w:r w:rsidRPr="00606058">
        <w:rPr>
          <w:rFonts w:ascii="Times New Roman" w:hAnsi="Times New Roman"/>
          <w:sz w:val="28"/>
          <w:lang w:val="bg-BG"/>
        </w:rPr>
        <w:t xml:space="preserve"> </w:t>
      </w:r>
      <w:r w:rsidRPr="00606058">
        <w:rPr>
          <w:rFonts w:ascii="Times New Roman" w:hAnsi="Times New Roman" w:hint="eastAsia"/>
          <w:sz w:val="28"/>
          <w:lang w:val="bg-BG"/>
        </w:rPr>
        <w:t>метод</w:t>
      </w:r>
      <w:r w:rsidRPr="00606058">
        <w:rPr>
          <w:rFonts w:ascii="Times New Roman" w:hAnsi="Times New Roman"/>
          <w:sz w:val="28"/>
          <w:lang w:val="bg-BG"/>
        </w:rPr>
        <w:t xml:space="preserve"> </w:t>
      </w:r>
      <w:r w:rsidRPr="00C638D9">
        <w:rPr>
          <w:rFonts w:ascii="Times New Roman" w:hAnsi="Times New Roman"/>
          <w:i/>
          <w:sz w:val="28"/>
          <w:lang w:val="bg-BG"/>
        </w:rPr>
        <w:t>addAttribute</w:t>
      </w:r>
      <w:r w:rsidRPr="00606058">
        <w:rPr>
          <w:rFonts w:ascii="Times New Roman" w:hAnsi="Times New Roman"/>
          <w:sz w:val="28"/>
          <w:lang w:val="bg-BG"/>
        </w:rPr>
        <w:t>:</w:t>
      </w:r>
    </w:p>
    <w:p w:rsidR="00606058" w:rsidRDefault="00606058" w:rsidP="00606058">
      <w:pPr>
        <w:ind w:firstLine="567"/>
        <w:rPr>
          <w:rFonts w:ascii="Times New Roman" w:hAnsi="Times New Roman"/>
          <w:sz w:val="28"/>
          <w:lang w:val="bg-BG"/>
        </w:rPr>
      </w:pPr>
    </w:p>
    <w:p w:rsidR="00C638D9" w:rsidRDefault="00606058" w:rsidP="00C638D9">
      <w:pPr>
        <w:keepNext/>
        <w:ind w:firstLine="567"/>
      </w:pPr>
      <w:r>
        <w:rPr>
          <w:noProof/>
          <w:lang w:eastAsia="en-US"/>
        </w:rPr>
        <w:drawing>
          <wp:inline distT="0" distB="0" distL="0" distR="0" wp14:anchorId="0A4E6591" wp14:editId="0F64BE76">
            <wp:extent cx="5810250" cy="962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10250" cy="962025"/>
                    </a:xfrm>
                    <a:prstGeom prst="rect">
                      <a:avLst/>
                    </a:prstGeom>
                  </pic:spPr>
                </pic:pic>
              </a:graphicData>
            </a:graphic>
          </wp:inline>
        </w:drawing>
      </w:r>
    </w:p>
    <w:p w:rsidR="00606058" w:rsidRDefault="00C638D9" w:rsidP="00C638D9">
      <w:pPr>
        <w:pStyle w:val="Caption"/>
        <w:rPr>
          <w:rFonts w:ascii="Times New Roman" w:hAnsi="Times New Roman"/>
          <w:sz w:val="28"/>
          <w:lang w:val="bg-BG"/>
        </w:rPr>
      </w:pPr>
      <w:r>
        <w:rPr>
          <w:rFonts w:hint="eastAsia"/>
        </w:rPr>
        <w:t>Фигура</w:t>
      </w:r>
      <w:r>
        <w:t xml:space="preserve"> </w:t>
      </w:r>
      <w:ins w:id="327" w:author="Peter Mihaylov" w:date="2019-03-14T10:31:00Z">
        <w:r w:rsidR="006236F8">
          <w:fldChar w:fldCharType="begin"/>
        </w:r>
        <w:r w:rsidR="006236F8">
          <w:instrText xml:space="preserve"> STYLEREF 2 \s </w:instrText>
        </w:r>
      </w:ins>
      <w:r w:rsidR="006236F8">
        <w:fldChar w:fldCharType="separate"/>
      </w:r>
      <w:r w:rsidR="006236F8">
        <w:rPr>
          <w:noProof/>
        </w:rPr>
        <w:t>3.12</w:t>
      </w:r>
      <w:ins w:id="328"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329" w:author="Peter Mihaylov" w:date="2019-03-14T10:31:00Z">
        <w:r w:rsidR="006236F8">
          <w:rPr>
            <w:noProof/>
          </w:rPr>
          <w:t>1</w:t>
        </w:r>
        <w:r w:rsidR="006236F8">
          <w:fldChar w:fldCharType="end"/>
        </w:r>
      </w:ins>
      <w:del w:id="330"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3.12</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1</w:delText>
        </w:r>
        <w:r w:rsidR="006F7A0D" w:rsidDel="006236F8">
          <w:fldChar w:fldCharType="end"/>
        </w:r>
      </w:del>
    </w:p>
    <w:p w:rsidR="00606058" w:rsidRDefault="00606058" w:rsidP="00606058">
      <w:pPr>
        <w:ind w:firstLine="567"/>
        <w:rPr>
          <w:rFonts w:ascii="Times New Roman" w:hAnsi="Times New Roman"/>
          <w:sz w:val="28"/>
          <w:lang w:val="bg-BG"/>
        </w:rPr>
      </w:pPr>
    </w:p>
    <w:p w:rsidR="00606058" w:rsidRDefault="00606058" w:rsidP="00606058">
      <w:pPr>
        <w:ind w:firstLine="567"/>
        <w:rPr>
          <w:rFonts w:ascii="Times New Roman" w:hAnsi="Times New Roman"/>
          <w:sz w:val="28"/>
          <w:lang w:val="bg-BG"/>
        </w:rPr>
      </w:pPr>
      <w:r w:rsidRPr="00606058">
        <w:rPr>
          <w:rFonts w:ascii="Times New Roman" w:hAnsi="Times New Roman" w:hint="eastAsia"/>
          <w:sz w:val="28"/>
          <w:lang w:val="bg-BG"/>
        </w:rPr>
        <w:t>Разкрива</w:t>
      </w:r>
      <w:r w:rsidRPr="00606058">
        <w:rPr>
          <w:rFonts w:ascii="Times New Roman" w:hAnsi="Times New Roman"/>
          <w:sz w:val="28"/>
          <w:lang w:val="bg-BG"/>
        </w:rPr>
        <w:t xml:space="preserve"> </w:t>
      </w:r>
      <w:r w:rsidRPr="00606058">
        <w:rPr>
          <w:rFonts w:ascii="Times New Roman" w:hAnsi="Times New Roman" w:hint="eastAsia"/>
          <w:sz w:val="28"/>
          <w:lang w:val="bg-BG"/>
        </w:rPr>
        <w:t>общите</w:t>
      </w:r>
      <w:r w:rsidRPr="00606058">
        <w:rPr>
          <w:rFonts w:ascii="Times New Roman" w:hAnsi="Times New Roman"/>
          <w:sz w:val="28"/>
          <w:lang w:val="bg-BG"/>
        </w:rPr>
        <w:t xml:space="preserve"> </w:t>
      </w:r>
      <w:r w:rsidRPr="00606058">
        <w:rPr>
          <w:rFonts w:ascii="Times New Roman" w:hAnsi="Times New Roman" w:hint="eastAsia"/>
          <w:sz w:val="28"/>
          <w:lang w:val="bg-BG"/>
        </w:rPr>
        <w:t>атрибути</w:t>
      </w:r>
      <w:r w:rsidRPr="00606058">
        <w:rPr>
          <w:rFonts w:ascii="Times New Roman" w:hAnsi="Times New Roman"/>
          <w:sz w:val="28"/>
          <w:lang w:val="bg-BG"/>
        </w:rPr>
        <w:t xml:space="preserve"> </w:t>
      </w:r>
      <w:r w:rsidRPr="00606058">
        <w:rPr>
          <w:rFonts w:ascii="Times New Roman" w:hAnsi="Times New Roman" w:hint="eastAsia"/>
          <w:sz w:val="28"/>
          <w:lang w:val="bg-BG"/>
        </w:rPr>
        <w:t>чрез</w:t>
      </w:r>
      <w:r w:rsidRPr="00606058">
        <w:rPr>
          <w:rFonts w:ascii="Times New Roman" w:hAnsi="Times New Roman"/>
          <w:sz w:val="28"/>
          <w:lang w:val="bg-BG"/>
        </w:rPr>
        <w:t xml:space="preserve"> </w:t>
      </w:r>
      <w:r w:rsidRPr="00606058">
        <w:rPr>
          <w:rFonts w:ascii="Times New Roman" w:hAnsi="Times New Roman" w:hint="eastAsia"/>
          <w:sz w:val="28"/>
          <w:lang w:val="bg-BG"/>
        </w:rPr>
        <w:t>методи</w:t>
      </w:r>
      <w:r w:rsidRPr="00606058">
        <w:rPr>
          <w:rFonts w:ascii="Times New Roman" w:hAnsi="Times New Roman"/>
          <w:sz w:val="28"/>
          <w:lang w:val="bg-BG"/>
        </w:rPr>
        <w:t xml:space="preserve">, </w:t>
      </w:r>
      <w:r w:rsidRPr="00606058">
        <w:rPr>
          <w:rFonts w:ascii="Times New Roman" w:hAnsi="Times New Roman" w:hint="eastAsia"/>
          <w:sz w:val="28"/>
          <w:lang w:val="bg-BG"/>
        </w:rPr>
        <w:t>отбелязани</w:t>
      </w:r>
      <w:r w:rsidRPr="00606058">
        <w:rPr>
          <w:rFonts w:ascii="Times New Roman" w:hAnsi="Times New Roman"/>
          <w:sz w:val="28"/>
          <w:lang w:val="bg-BG"/>
        </w:rPr>
        <w:t xml:space="preserve"> </w:t>
      </w:r>
      <w:r w:rsidRPr="00606058">
        <w:rPr>
          <w:rFonts w:ascii="Times New Roman" w:hAnsi="Times New Roman" w:hint="eastAsia"/>
          <w:sz w:val="28"/>
          <w:lang w:val="bg-BG"/>
        </w:rPr>
        <w:t>с</w:t>
      </w:r>
      <w:r w:rsidRPr="00606058">
        <w:rPr>
          <w:rFonts w:ascii="Times New Roman" w:hAnsi="Times New Roman"/>
          <w:sz w:val="28"/>
          <w:lang w:val="bg-BG"/>
        </w:rPr>
        <w:t xml:space="preserve"> </w:t>
      </w:r>
      <w:r w:rsidRPr="00C638D9">
        <w:rPr>
          <w:rFonts w:ascii="Times New Roman" w:hAnsi="Times New Roman"/>
          <w:i/>
          <w:sz w:val="28"/>
          <w:lang w:val="bg-BG"/>
        </w:rPr>
        <w:t>@ModelAttribute</w:t>
      </w:r>
      <w:r w:rsidRPr="00606058">
        <w:rPr>
          <w:rFonts w:ascii="Times New Roman" w:hAnsi="Times New Roman"/>
          <w:sz w:val="28"/>
          <w:lang w:val="bg-BG"/>
        </w:rPr>
        <w:t>:</w:t>
      </w:r>
    </w:p>
    <w:p w:rsidR="00606058" w:rsidRDefault="00606058" w:rsidP="00606058">
      <w:pPr>
        <w:ind w:firstLine="567"/>
        <w:rPr>
          <w:rFonts w:ascii="Times New Roman" w:hAnsi="Times New Roman"/>
          <w:sz w:val="28"/>
          <w:lang w:val="bg-BG"/>
        </w:rPr>
      </w:pPr>
    </w:p>
    <w:p w:rsidR="00C638D9" w:rsidRDefault="00606058" w:rsidP="00C638D9">
      <w:pPr>
        <w:keepNext/>
        <w:ind w:firstLine="567"/>
      </w:pPr>
      <w:r>
        <w:rPr>
          <w:noProof/>
          <w:lang w:eastAsia="en-US"/>
        </w:rPr>
        <w:drawing>
          <wp:inline distT="0" distB="0" distL="0" distR="0" wp14:anchorId="7875995F" wp14:editId="3A461A7D">
            <wp:extent cx="5943600" cy="5118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1810"/>
                    </a:xfrm>
                    <a:prstGeom prst="rect">
                      <a:avLst/>
                    </a:prstGeom>
                  </pic:spPr>
                </pic:pic>
              </a:graphicData>
            </a:graphic>
          </wp:inline>
        </w:drawing>
      </w:r>
    </w:p>
    <w:p w:rsidR="00606058" w:rsidRDefault="00C638D9" w:rsidP="00C638D9">
      <w:pPr>
        <w:pStyle w:val="Caption"/>
        <w:rPr>
          <w:rFonts w:ascii="Times New Roman" w:hAnsi="Times New Roman"/>
          <w:sz w:val="28"/>
          <w:lang w:val="bg-BG"/>
        </w:rPr>
      </w:pPr>
      <w:r>
        <w:rPr>
          <w:rFonts w:hint="eastAsia"/>
        </w:rPr>
        <w:t>Фигура</w:t>
      </w:r>
      <w:r>
        <w:t xml:space="preserve"> </w:t>
      </w:r>
      <w:ins w:id="331" w:author="Peter Mihaylov" w:date="2019-03-14T10:31:00Z">
        <w:r w:rsidR="006236F8">
          <w:fldChar w:fldCharType="begin"/>
        </w:r>
        <w:r w:rsidR="006236F8">
          <w:instrText xml:space="preserve"> STYLEREF 2 \s </w:instrText>
        </w:r>
      </w:ins>
      <w:r w:rsidR="006236F8">
        <w:fldChar w:fldCharType="separate"/>
      </w:r>
      <w:r w:rsidR="006236F8">
        <w:rPr>
          <w:noProof/>
        </w:rPr>
        <w:t>3.12</w:t>
      </w:r>
      <w:ins w:id="332"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333" w:author="Peter Mihaylov" w:date="2019-03-14T10:31:00Z">
        <w:r w:rsidR="006236F8">
          <w:rPr>
            <w:noProof/>
          </w:rPr>
          <w:t>2</w:t>
        </w:r>
        <w:r w:rsidR="006236F8">
          <w:fldChar w:fldCharType="end"/>
        </w:r>
      </w:ins>
      <w:del w:id="334"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3.12</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2</w:delText>
        </w:r>
        <w:r w:rsidR="006F7A0D" w:rsidDel="006236F8">
          <w:fldChar w:fldCharType="end"/>
        </w:r>
      </w:del>
    </w:p>
    <w:p w:rsidR="00606058" w:rsidRDefault="00606058" w:rsidP="00606058">
      <w:pPr>
        <w:ind w:firstLine="567"/>
        <w:rPr>
          <w:rFonts w:ascii="Times New Roman" w:hAnsi="Times New Roman"/>
          <w:sz w:val="28"/>
          <w:lang w:val="bg-BG"/>
        </w:rPr>
      </w:pPr>
    </w:p>
    <w:p w:rsidR="00606058" w:rsidRDefault="00606058" w:rsidP="00606058">
      <w:pPr>
        <w:ind w:firstLine="567"/>
        <w:rPr>
          <w:rFonts w:ascii="Times New Roman" w:hAnsi="Times New Roman"/>
          <w:sz w:val="28"/>
          <w:lang w:val="bg-BG"/>
        </w:rPr>
      </w:pPr>
      <w:r>
        <w:rPr>
          <w:rFonts w:ascii="Times New Roman" w:hAnsi="Times New Roman" w:hint="eastAsia"/>
          <w:sz w:val="28"/>
          <w:lang w:val="bg-BG"/>
        </w:rPr>
        <w:t>Връща</w:t>
      </w:r>
      <w:r w:rsidRPr="00606058">
        <w:rPr>
          <w:rFonts w:ascii="Times New Roman" w:hAnsi="Times New Roman"/>
          <w:sz w:val="28"/>
          <w:lang w:val="bg-BG"/>
        </w:rPr>
        <w:t xml:space="preserve"> ModelAndView </w:t>
      </w:r>
      <w:r w:rsidRPr="00606058">
        <w:rPr>
          <w:rFonts w:ascii="Times New Roman" w:hAnsi="Times New Roman" w:hint="eastAsia"/>
          <w:sz w:val="28"/>
          <w:lang w:val="bg-BG"/>
        </w:rPr>
        <w:t>с</w:t>
      </w:r>
      <w:r w:rsidRPr="00606058">
        <w:rPr>
          <w:rFonts w:ascii="Times New Roman" w:hAnsi="Times New Roman"/>
          <w:sz w:val="28"/>
          <w:lang w:val="bg-BG"/>
        </w:rPr>
        <w:t xml:space="preserve"> </w:t>
      </w:r>
      <w:r w:rsidRPr="00606058">
        <w:rPr>
          <w:rFonts w:ascii="Times New Roman" w:hAnsi="Times New Roman" w:hint="eastAsia"/>
          <w:sz w:val="28"/>
          <w:lang w:val="bg-BG"/>
        </w:rPr>
        <w:t>включени</w:t>
      </w:r>
      <w:r w:rsidRPr="00606058">
        <w:rPr>
          <w:rFonts w:ascii="Times New Roman" w:hAnsi="Times New Roman"/>
          <w:sz w:val="28"/>
          <w:lang w:val="bg-BG"/>
        </w:rPr>
        <w:t xml:space="preserve"> </w:t>
      </w:r>
      <w:r w:rsidRPr="00606058">
        <w:rPr>
          <w:rFonts w:ascii="Times New Roman" w:hAnsi="Times New Roman" w:hint="eastAsia"/>
          <w:sz w:val="28"/>
          <w:lang w:val="bg-BG"/>
        </w:rPr>
        <w:t>атрибути</w:t>
      </w:r>
      <w:r w:rsidRPr="00606058">
        <w:rPr>
          <w:rFonts w:ascii="Times New Roman" w:hAnsi="Times New Roman"/>
          <w:sz w:val="28"/>
          <w:lang w:val="bg-BG"/>
        </w:rPr>
        <w:t xml:space="preserve"> </w:t>
      </w:r>
      <w:r w:rsidRPr="00606058">
        <w:rPr>
          <w:rFonts w:ascii="Times New Roman" w:hAnsi="Times New Roman" w:hint="eastAsia"/>
          <w:sz w:val="28"/>
          <w:lang w:val="bg-BG"/>
        </w:rPr>
        <w:t>на</w:t>
      </w:r>
      <w:r w:rsidRPr="00606058">
        <w:rPr>
          <w:rFonts w:ascii="Times New Roman" w:hAnsi="Times New Roman"/>
          <w:sz w:val="28"/>
          <w:lang w:val="bg-BG"/>
        </w:rPr>
        <w:t xml:space="preserve"> </w:t>
      </w:r>
      <w:r w:rsidRPr="00606058">
        <w:rPr>
          <w:rFonts w:ascii="Times New Roman" w:hAnsi="Times New Roman" w:hint="eastAsia"/>
          <w:sz w:val="28"/>
          <w:lang w:val="bg-BG"/>
        </w:rPr>
        <w:t>модела</w:t>
      </w:r>
      <w:r w:rsidRPr="00606058">
        <w:rPr>
          <w:rFonts w:ascii="Times New Roman" w:hAnsi="Times New Roman"/>
          <w:sz w:val="28"/>
          <w:lang w:val="bg-BG"/>
        </w:rPr>
        <w:t>:</w:t>
      </w:r>
    </w:p>
    <w:p w:rsidR="00606058" w:rsidRDefault="00606058" w:rsidP="00606058">
      <w:pPr>
        <w:ind w:firstLine="567"/>
        <w:rPr>
          <w:rFonts w:ascii="Times New Roman" w:hAnsi="Times New Roman"/>
          <w:sz w:val="28"/>
          <w:lang w:val="bg-BG"/>
        </w:rPr>
      </w:pPr>
    </w:p>
    <w:p w:rsidR="00C638D9" w:rsidRDefault="00606058" w:rsidP="00C638D9">
      <w:pPr>
        <w:keepNext/>
        <w:ind w:firstLine="567"/>
      </w:pPr>
      <w:r>
        <w:rPr>
          <w:noProof/>
          <w:lang w:eastAsia="en-US"/>
        </w:rPr>
        <w:drawing>
          <wp:inline distT="0" distB="0" distL="0" distR="0" wp14:anchorId="6D49EB3E" wp14:editId="6EC45588">
            <wp:extent cx="5943600" cy="1266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66825"/>
                    </a:xfrm>
                    <a:prstGeom prst="rect">
                      <a:avLst/>
                    </a:prstGeom>
                  </pic:spPr>
                </pic:pic>
              </a:graphicData>
            </a:graphic>
          </wp:inline>
        </w:drawing>
      </w:r>
    </w:p>
    <w:p w:rsidR="00606058" w:rsidRDefault="00C638D9" w:rsidP="00C638D9">
      <w:pPr>
        <w:pStyle w:val="Caption"/>
        <w:rPr>
          <w:rFonts w:ascii="Times New Roman" w:hAnsi="Times New Roman"/>
          <w:sz w:val="28"/>
          <w:lang w:val="bg-BG"/>
        </w:rPr>
      </w:pPr>
      <w:r>
        <w:rPr>
          <w:rFonts w:hint="eastAsia"/>
        </w:rPr>
        <w:t>Фигура</w:t>
      </w:r>
      <w:r>
        <w:t xml:space="preserve"> </w:t>
      </w:r>
      <w:ins w:id="335" w:author="Peter Mihaylov" w:date="2019-03-14T10:31:00Z">
        <w:r w:rsidR="006236F8">
          <w:fldChar w:fldCharType="begin"/>
        </w:r>
        <w:r w:rsidR="006236F8">
          <w:instrText xml:space="preserve"> STYLEREF 2 \s </w:instrText>
        </w:r>
      </w:ins>
      <w:r w:rsidR="006236F8">
        <w:fldChar w:fldCharType="separate"/>
      </w:r>
      <w:r w:rsidR="006236F8">
        <w:rPr>
          <w:noProof/>
        </w:rPr>
        <w:t>3.12</w:t>
      </w:r>
      <w:ins w:id="336"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337" w:author="Peter Mihaylov" w:date="2019-03-14T10:31:00Z">
        <w:r w:rsidR="006236F8">
          <w:rPr>
            <w:noProof/>
          </w:rPr>
          <w:t>3</w:t>
        </w:r>
        <w:r w:rsidR="006236F8">
          <w:fldChar w:fldCharType="end"/>
        </w:r>
      </w:ins>
      <w:del w:id="338"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3.12</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3</w:delText>
        </w:r>
        <w:r w:rsidR="006F7A0D" w:rsidDel="006236F8">
          <w:fldChar w:fldCharType="end"/>
        </w:r>
      </w:del>
    </w:p>
    <w:p w:rsidR="00606058" w:rsidRDefault="00606058" w:rsidP="00606058">
      <w:pPr>
        <w:ind w:firstLine="567"/>
        <w:rPr>
          <w:rFonts w:ascii="Times New Roman" w:hAnsi="Times New Roman"/>
          <w:sz w:val="28"/>
          <w:lang w:val="bg-BG"/>
        </w:rPr>
      </w:pPr>
    </w:p>
    <w:p w:rsidR="00606058" w:rsidRPr="00606058" w:rsidRDefault="00BE3DAB" w:rsidP="00C638D9">
      <w:pPr>
        <w:spacing w:line="360" w:lineRule="auto"/>
        <w:ind w:firstLine="567"/>
        <w:jc w:val="both"/>
        <w:rPr>
          <w:rFonts w:ascii="Times New Roman" w:hAnsi="Times New Roman"/>
          <w:sz w:val="28"/>
          <w:lang w:val="bg-BG"/>
        </w:rPr>
      </w:pPr>
      <w:r>
        <w:rPr>
          <w:rFonts w:ascii="Times New Roman" w:hAnsi="Times New Roman" w:hint="eastAsia"/>
          <w:sz w:val="28"/>
          <w:lang w:val="bg-BG"/>
        </w:rPr>
        <w:t>Във в</w:t>
      </w:r>
      <w:r w:rsidR="00606058" w:rsidRPr="00606058">
        <w:rPr>
          <w:rFonts w:ascii="Times New Roman" w:hAnsi="Times New Roman" w:hint="eastAsia"/>
          <w:sz w:val="28"/>
          <w:lang w:val="bg-BG"/>
        </w:rPr>
        <w:t>сички</w:t>
      </w:r>
      <w:r w:rsidR="00606058" w:rsidRPr="00606058">
        <w:rPr>
          <w:rFonts w:ascii="Times New Roman" w:hAnsi="Times New Roman"/>
          <w:sz w:val="28"/>
          <w:lang w:val="bg-BG"/>
        </w:rPr>
        <w:t xml:space="preserve"> </w:t>
      </w:r>
      <w:r w:rsidR="00606058" w:rsidRPr="00606058">
        <w:rPr>
          <w:rFonts w:ascii="Times New Roman" w:hAnsi="Times New Roman" w:hint="eastAsia"/>
          <w:sz w:val="28"/>
          <w:lang w:val="bg-BG"/>
        </w:rPr>
        <w:t>горепосочени</w:t>
      </w:r>
      <w:r w:rsidR="00606058" w:rsidRPr="00606058">
        <w:rPr>
          <w:rFonts w:ascii="Times New Roman" w:hAnsi="Times New Roman"/>
          <w:sz w:val="28"/>
          <w:lang w:val="bg-BG"/>
        </w:rPr>
        <w:t xml:space="preserve"> </w:t>
      </w:r>
      <w:r w:rsidR="00606058" w:rsidRPr="00606058">
        <w:rPr>
          <w:rFonts w:ascii="Times New Roman" w:hAnsi="Times New Roman" w:hint="eastAsia"/>
          <w:sz w:val="28"/>
          <w:lang w:val="bg-BG"/>
        </w:rPr>
        <w:t>случаи</w:t>
      </w:r>
      <w:r w:rsidR="00606058" w:rsidRPr="00606058">
        <w:rPr>
          <w:rFonts w:ascii="Times New Roman" w:hAnsi="Times New Roman"/>
          <w:sz w:val="28"/>
          <w:lang w:val="bg-BG"/>
        </w:rPr>
        <w:t xml:space="preserve"> </w:t>
      </w:r>
      <w:r w:rsidR="00606058" w:rsidRPr="00606058">
        <w:rPr>
          <w:rFonts w:ascii="Times New Roman" w:hAnsi="Times New Roman" w:hint="eastAsia"/>
          <w:sz w:val="28"/>
          <w:lang w:val="bg-BG"/>
        </w:rPr>
        <w:t>атрибутът</w:t>
      </w:r>
      <w:r w:rsidR="00606058" w:rsidRPr="00606058">
        <w:rPr>
          <w:rFonts w:ascii="Times New Roman" w:hAnsi="Times New Roman"/>
          <w:sz w:val="28"/>
          <w:lang w:val="bg-BG"/>
        </w:rPr>
        <w:t xml:space="preserve"> </w:t>
      </w:r>
      <w:r w:rsidR="00606058" w:rsidRPr="00606058">
        <w:rPr>
          <w:rFonts w:ascii="Times New Roman" w:hAnsi="Times New Roman" w:hint="eastAsia"/>
          <w:sz w:val="28"/>
          <w:lang w:val="bg-BG"/>
        </w:rPr>
        <w:t>на</w:t>
      </w:r>
      <w:r w:rsidR="00606058" w:rsidRPr="00606058">
        <w:rPr>
          <w:rFonts w:ascii="Times New Roman" w:hAnsi="Times New Roman"/>
          <w:sz w:val="28"/>
          <w:lang w:val="bg-BG"/>
        </w:rPr>
        <w:t xml:space="preserve"> </w:t>
      </w:r>
      <w:r w:rsidR="00606058" w:rsidRPr="00606058">
        <w:rPr>
          <w:rFonts w:ascii="Times New Roman" w:hAnsi="Times New Roman" w:hint="eastAsia"/>
          <w:sz w:val="28"/>
          <w:lang w:val="bg-BG"/>
        </w:rPr>
        <w:t>съобщенията</w:t>
      </w:r>
      <w:r w:rsidR="00606058" w:rsidRPr="00606058">
        <w:rPr>
          <w:rFonts w:ascii="Times New Roman" w:hAnsi="Times New Roman"/>
          <w:sz w:val="28"/>
          <w:lang w:val="bg-BG"/>
        </w:rPr>
        <w:t xml:space="preserve"> </w:t>
      </w:r>
      <w:r w:rsidR="00606058" w:rsidRPr="00606058">
        <w:rPr>
          <w:rFonts w:ascii="Times New Roman" w:hAnsi="Times New Roman" w:hint="eastAsia"/>
          <w:sz w:val="28"/>
          <w:lang w:val="bg-BG"/>
        </w:rPr>
        <w:t>се</w:t>
      </w:r>
      <w:r w:rsidR="00606058" w:rsidRPr="00606058">
        <w:rPr>
          <w:rFonts w:ascii="Times New Roman" w:hAnsi="Times New Roman"/>
          <w:sz w:val="28"/>
          <w:lang w:val="bg-BG"/>
        </w:rPr>
        <w:t xml:space="preserve"> </w:t>
      </w:r>
      <w:r w:rsidR="00606058" w:rsidRPr="00606058">
        <w:rPr>
          <w:rFonts w:ascii="Times New Roman" w:hAnsi="Times New Roman" w:hint="eastAsia"/>
          <w:sz w:val="28"/>
          <w:lang w:val="bg-BG"/>
        </w:rPr>
        <w:t>добавя</w:t>
      </w:r>
      <w:r w:rsidR="00606058" w:rsidRPr="00606058">
        <w:rPr>
          <w:rFonts w:ascii="Times New Roman" w:hAnsi="Times New Roman"/>
          <w:sz w:val="28"/>
          <w:lang w:val="bg-BG"/>
        </w:rPr>
        <w:t xml:space="preserve"> </w:t>
      </w:r>
      <w:r w:rsidR="00606058" w:rsidRPr="00606058">
        <w:rPr>
          <w:rFonts w:ascii="Times New Roman" w:hAnsi="Times New Roman" w:hint="eastAsia"/>
          <w:sz w:val="28"/>
          <w:lang w:val="bg-BG"/>
        </w:rPr>
        <w:t>към</w:t>
      </w:r>
      <w:r w:rsidR="00606058" w:rsidRPr="00606058">
        <w:rPr>
          <w:rFonts w:ascii="Times New Roman" w:hAnsi="Times New Roman"/>
          <w:sz w:val="28"/>
          <w:lang w:val="bg-BG"/>
        </w:rPr>
        <w:t xml:space="preserve"> </w:t>
      </w:r>
      <w:r w:rsidR="00606058" w:rsidRPr="00606058">
        <w:rPr>
          <w:rFonts w:ascii="Times New Roman" w:hAnsi="Times New Roman" w:hint="eastAsia"/>
          <w:sz w:val="28"/>
          <w:lang w:val="bg-BG"/>
        </w:rPr>
        <w:t>модела</w:t>
      </w:r>
      <w:r w:rsidR="00606058" w:rsidRPr="00606058">
        <w:rPr>
          <w:rFonts w:ascii="Times New Roman" w:hAnsi="Times New Roman"/>
          <w:sz w:val="28"/>
          <w:lang w:val="bg-BG"/>
        </w:rPr>
        <w:t xml:space="preserve"> </w:t>
      </w:r>
      <w:r w:rsidR="00606058" w:rsidRPr="00606058">
        <w:rPr>
          <w:rFonts w:ascii="Times New Roman" w:hAnsi="Times New Roman" w:hint="eastAsia"/>
          <w:sz w:val="28"/>
          <w:lang w:val="bg-BG"/>
        </w:rPr>
        <w:t>и</w:t>
      </w:r>
      <w:r w:rsidR="00606058" w:rsidRPr="00606058">
        <w:rPr>
          <w:rFonts w:ascii="Times New Roman" w:hAnsi="Times New Roman"/>
          <w:sz w:val="28"/>
          <w:lang w:val="bg-BG"/>
        </w:rPr>
        <w:t xml:space="preserve"> </w:t>
      </w:r>
      <w:r w:rsidR="00606058" w:rsidRPr="00606058">
        <w:rPr>
          <w:rFonts w:ascii="Times New Roman" w:hAnsi="Times New Roman" w:hint="eastAsia"/>
          <w:sz w:val="28"/>
          <w:lang w:val="bg-BG"/>
        </w:rPr>
        <w:t>ще</w:t>
      </w:r>
      <w:r w:rsidR="00606058" w:rsidRPr="00606058">
        <w:rPr>
          <w:rFonts w:ascii="Times New Roman" w:hAnsi="Times New Roman"/>
          <w:sz w:val="28"/>
          <w:lang w:val="bg-BG"/>
        </w:rPr>
        <w:t xml:space="preserve"> </w:t>
      </w:r>
      <w:r w:rsidR="00606058" w:rsidRPr="00606058">
        <w:rPr>
          <w:rFonts w:ascii="Times New Roman" w:hAnsi="Times New Roman" w:hint="eastAsia"/>
          <w:sz w:val="28"/>
          <w:lang w:val="bg-BG"/>
        </w:rPr>
        <w:t>бъде</w:t>
      </w:r>
      <w:r w:rsidR="00606058" w:rsidRPr="00606058">
        <w:rPr>
          <w:rFonts w:ascii="Times New Roman" w:hAnsi="Times New Roman"/>
          <w:sz w:val="28"/>
          <w:lang w:val="bg-BG"/>
        </w:rPr>
        <w:t xml:space="preserve"> </w:t>
      </w:r>
      <w:r w:rsidR="00606058" w:rsidRPr="00606058">
        <w:rPr>
          <w:rFonts w:ascii="Times New Roman" w:hAnsi="Times New Roman" w:hint="eastAsia"/>
          <w:sz w:val="28"/>
          <w:lang w:val="bg-BG"/>
        </w:rPr>
        <w:t>достъпен</w:t>
      </w:r>
      <w:r w:rsidR="00606058" w:rsidRPr="00606058">
        <w:rPr>
          <w:rFonts w:ascii="Times New Roman" w:hAnsi="Times New Roman"/>
          <w:sz w:val="28"/>
          <w:lang w:val="bg-BG"/>
        </w:rPr>
        <w:t xml:space="preserve"> </w:t>
      </w:r>
      <w:r w:rsidR="00606058" w:rsidRPr="00606058">
        <w:rPr>
          <w:rFonts w:ascii="Times New Roman" w:hAnsi="Times New Roman" w:hint="eastAsia"/>
          <w:sz w:val="28"/>
          <w:lang w:val="bg-BG"/>
        </w:rPr>
        <w:t>в</w:t>
      </w:r>
      <w:r w:rsidR="00606058" w:rsidRPr="00606058">
        <w:rPr>
          <w:rFonts w:ascii="Times New Roman" w:hAnsi="Times New Roman"/>
          <w:sz w:val="28"/>
          <w:lang w:val="bg-BG"/>
        </w:rPr>
        <w:t xml:space="preserve"> </w:t>
      </w:r>
      <w:r w:rsidR="00606058" w:rsidRPr="00606058">
        <w:rPr>
          <w:rFonts w:ascii="Times New Roman" w:hAnsi="Times New Roman" w:hint="eastAsia"/>
          <w:sz w:val="28"/>
          <w:lang w:val="bg-BG"/>
        </w:rPr>
        <w:t>изгледите</w:t>
      </w:r>
      <w:r w:rsidR="00606058" w:rsidRPr="00606058">
        <w:rPr>
          <w:rFonts w:ascii="Times New Roman" w:hAnsi="Times New Roman"/>
          <w:sz w:val="28"/>
          <w:lang w:val="bg-BG"/>
        </w:rPr>
        <w:t xml:space="preserve"> </w:t>
      </w:r>
      <w:r w:rsidR="00606058" w:rsidRPr="00606058">
        <w:rPr>
          <w:rFonts w:ascii="Times New Roman" w:hAnsi="Times New Roman" w:hint="eastAsia"/>
          <w:sz w:val="28"/>
          <w:lang w:val="bg-BG"/>
        </w:rPr>
        <w:t>на</w:t>
      </w:r>
      <w:r w:rsidR="00606058" w:rsidRPr="00606058">
        <w:rPr>
          <w:rFonts w:ascii="Times New Roman" w:hAnsi="Times New Roman"/>
          <w:sz w:val="28"/>
          <w:lang w:val="bg-BG"/>
        </w:rPr>
        <w:t xml:space="preserve"> Thymeleaf.</w:t>
      </w:r>
    </w:p>
    <w:p w:rsidR="00BE3DAB" w:rsidRDefault="00BE3DAB" w:rsidP="00C638D9">
      <w:pPr>
        <w:spacing w:line="360" w:lineRule="auto"/>
        <w:jc w:val="both"/>
        <w:rPr>
          <w:rFonts w:ascii="Times New Roman" w:hAnsi="Times New Roman"/>
          <w:sz w:val="28"/>
          <w:lang w:val="bg-BG"/>
        </w:rPr>
      </w:pPr>
    </w:p>
    <w:p w:rsidR="00DE1781" w:rsidRPr="00606058" w:rsidRDefault="00DE1781" w:rsidP="00C638D9">
      <w:pPr>
        <w:spacing w:line="360" w:lineRule="auto"/>
        <w:jc w:val="both"/>
        <w:rPr>
          <w:rFonts w:ascii="Times New Roman" w:hAnsi="Times New Roman"/>
          <w:sz w:val="28"/>
          <w:lang w:val="bg-BG"/>
        </w:rPr>
      </w:pPr>
    </w:p>
    <w:p w:rsidR="00BE3DAB" w:rsidRDefault="00606058" w:rsidP="00C638D9">
      <w:pPr>
        <w:spacing w:line="360" w:lineRule="auto"/>
        <w:ind w:firstLine="567"/>
        <w:jc w:val="both"/>
        <w:rPr>
          <w:rFonts w:ascii="Times New Roman" w:hAnsi="Times New Roman"/>
          <w:sz w:val="28"/>
          <w:lang w:val="bg-BG"/>
        </w:rPr>
      </w:pPr>
      <w:r w:rsidRPr="00606058">
        <w:rPr>
          <w:rFonts w:ascii="Times New Roman" w:hAnsi="Times New Roman" w:hint="eastAsia"/>
          <w:sz w:val="28"/>
          <w:lang w:val="bg-BG"/>
        </w:rPr>
        <w:t>В</w:t>
      </w:r>
      <w:r w:rsidRPr="00606058">
        <w:rPr>
          <w:rFonts w:ascii="Times New Roman" w:hAnsi="Times New Roman"/>
          <w:sz w:val="28"/>
          <w:lang w:val="bg-BG"/>
        </w:rPr>
        <w:t xml:space="preserve"> Thymeleaf </w:t>
      </w:r>
      <w:r w:rsidRPr="00606058">
        <w:rPr>
          <w:rFonts w:ascii="Times New Roman" w:hAnsi="Times New Roman" w:hint="eastAsia"/>
          <w:sz w:val="28"/>
          <w:lang w:val="bg-BG"/>
        </w:rPr>
        <w:t>тези</w:t>
      </w:r>
      <w:r w:rsidRPr="00606058">
        <w:rPr>
          <w:rFonts w:ascii="Times New Roman" w:hAnsi="Times New Roman"/>
          <w:sz w:val="28"/>
          <w:lang w:val="bg-BG"/>
        </w:rPr>
        <w:t xml:space="preserve"> </w:t>
      </w:r>
      <w:r w:rsidRPr="00606058">
        <w:rPr>
          <w:rFonts w:ascii="Times New Roman" w:hAnsi="Times New Roman" w:hint="eastAsia"/>
          <w:sz w:val="28"/>
          <w:lang w:val="bg-BG"/>
        </w:rPr>
        <w:t>атрибути</w:t>
      </w:r>
      <w:r w:rsidRPr="00606058">
        <w:rPr>
          <w:rFonts w:ascii="Times New Roman" w:hAnsi="Times New Roman"/>
          <w:sz w:val="28"/>
          <w:lang w:val="bg-BG"/>
        </w:rPr>
        <w:t xml:space="preserve"> </w:t>
      </w:r>
      <w:r w:rsidRPr="00606058">
        <w:rPr>
          <w:rFonts w:ascii="Times New Roman" w:hAnsi="Times New Roman" w:hint="eastAsia"/>
          <w:sz w:val="28"/>
          <w:lang w:val="bg-BG"/>
        </w:rPr>
        <w:t>на</w:t>
      </w:r>
      <w:r w:rsidRPr="00606058">
        <w:rPr>
          <w:rFonts w:ascii="Times New Roman" w:hAnsi="Times New Roman"/>
          <w:sz w:val="28"/>
          <w:lang w:val="bg-BG"/>
        </w:rPr>
        <w:t xml:space="preserve"> </w:t>
      </w:r>
      <w:r w:rsidRPr="00606058">
        <w:rPr>
          <w:rFonts w:ascii="Times New Roman" w:hAnsi="Times New Roman" w:hint="eastAsia"/>
          <w:sz w:val="28"/>
          <w:lang w:val="bg-BG"/>
        </w:rPr>
        <w:t>модела</w:t>
      </w:r>
      <w:r w:rsidRPr="00606058">
        <w:rPr>
          <w:rFonts w:ascii="Times New Roman" w:hAnsi="Times New Roman"/>
          <w:sz w:val="28"/>
          <w:lang w:val="bg-BG"/>
        </w:rPr>
        <w:t xml:space="preserve"> (</w:t>
      </w:r>
      <w:r w:rsidRPr="00606058">
        <w:rPr>
          <w:rFonts w:ascii="Times New Roman" w:hAnsi="Times New Roman" w:hint="eastAsia"/>
          <w:sz w:val="28"/>
          <w:lang w:val="bg-BG"/>
        </w:rPr>
        <w:t>или</w:t>
      </w:r>
      <w:r w:rsidRPr="00606058">
        <w:rPr>
          <w:rFonts w:ascii="Times New Roman" w:hAnsi="Times New Roman"/>
          <w:sz w:val="28"/>
          <w:lang w:val="bg-BG"/>
        </w:rPr>
        <w:t xml:space="preserve"> </w:t>
      </w:r>
      <w:r w:rsidRPr="00606058">
        <w:rPr>
          <w:rFonts w:ascii="Times New Roman" w:hAnsi="Times New Roman" w:hint="eastAsia"/>
          <w:sz w:val="28"/>
          <w:lang w:val="bg-BG"/>
        </w:rPr>
        <w:t>контекстните</w:t>
      </w:r>
      <w:r w:rsidRPr="00606058">
        <w:rPr>
          <w:rFonts w:ascii="Times New Roman" w:hAnsi="Times New Roman"/>
          <w:sz w:val="28"/>
          <w:lang w:val="bg-BG"/>
        </w:rPr>
        <w:t xml:space="preserve"> </w:t>
      </w:r>
      <w:r w:rsidRPr="00606058">
        <w:rPr>
          <w:rFonts w:ascii="Times New Roman" w:hAnsi="Times New Roman" w:hint="eastAsia"/>
          <w:sz w:val="28"/>
          <w:lang w:val="bg-BG"/>
        </w:rPr>
        <w:t>променливи</w:t>
      </w:r>
      <w:r w:rsidRPr="00606058">
        <w:rPr>
          <w:rFonts w:ascii="Times New Roman" w:hAnsi="Times New Roman"/>
          <w:sz w:val="28"/>
          <w:lang w:val="bg-BG"/>
        </w:rPr>
        <w:t xml:space="preserve">) </w:t>
      </w:r>
      <w:r w:rsidRPr="00606058">
        <w:rPr>
          <w:rFonts w:ascii="Times New Roman" w:hAnsi="Times New Roman" w:hint="eastAsia"/>
          <w:sz w:val="28"/>
          <w:lang w:val="bg-BG"/>
        </w:rPr>
        <w:t>могат</w:t>
      </w:r>
      <w:r w:rsidRPr="00606058">
        <w:rPr>
          <w:rFonts w:ascii="Times New Roman" w:hAnsi="Times New Roman"/>
          <w:sz w:val="28"/>
          <w:lang w:val="bg-BG"/>
        </w:rPr>
        <w:t xml:space="preserve"> </w:t>
      </w:r>
      <w:r w:rsidRPr="00606058">
        <w:rPr>
          <w:rFonts w:ascii="Times New Roman" w:hAnsi="Times New Roman" w:hint="eastAsia"/>
          <w:sz w:val="28"/>
          <w:lang w:val="bg-BG"/>
        </w:rPr>
        <w:t>да</w:t>
      </w:r>
      <w:r w:rsidRPr="00606058">
        <w:rPr>
          <w:rFonts w:ascii="Times New Roman" w:hAnsi="Times New Roman"/>
          <w:sz w:val="28"/>
          <w:lang w:val="bg-BG"/>
        </w:rPr>
        <w:t xml:space="preserve"> </w:t>
      </w:r>
      <w:r w:rsidRPr="00606058">
        <w:rPr>
          <w:rFonts w:ascii="Times New Roman" w:hAnsi="Times New Roman" w:hint="eastAsia"/>
          <w:sz w:val="28"/>
          <w:lang w:val="bg-BG"/>
        </w:rPr>
        <w:t>бъдат</w:t>
      </w:r>
      <w:r w:rsidRPr="00606058">
        <w:rPr>
          <w:rFonts w:ascii="Times New Roman" w:hAnsi="Times New Roman"/>
          <w:sz w:val="28"/>
          <w:lang w:val="bg-BG"/>
        </w:rPr>
        <w:t xml:space="preserve"> </w:t>
      </w:r>
      <w:r w:rsidRPr="00606058">
        <w:rPr>
          <w:rFonts w:ascii="Times New Roman" w:hAnsi="Times New Roman" w:hint="eastAsia"/>
          <w:sz w:val="28"/>
          <w:lang w:val="bg-BG"/>
        </w:rPr>
        <w:t>достъпни</w:t>
      </w:r>
      <w:r w:rsidRPr="00606058">
        <w:rPr>
          <w:rFonts w:ascii="Times New Roman" w:hAnsi="Times New Roman"/>
          <w:sz w:val="28"/>
          <w:lang w:val="bg-BG"/>
        </w:rPr>
        <w:t xml:space="preserve"> </w:t>
      </w:r>
      <w:r w:rsidRPr="00606058">
        <w:rPr>
          <w:rFonts w:ascii="Times New Roman" w:hAnsi="Times New Roman" w:hint="eastAsia"/>
          <w:sz w:val="28"/>
          <w:lang w:val="bg-BG"/>
        </w:rPr>
        <w:t>със</w:t>
      </w:r>
      <w:r w:rsidRPr="00606058">
        <w:rPr>
          <w:rFonts w:ascii="Times New Roman" w:hAnsi="Times New Roman"/>
          <w:sz w:val="28"/>
          <w:lang w:val="bg-BG"/>
        </w:rPr>
        <w:t xml:space="preserve"> </w:t>
      </w:r>
      <w:r w:rsidRPr="00606058">
        <w:rPr>
          <w:rFonts w:ascii="Times New Roman" w:hAnsi="Times New Roman" w:hint="eastAsia"/>
          <w:sz w:val="28"/>
          <w:lang w:val="bg-BG"/>
        </w:rPr>
        <w:t>следния</w:t>
      </w:r>
      <w:r w:rsidRPr="00606058">
        <w:rPr>
          <w:rFonts w:ascii="Times New Roman" w:hAnsi="Times New Roman"/>
          <w:sz w:val="28"/>
          <w:lang w:val="bg-BG"/>
        </w:rPr>
        <w:t xml:space="preserve"> </w:t>
      </w:r>
      <w:r w:rsidRPr="00606058">
        <w:rPr>
          <w:rFonts w:ascii="Times New Roman" w:hAnsi="Times New Roman" w:hint="eastAsia"/>
          <w:sz w:val="28"/>
          <w:lang w:val="bg-BG"/>
        </w:rPr>
        <w:t>синтаксис</w:t>
      </w:r>
      <w:r w:rsidRPr="00606058">
        <w:rPr>
          <w:rFonts w:ascii="Times New Roman" w:hAnsi="Times New Roman"/>
          <w:sz w:val="28"/>
          <w:lang w:val="bg-BG"/>
        </w:rPr>
        <w:t xml:space="preserve">: $ {attributeName}, </w:t>
      </w:r>
      <w:r w:rsidRPr="00606058">
        <w:rPr>
          <w:rFonts w:ascii="Times New Roman" w:hAnsi="Times New Roman" w:hint="eastAsia"/>
          <w:sz w:val="28"/>
          <w:lang w:val="bg-BG"/>
        </w:rPr>
        <w:t>където</w:t>
      </w:r>
      <w:r w:rsidRPr="00606058">
        <w:rPr>
          <w:rFonts w:ascii="Times New Roman" w:hAnsi="Times New Roman"/>
          <w:sz w:val="28"/>
          <w:lang w:val="bg-BG"/>
        </w:rPr>
        <w:t xml:space="preserve"> </w:t>
      </w:r>
      <w:r w:rsidRPr="00606058">
        <w:rPr>
          <w:rFonts w:ascii="Times New Roman" w:hAnsi="Times New Roman" w:hint="eastAsia"/>
          <w:sz w:val="28"/>
          <w:lang w:val="bg-BG"/>
        </w:rPr>
        <w:t>атрибут</w:t>
      </w:r>
      <w:r w:rsidRPr="00606058">
        <w:rPr>
          <w:rFonts w:ascii="Times New Roman" w:hAnsi="Times New Roman"/>
          <w:sz w:val="28"/>
          <w:lang w:val="bg-BG"/>
        </w:rPr>
        <w:t xml:space="preserve">Name </w:t>
      </w:r>
      <w:r w:rsidRPr="00606058">
        <w:rPr>
          <w:rFonts w:ascii="Times New Roman" w:hAnsi="Times New Roman" w:hint="eastAsia"/>
          <w:sz w:val="28"/>
          <w:lang w:val="bg-BG"/>
        </w:rPr>
        <w:t>в</w:t>
      </w:r>
      <w:r w:rsidRPr="00606058">
        <w:rPr>
          <w:rFonts w:ascii="Times New Roman" w:hAnsi="Times New Roman"/>
          <w:sz w:val="28"/>
          <w:lang w:val="bg-BG"/>
        </w:rPr>
        <w:t xml:space="preserve"> </w:t>
      </w:r>
      <w:r w:rsidRPr="00606058">
        <w:rPr>
          <w:rFonts w:ascii="Times New Roman" w:hAnsi="Times New Roman" w:hint="eastAsia"/>
          <w:sz w:val="28"/>
          <w:lang w:val="bg-BG"/>
        </w:rPr>
        <w:t>нашия</w:t>
      </w:r>
      <w:r w:rsidRPr="00606058">
        <w:rPr>
          <w:rFonts w:ascii="Times New Roman" w:hAnsi="Times New Roman"/>
          <w:sz w:val="28"/>
          <w:lang w:val="bg-BG"/>
        </w:rPr>
        <w:t xml:space="preserve"> </w:t>
      </w:r>
      <w:r w:rsidRPr="00606058">
        <w:rPr>
          <w:rFonts w:ascii="Times New Roman" w:hAnsi="Times New Roman" w:hint="eastAsia"/>
          <w:sz w:val="28"/>
          <w:lang w:val="bg-BG"/>
        </w:rPr>
        <w:t>случай</w:t>
      </w:r>
      <w:r w:rsidRPr="00606058">
        <w:rPr>
          <w:rFonts w:ascii="Times New Roman" w:hAnsi="Times New Roman"/>
          <w:sz w:val="28"/>
          <w:lang w:val="bg-BG"/>
        </w:rPr>
        <w:t xml:space="preserve"> </w:t>
      </w:r>
      <w:r w:rsidRPr="00606058">
        <w:rPr>
          <w:rFonts w:ascii="Times New Roman" w:hAnsi="Times New Roman" w:hint="eastAsia"/>
          <w:sz w:val="28"/>
          <w:lang w:val="bg-BG"/>
        </w:rPr>
        <w:t>е</w:t>
      </w:r>
      <w:r w:rsidRPr="00606058">
        <w:rPr>
          <w:rFonts w:ascii="Times New Roman" w:hAnsi="Times New Roman"/>
          <w:sz w:val="28"/>
          <w:lang w:val="bg-BG"/>
        </w:rPr>
        <w:t xml:space="preserve"> </w:t>
      </w:r>
      <w:r w:rsidRPr="00606058">
        <w:rPr>
          <w:rFonts w:ascii="Times New Roman" w:hAnsi="Times New Roman" w:hint="eastAsia"/>
          <w:sz w:val="28"/>
          <w:lang w:val="bg-BG"/>
        </w:rPr>
        <w:t>съобщения</w:t>
      </w:r>
      <w:r w:rsidRPr="00606058">
        <w:rPr>
          <w:rFonts w:ascii="Times New Roman" w:hAnsi="Times New Roman"/>
          <w:sz w:val="28"/>
          <w:lang w:val="bg-BG"/>
        </w:rPr>
        <w:t>.</w:t>
      </w:r>
    </w:p>
    <w:p w:rsidR="00606058" w:rsidRDefault="00606058" w:rsidP="00C638D9">
      <w:pPr>
        <w:spacing w:line="360" w:lineRule="auto"/>
        <w:jc w:val="both"/>
        <w:rPr>
          <w:rFonts w:ascii="Times New Roman" w:hAnsi="Times New Roman"/>
          <w:sz w:val="28"/>
          <w:lang w:val="bg-BG"/>
        </w:rPr>
      </w:pPr>
      <w:r w:rsidRPr="00606058">
        <w:rPr>
          <w:rFonts w:ascii="Times New Roman" w:hAnsi="Times New Roman" w:hint="eastAsia"/>
          <w:sz w:val="28"/>
          <w:lang w:val="bg-BG"/>
        </w:rPr>
        <w:lastRenderedPageBreak/>
        <w:t>Това</w:t>
      </w:r>
      <w:r w:rsidRPr="00606058">
        <w:rPr>
          <w:rFonts w:ascii="Times New Roman" w:hAnsi="Times New Roman"/>
          <w:sz w:val="28"/>
          <w:lang w:val="bg-BG"/>
        </w:rPr>
        <w:t xml:space="preserve"> </w:t>
      </w:r>
      <w:r w:rsidRPr="00606058">
        <w:rPr>
          <w:rFonts w:ascii="Times New Roman" w:hAnsi="Times New Roman" w:hint="eastAsia"/>
          <w:sz w:val="28"/>
          <w:lang w:val="bg-BG"/>
        </w:rPr>
        <w:t>е</w:t>
      </w:r>
      <w:r w:rsidRPr="00606058">
        <w:rPr>
          <w:rFonts w:ascii="Times New Roman" w:hAnsi="Times New Roman"/>
          <w:sz w:val="28"/>
          <w:lang w:val="bg-BG"/>
        </w:rPr>
        <w:t xml:space="preserve"> </w:t>
      </w:r>
      <w:r w:rsidR="00BE3DAB">
        <w:rPr>
          <w:rFonts w:ascii="Times New Roman" w:hAnsi="Times New Roman"/>
          <w:sz w:val="28"/>
        </w:rPr>
        <w:t>Spring</w:t>
      </w:r>
      <w:r w:rsidRPr="00606058">
        <w:rPr>
          <w:rFonts w:ascii="Times New Roman" w:hAnsi="Times New Roman"/>
          <w:sz w:val="28"/>
          <w:lang w:val="bg-BG"/>
        </w:rPr>
        <w:t xml:space="preserve"> EL </w:t>
      </w:r>
      <w:r w:rsidRPr="00606058">
        <w:rPr>
          <w:rFonts w:ascii="Times New Roman" w:hAnsi="Times New Roman" w:hint="eastAsia"/>
          <w:sz w:val="28"/>
          <w:lang w:val="bg-BG"/>
        </w:rPr>
        <w:t>израз</w:t>
      </w:r>
      <w:r w:rsidRPr="00606058">
        <w:rPr>
          <w:rFonts w:ascii="Times New Roman" w:hAnsi="Times New Roman"/>
          <w:sz w:val="28"/>
          <w:lang w:val="bg-BG"/>
        </w:rPr>
        <w:t xml:space="preserve">. </w:t>
      </w:r>
      <w:r w:rsidRPr="00606058">
        <w:rPr>
          <w:rFonts w:ascii="Times New Roman" w:hAnsi="Times New Roman" w:hint="eastAsia"/>
          <w:sz w:val="28"/>
          <w:lang w:val="bg-BG"/>
        </w:rPr>
        <w:t>Накратко</w:t>
      </w:r>
      <w:r w:rsidRPr="00606058">
        <w:rPr>
          <w:rFonts w:ascii="Times New Roman" w:hAnsi="Times New Roman"/>
          <w:sz w:val="28"/>
          <w:lang w:val="bg-BG"/>
        </w:rPr>
        <w:t xml:space="preserve">, Spring EL (Spring Expression Language) </w:t>
      </w:r>
      <w:r w:rsidRPr="00606058">
        <w:rPr>
          <w:rFonts w:ascii="Times New Roman" w:hAnsi="Times New Roman" w:hint="eastAsia"/>
          <w:sz w:val="28"/>
          <w:lang w:val="bg-BG"/>
        </w:rPr>
        <w:t>е</w:t>
      </w:r>
      <w:r w:rsidRPr="00606058">
        <w:rPr>
          <w:rFonts w:ascii="Times New Roman" w:hAnsi="Times New Roman"/>
          <w:sz w:val="28"/>
          <w:lang w:val="bg-BG"/>
        </w:rPr>
        <w:t xml:space="preserve"> </w:t>
      </w:r>
      <w:r w:rsidRPr="00606058">
        <w:rPr>
          <w:rFonts w:ascii="Times New Roman" w:hAnsi="Times New Roman" w:hint="eastAsia"/>
          <w:sz w:val="28"/>
          <w:lang w:val="bg-BG"/>
        </w:rPr>
        <w:t>език</w:t>
      </w:r>
      <w:r w:rsidRPr="00606058">
        <w:rPr>
          <w:rFonts w:ascii="Times New Roman" w:hAnsi="Times New Roman"/>
          <w:sz w:val="28"/>
          <w:lang w:val="bg-BG"/>
        </w:rPr>
        <w:t xml:space="preserve">, </w:t>
      </w:r>
      <w:r w:rsidRPr="00606058">
        <w:rPr>
          <w:rFonts w:ascii="Times New Roman" w:hAnsi="Times New Roman" w:hint="eastAsia"/>
          <w:sz w:val="28"/>
          <w:lang w:val="bg-BG"/>
        </w:rPr>
        <w:t>който</w:t>
      </w:r>
      <w:r w:rsidRPr="00606058">
        <w:rPr>
          <w:rFonts w:ascii="Times New Roman" w:hAnsi="Times New Roman"/>
          <w:sz w:val="28"/>
          <w:lang w:val="bg-BG"/>
        </w:rPr>
        <w:t xml:space="preserve"> </w:t>
      </w:r>
      <w:r w:rsidRPr="00606058">
        <w:rPr>
          <w:rFonts w:ascii="Times New Roman" w:hAnsi="Times New Roman" w:hint="eastAsia"/>
          <w:sz w:val="28"/>
          <w:lang w:val="bg-BG"/>
        </w:rPr>
        <w:t>поддържа</w:t>
      </w:r>
      <w:r w:rsidRPr="00606058">
        <w:rPr>
          <w:rFonts w:ascii="Times New Roman" w:hAnsi="Times New Roman"/>
          <w:sz w:val="28"/>
          <w:lang w:val="bg-BG"/>
        </w:rPr>
        <w:t xml:space="preserve"> </w:t>
      </w:r>
      <w:r w:rsidRPr="00606058">
        <w:rPr>
          <w:rFonts w:ascii="Times New Roman" w:hAnsi="Times New Roman" w:hint="eastAsia"/>
          <w:sz w:val="28"/>
          <w:lang w:val="bg-BG"/>
        </w:rPr>
        <w:t>запитвания</w:t>
      </w:r>
      <w:r w:rsidRPr="00606058">
        <w:rPr>
          <w:rFonts w:ascii="Times New Roman" w:hAnsi="Times New Roman"/>
          <w:sz w:val="28"/>
          <w:lang w:val="bg-BG"/>
        </w:rPr>
        <w:t xml:space="preserve"> </w:t>
      </w:r>
      <w:r w:rsidRPr="00606058">
        <w:rPr>
          <w:rFonts w:ascii="Times New Roman" w:hAnsi="Times New Roman" w:hint="eastAsia"/>
          <w:sz w:val="28"/>
          <w:lang w:val="bg-BG"/>
        </w:rPr>
        <w:t>и</w:t>
      </w:r>
      <w:r w:rsidRPr="00606058">
        <w:rPr>
          <w:rFonts w:ascii="Times New Roman" w:hAnsi="Times New Roman"/>
          <w:sz w:val="28"/>
          <w:lang w:val="bg-BG"/>
        </w:rPr>
        <w:t xml:space="preserve"> </w:t>
      </w:r>
      <w:r w:rsidRPr="00606058">
        <w:rPr>
          <w:rFonts w:ascii="Times New Roman" w:hAnsi="Times New Roman" w:hint="eastAsia"/>
          <w:sz w:val="28"/>
          <w:lang w:val="bg-BG"/>
        </w:rPr>
        <w:t>манипулиране</w:t>
      </w:r>
      <w:r w:rsidRPr="00606058">
        <w:rPr>
          <w:rFonts w:ascii="Times New Roman" w:hAnsi="Times New Roman"/>
          <w:sz w:val="28"/>
          <w:lang w:val="bg-BG"/>
        </w:rPr>
        <w:t xml:space="preserve"> </w:t>
      </w:r>
      <w:r w:rsidRPr="00606058">
        <w:rPr>
          <w:rFonts w:ascii="Times New Roman" w:hAnsi="Times New Roman" w:hint="eastAsia"/>
          <w:sz w:val="28"/>
          <w:lang w:val="bg-BG"/>
        </w:rPr>
        <w:t>на</w:t>
      </w:r>
      <w:r w:rsidRPr="00606058">
        <w:rPr>
          <w:rFonts w:ascii="Times New Roman" w:hAnsi="Times New Roman"/>
          <w:sz w:val="28"/>
          <w:lang w:val="bg-BG"/>
        </w:rPr>
        <w:t xml:space="preserve"> </w:t>
      </w:r>
      <w:r w:rsidRPr="00606058">
        <w:rPr>
          <w:rFonts w:ascii="Times New Roman" w:hAnsi="Times New Roman" w:hint="eastAsia"/>
          <w:sz w:val="28"/>
          <w:lang w:val="bg-BG"/>
        </w:rPr>
        <w:t>график</w:t>
      </w:r>
      <w:r w:rsidRPr="00606058">
        <w:rPr>
          <w:rFonts w:ascii="Times New Roman" w:hAnsi="Times New Roman"/>
          <w:sz w:val="28"/>
          <w:lang w:val="bg-BG"/>
        </w:rPr>
        <w:t xml:space="preserve"> </w:t>
      </w:r>
      <w:r w:rsidRPr="00606058">
        <w:rPr>
          <w:rFonts w:ascii="Times New Roman" w:hAnsi="Times New Roman" w:hint="eastAsia"/>
          <w:sz w:val="28"/>
          <w:lang w:val="bg-BG"/>
        </w:rPr>
        <w:t>на</w:t>
      </w:r>
      <w:r w:rsidRPr="00606058">
        <w:rPr>
          <w:rFonts w:ascii="Times New Roman" w:hAnsi="Times New Roman"/>
          <w:sz w:val="28"/>
          <w:lang w:val="bg-BG"/>
        </w:rPr>
        <w:t xml:space="preserve"> </w:t>
      </w:r>
      <w:r w:rsidRPr="00606058">
        <w:rPr>
          <w:rFonts w:ascii="Times New Roman" w:hAnsi="Times New Roman" w:hint="eastAsia"/>
          <w:sz w:val="28"/>
          <w:lang w:val="bg-BG"/>
        </w:rPr>
        <w:t>обект</w:t>
      </w:r>
      <w:r w:rsidRPr="00606058">
        <w:rPr>
          <w:rFonts w:ascii="Times New Roman" w:hAnsi="Times New Roman"/>
          <w:sz w:val="28"/>
          <w:lang w:val="bg-BG"/>
        </w:rPr>
        <w:t xml:space="preserve"> </w:t>
      </w:r>
      <w:r w:rsidRPr="00606058">
        <w:rPr>
          <w:rFonts w:ascii="Times New Roman" w:hAnsi="Times New Roman" w:hint="eastAsia"/>
          <w:sz w:val="28"/>
          <w:lang w:val="bg-BG"/>
        </w:rPr>
        <w:t>по</w:t>
      </w:r>
      <w:r w:rsidRPr="00606058">
        <w:rPr>
          <w:rFonts w:ascii="Times New Roman" w:hAnsi="Times New Roman"/>
          <w:sz w:val="28"/>
          <w:lang w:val="bg-BG"/>
        </w:rPr>
        <w:t xml:space="preserve"> </w:t>
      </w:r>
      <w:r w:rsidRPr="00606058">
        <w:rPr>
          <w:rFonts w:ascii="Times New Roman" w:hAnsi="Times New Roman" w:hint="eastAsia"/>
          <w:sz w:val="28"/>
          <w:lang w:val="bg-BG"/>
        </w:rPr>
        <w:t>време</w:t>
      </w:r>
      <w:r w:rsidRPr="00606058">
        <w:rPr>
          <w:rFonts w:ascii="Times New Roman" w:hAnsi="Times New Roman"/>
          <w:sz w:val="28"/>
          <w:lang w:val="bg-BG"/>
        </w:rPr>
        <w:t xml:space="preserve"> </w:t>
      </w:r>
      <w:r w:rsidRPr="00606058">
        <w:rPr>
          <w:rFonts w:ascii="Times New Roman" w:hAnsi="Times New Roman" w:hint="eastAsia"/>
          <w:sz w:val="28"/>
          <w:lang w:val="bg-BG"/>
        </w:rPr>
        <w:t>на</w:t>
      </w:r>
      <w:r w:rsidRPr="00606058">
        <w:rPr>
          <w:rFonts w:ascii="Times New Roman" w:hAnsi="Times New Roman"/>
          <w:sz w:val="28"/>
          <w:lang w:val="bg-BG"/>
        </w:rPr>
        <w:t xml:space="preserve"> </w:t>
      </w:r>
      <w:r w:rsidRPr="00606058">
        <w:rPr>
          <w:rFonts w:ascii="Times New Roman" w:hAnsi="Times New Roman" w:hint="eastAsia"/>
          <w:sz w:val="28"/>
          <w:lang w:val="bg-BG"/>
        </w:rPr>
        <w:t>изпълнение</w:t>
      </w:r>
      <w:r w:rsidRPr="00606058">
        <w:rPr>
          <w:rFonts w:ascii="Times New Roman" w:hAnsi="Times New Roman"/>
          <w:sz w:val="28"/>
          <w:lang w:val="bg-BG"/>
        </w:rPr>
        <w:t>.</w:t>
      </w:r>
    </w:p>
    <w:p w:rsidR="00BE3DAB" w:rsidRDefault="00BE3DAB" w:rsidP="00BE3DAB">
      <w:pPr>
        <w:rPr>
          <w:rFonts w:ascii="Times New Roman" w:hAnsi="Times New Roman"/>
          <w:sz w:val="28"/>
          <w:lang w:val="bg-BG"/>
        </w:rPr>
      </w:pPr>
    </w:p>
    <w:p w:rsidR="00C638D9" w:rsidRDefault="00BE3DAB" w:rsidP="00C638D9">
      <w:pPr>
        <w:keepNext/>
      </w:pPr>
      <w:r>
        <w:rPr>
          <w:noProof/>
          <w:lang w:eastAsia="en-US"/>
        </w:rPr>
        <w:drawing>
          <wp:inline distT="0" distB="0" distL="0" distR="0" wp14:anchorId="7FCE154D" wp14:editId="0B1F74D4">
            <wp:extent cx="5943600" cy="11283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28395"/>
                    </a:xfrm>
                    <a:prstGeom prst="rect">
                      <a:avLst/>
                    </a:prstGeom>
                  </pic:spPr>
                </pic:pic>
              </a:graphicData>
            </a:graphic>
          </wp:inline>
        </w:drawing>
      </w:r>
    </w:p>
    <w:p w:rsidR="001D37B0" w:rsidRDefault="00C638D9" w:rsidP="00C638D9">
      <w:pPr>
        <w:pStyle w:val="Caption"/>
        <w:rPr>
          <w:rFonts w:ascii="Times New Roman" w:hAnsi="Times New Roman"/>
          <w:sz w:val="28"/>
          <w:lang w:val="bg-BG"/>
        </w:rPr>
      </w:pPr>
      <w:r>
        <w:rPr>
          <w:rFonts w:hint="eastAsia"/>
        </w:rPr>
        <w:t>Фигура</w:t>
      </w:r>
      <w:r>
        <w:t xml:space="preserve"> </w:t>
      </w:r>
      <w:ins w:id="339" w:author="Peter Mihaylov" w:date="2019-03-14T10:31:00Z">
        <w:r w:rsidR="006236F8">
          <w:fldChar w:fldCharType="begin"/>
        </w:r>
        <w:r w:rsidR="006236F8">
          <w:instrText xml:space="preserve"> STYLEREF 2 \s </w:instrText>
        </w:r>
      </w:ins>
      <w:r w:rsidR="006236F8">
        <w:fldChar w:fldCharType="separate"/>
      </w:r>
      <w:r w:rsidR="006236F8">
        <w:rPr>
          <w:noProof/>
        </w:rPr>
        <w:t>3.12</w:t>
      </w:r>
      <w:ins w:id="340"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341" w:author="Peter Mihaylov" w:date="2019-03-14T10:31:00Z">
        <w:r w:rsidR="006236F8">
          <w:rPr>
            <w:noProof/>
          </w:rPr>
          <w:t>4</w:t>
        </w:r>
        <w:r w:rsidR="006236F8">
          <w:fldChar w:fldCharType="end"/>
        </w:r>
      </w:ins>
      <w:del w:id="342"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3.12</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4</w:delText>
        </w:r>
        <w:r w:rsidR="006F7A0D" w:rsidDel="006236F8">
          <w:fldChar w:fldCharType="end"/>
        </w:r>
      </w:del>
    </w:p>
    <w:p w:rsidR="00DE1781" w:rsidRDefault="00DE1781" w:rsidP="00FE4D2A">
      <w:pPr>
        <w:rPr>
          <w:rFonts w:ascii="Times New Roman" w:hAnsi="Times New Roman"/>
          <w:sz w:val="28"/>
          <w:lang w:val="bg-BG"/>
        </w:rPr>
      </w:pPr>
    </w:p>
    <w:p w:rsidR="00DE1781" w:rsidRDefault="00DE1781" w:rsidP="00FE4D2A">
      <w:pPr>
        <w:rPr>
          <w:rFonts w:ascii="Times New Roman" w:hAnsi="Times New Roman"/>
          <w:sz w:val="28"/>
          <w:lang w:val="bg-BG"/>
        </w:rPr>
      </w:pPr>
    </w:p>
    <w:p w:rsidR="00DE1781" w:rsidRDefault="00DE1781" w:rsidP="00FE4D2A">
      <w:pPr>
        <w:rPr>
          <w:rFonts w:ascii="Times New Roman" w:hAnsi="Times New Roman"/>
          <w:sz w:val="28"/>
          <w:lang w:val="bg-BG"/>
        </w:rPr>
      </w:pPr>
    </w:p>
    <w:p w:rsidR="00DE1781" w:rsidRDefault="00DE1781" w:rsidP="00FE4D2A">
      <w:pPr>
        <w:rPr>
          <w:rFonts w:ascii="Times New Roman" w:hAnsi="Times New Roman"/>
          <w:sz w:val="28"/>
          <w:lang w:val="bg-BG"/>
        </w:rPr>
      </w:pPr>
    </w:p>
    <w:p w:rsidR="00FE4D2A" w:rsidRPr="00B132CF" w:rsidRDefault="00FE4D2A" w:rsidP="000A0792">
      <w:pPr>
        <w:pStyle w:val="Heading2"/>
        <w:numPr>
          <w:ilvl w:val="1"/>
          <w:numId w:val="12"/>
        </w:numPr>
        <w:jc w:val="both"/>
        <w:rPr>
          <w:b/>
          <w:i w:val="0"/>
        </w:rPr>
      </w:pPr>
      <w:bookmarkStart w:id="343" w:name="_Toc3452641"/>
      <w:r w:rsidRPr="00B132CF">
        <w:rPr>
          <w:b/>
          <w:i w:val="0"/>
        </w:rPr>
        <w:t>WebSecurityConfigurerAdapter</w:t>
      </w:r>
      <w:bookmarkEnd w:id="343"/>
    </w:p>
    <w:p w:rsidR="001D37B0" w:rsidRDefault="001D37B0" w:rsidP="001D37B0">
      <w:pPr>
        <w:pStyle w:val="ListParagraph"/>
        <w:ind w:left="792"/>
        <w:rPr>
          <w:rFonts w:ascii="Times New Roman" w:hAnsi="Times New Roman"/>
          <w:sz w:val="28"/>
        </w:rPr>
      </w:pPr>
    </w:p>
    <w:p w:rsidR="00DE1781" w:rsidRPr="001D37B0" w:rsidRDefault="00DE1781" w:rsidP="001D37B0">
      <w:pPr>
        <w:pStyle w:val="ListParagraph"/>
        <w:ind w:left="792"/>
        <w:rPr>
          <w:rFonts w:ascii="Times New Roman" w:hAnsi="Times New Roman"/>
          <w:sz w:val="28"/>
        </w:rPr>
      </w:pPr>
    </w:p>
    <w:p w:rsidR="00B132CF" w:rsidRDefault="001D37B0" w:rsidP="00B132CF">
      <w:pPr>
        <w:spacing w:line="360" w:lineRule="auto"/>
        <w:jc w:val="both"/>
        <w:rPr>
          <w:rFonts w:ascii="Times New Roman" w:hAnsi="Times New Roman"/>
          <w:sz w:val="28"/>
        </w:rPr>
      </w:pPr>
      <w:r w:rsidRPr="001D37B0">
        <w:rPr>
          <w:rFonts w:ascii="Times New Roman" w:hAnsi="Times New Roman" w:hint="eastAsia"/>
          <w:sz w:val="28"/>
        </w:rPr>
        <w:t>Анотацията</w:t>
      </w:r>
      <w:r w:rsidRPr="001D37B0">
        <w:rPr>
          <w:rFonts w:ascii="Times New Roman" w:hAnsi="Times New Roman"/>
          <w:sz w:val="28"/>
        </w:rPr>
        <w:t xml:space="preserve"> @</w:t>
      </w:r>
      <w:r w:rsidRPr="00B132CF">
        <w:rPr>
          <w:rFonts w:ascii="Times New Roman" w:hAnsi="Times New Roman"/>
          <w:i/>
          <w:sz w:val="28"/>
        </w:rPr>
        <w:t>EnableWebSecurity</w:t>
      </w:r>
      <w:r w:rsidRPr="001D37B0">
        <w:rPr>
          <w:rFonts w:ascii="Times New Roman" w:hAnsi="Times New Roman"/>
          <w:sz w:val="28"/>
        </w:rPr>
        <w:t xml:space="preserve"> </w:t>
      </w:r>
      <w:r w:rsidRPr="001D37B0">
        <w:rPr>
          <w:rFonts w:ascii="Times New Roman" w:hAnsi="Times New Roman" w:hint="eastAsia"/>
          <w:sz w:val="28"/>
        </w:rPr>
        <w:t>и</w:t>
      </w:r>
      <w:r w:rsidRPr="001D37B0">
        <w:rPr>
          <w:rFonts w:ascii="Times New Roman" w:hAnsi="Times New Roman"/>
          <w:sz w:val="28"/>
        </w:rPr>
        <w:t xml:space="preserve"> </w:t>
      </w:r>
      <w:r w:rsidRPr="00B132CF">
        <w:rPr>
          <w:rFonts w:ascii="Times New Roman" w:hAnsi="Times New Roman"/>
          <w:b/>
          <w:sz w:val="28"/>
        </w:rPr>
        <w:t>WebSecurityConfigurerAdapter</w:t>
      </w:r>
      <w:r w:rsidRPr="001D37B0">
        <w:rPr>
          <w:rFonts w:ascii="Times New Roman" w:hAnsi="Times New Roman"/>
          <w:sz w:val="28"/>
        </w:rPr>
        <w:t xml:space="preserve"> </w:t>
      </w:r>
      <w:r w:rsidRPr="001D37B0">
        <w:rPr>
          <w:rFonts w:ascii="Times New Roman" w:hAnsi="Times New Roman" w:hint="eastAsia"/>
          <w:sz w:val="28"/>
        </w:rPr>
        <w:t>работят</w:t>
      </w:r>
      <w:r w:rsidRPr="001D37B0">
        <w:rPr>
          <w:rFonts w:ascii="Times New Roman" w:hAnsi="Times New Roman"/>
          <w:sz w:val="28"/>
        </w:rPr>
        <w:t xml:space="preserve"> </w:t>
      </w:r>
      <w:r w:rsidRPr="001D37B0">
        <w:rPr>
          <w:rFonts w:ascii="Times New Roman" w:hAnsi="Times New Roman" w:hint="eastAsia"/>
          <w:sz w:val="28"/>
        </w:rPr>
        <w:t>заедно</w:t>
      </w:r>
      <w:r w:rsidRPr="001D37B0">
        <w:rPr>
          <w:rFonts w:ascii="Times New Roman" w:hAnsi="Times New Roman"/>
          <w:sz w:val="28"/>
        </w:rPr>
        <w:t xml:space="preserve">, </w:t>
      </w:r>
      <w:r w:rsidRPr="001D37B0">
        <w:rPr>
          <w:rFonts w:ascii="Times New Roman" w:hAnsi="Times New Roman" w:hint="eastAsia"/>
          <w:sz w:val="28"/>
        </w:rPr>
        <w:t>за</w:t>
      </w:r>
      <w:r w:rsidRPr="001D37B0">
        <w:rPr>
          <w:rFonts w:ascii="Times New Roman" w:hAnsi="Times New Roman"/>
          <w:sz w:val="28"/>
        </w:rPr>
        <w:t xml:space="preserve"> </w:t>
      </w:r>
      <w:r w:rsidRPr="001D37B0">
        <w:rPr>
          <w:rFonts w:ascii="Times New Roman" w:hAnsi="Times New Roman" w:hint="eastAsia"/>
          <w:sz w:val="28"/>
        </w:rPr>
        <w:t>да</w:t>
      </w:r>
      <w:r w:rsidRPr="001D37B0">
        <w:rPr>
          <w:rFonts w:ascii="Times New Roman" w:hAnsi="Times New Roman"/>
          <w:sz w:val="28"/>
        </w:rPr>
        <w:t xml:space="preserve"> </w:t>
      </w:r>
      <w:r w:rsidRPr="001D37B0">
        <w:rPr>
          <w:rFonts w:ascii="Times New Roman" w:hAnsi="Times New Roman" w:hint="eastAsia"/>
          <w:sz w:val="28"/>
        </w:rPr>
        <w:t>осигурят</w:t>
      </w:r>
      <w:r w:rsidRPr="001D37B0">
        <w:rPr>
          <w:rFonts w:ascii="Times New Roman" w:hAnsi="Times New Roman"/>
          <w:sz w:val="28"/>
        </w:rPr>
        <w:t xml:space="preserve"> </w:t>
      </w:r>
      <w:r w:rsidRPr="001D37B0">
        <w:rPr>
          <w:rFonts w:ascii="Times New Roman" w:hAnsi="Times New Roman" w:hint="eastAsia"/>
          <w:sz w:val="28"/>
        </w:rPr>
        <w:t>уеб</w:t>
      </w:r>
      <w:r w:rsidRPr="001D37B0">
        <w:rPr>
          <w:rFonts w:ascii="Times New Roman" w:hAnsi="Times New Roman"/>
          <w:sz w:val="28"/>
        </w:rPr>
        <w:t xml:space="preserve"> </w:t>
      </w:r>
      <w:r w:rsidRPr="001D37B0">
        <w:rPr>
          <w:rFonts w:ascii="Times New Roman" w:hAnsi="Times New Roman" w:hint="eastAsia"/>
          <w:sz w:val="28"/>
        </w:rPr>
        <w:t>базирана</w:t>
      </w:r>
      <w:r w:rsidRPr="001D37B0">
        <w:rPr>
          <w:rFonts w:ascii="Times New Roman" w:hAnsi="Times New Roman"/>
          <w:sz w:val="28"/>
        </w:rPr>
        <w:t xml:space="preserve"> </w:t>
      </w:r>
      <w:r w:rsidRPr="001D37B0">
        <w:rPr>
          <w:rFonts w:ascii="Times New Roman" w:hAnsi="Times New Roman" w:hint="eastAsia"/>
          <w:sz w:val="28"/>
        </w:rPr>
        <w:t>сигурност</w:t>
      </w:r>
      <w:r w:rsidRPr="001D37B0">
        <w:rPr>
          <w:rFonts w:ascii="Times New Roman" w:hAnsi="Times New Roman"/>
          <w:sz w:val="28"/>
        </w:rPr>
        <w:t xml:space="preserve">. </w:t>
      </w:r>
      <w:r w:rsidRPr="001D37B0">
        <w:rPr>
          <w:rFonts w:ascii="Times New Roman" w:hAnsi="Times New Roman" w:hint="eastAsia"/>
          <w:sz w:val="28"/>
        </w:rPr>
        <w:t>Разширявайки</w:t>
      </w:r>
      <w:r w:rsidRPr="001D37B0">
        <w:rPr>
          <w:rFonts w:ascii="Times New Roman" w:hAnsi="Times New Roman"/>
          <w:sz w:val="28"/>
        </w:rPr>
        <w:t xml:space="preserve"> WebSecurityConfigurerAdapter </w:t>
      </w:r>
      <w:r w:rsidRPr="001D37B0">
        <w:rPr>
          <w:rFonts w:ascii="Times New Roman" w:hAnsi="Times New Roman" w:hint="eastAsia"/>
          <w:sz w:val="28"/>
        </w:rPr>
        <w:t>и</w:t>
      </w:r>
      <w:r w:rsidRPr="001D37B0">
        <w:rPr>
          <w:rFonts w:ascii="Times New Roman" w:hAnsi="Times New Roman"/>
          <w:sz w:val="28"/>
        </w:rPr>
        <w:t xml:space="preserve"> </w:t>
      </w:r>
      <w:r w:rsidRPr="001D37B0">
        <w:rPr>
          <w:rFonts w:ascii="Times New Roman" w:hAnsi="Times New Roman" w:hint="eastAsia"/>
          <w:sz w:val="28"/>
        </w:rPr>
        <w:t>само</w:t>
      </w:r>
      <w:r w:rsidRPr="001D37B0">
        <w:rPr>
          <w:rFonts w:ascii="Times New Roman" w:hAnsi="Times New Roman"/>
          <w:sz w:val="28"/>
        </w:rPr>
        <w:t xml:space="preserve"> </w:t>
      </w:r>
      <w:r w:rsidRPr="001D37B0">
        <w:rPr>
          <w:rFonts w:ascii="Times New Roman" w:hAnsi="Times New Roman" w:hint="eastAsia"/>
          <w:sz w:val="28"/>
        </w:rPr>
        <w:t>няколко</w:t>
      </w:r>
      <w:r w:rsidRPr="001D37B0">
        <w:rPr>
          <w:rFonts w:ascii="Times New Roman" w:hAnsi="Times New Roman"/>
          <w:sz w:val="28"/>
        </w:rPr>
        <w:t xml:space="preserve"> </w:t>
      </w:r>
      <w:r w:rsidRPr="001D37B0">
        <w:rPr>
          <w:rFonts w:ascii="Times New Roman" w:hAnsi="Times New Roman" w:hint="eastAsia"/>
          <w:sz w:val="28"/>
        </w:rPr>
        <w:t>реда</w:t>
      </w:r>
      <w:r w:rsidRPr="001D37B0">
        <w:rPr>
          <w:rFonts w:ascii="Times New Roman" w:hAnsi="Times New Roman"/>
          <w:sz w:val="28"/>
        </w:rPr>
        <w:t xml:space="preserve"> </w:t>
      </w:r>
      <w:r w:rsidRPr="001D37B0">
        <w:rPr>
          <w:rFonts w:ascii="Times New Roman" w:hAnsi="Times New Roman" w:hint="eastAsia"/>
          <w:sz w:val="28"/>
        </w:rPr>
        <w:t>код</w:t>
      </w:r>
      <w:r w:rsidRPr="001D37B0">
        <w:rPr>
          <w:rFonts w:ascii="Times New Roman" w:hAnsi="Times New Roman"/>
          <w:sz w:val="28"/>
        </w:rPr>
        <w:t xml:space="preserve">, </w:t>
      </w:r>
      <w:r w:rsidRPr="001D37B0">
        <w:rPr>
          <w:rFonts w:ascii="Times New Roman" w:hAnsi="Times New Roman" w:hint="eastAsia"/>
          <w:sz w:val="28"/>
        </w:rPr>
        <w:t>ние</w:t>
      </w:r>
      <w:r w:rsidRPr="001D37B0">
        <w:rPr>
          <w:rFonts w:ascii="Times New Roman" w:hAnsi="Times New Roman"/>
          <w:sz w:val="28"/>
        </w:rPr>
        <w:t xml:space="preserve"> </w:t>
      </w:r>
      <w:r w:rsidRPr="001D37B0">
        <w:rPr>
          <w:rFonts w:ascii="Times New Roman" w:hAnsi="Times New Roman" w:hint="eastAsia"/>
          <w:sz w:val="28"/>
        </w:rPr>
        <w:t>можем</w:t>
      </w:r>
      <w:r w:rsidRPr="001D37B0">
        <w:rPr>
          <w:rFonts w:ascii="Times New Roman" w:hAnsi="Times New Roman"/>
          <w:sz w:val="28"/>
        </w:rPr>
        <w:t xml:space="preserve"> </w:t>
      </w:r>
      <w:r w:rsidRPr="001D37B0">
        <w:rPr>
          <w:rFonts w:ascii="Times New Roman" w:hAnsi="Times New Roman" w:hint="eastAsia"/>
          <w:sz w:val="28"/>
        </w:rPr>
        <w:t>да</w:t>
      </w:r>
      <w:r w:rsidRPr="001D37B0">
        <w:rPr>
          <w:rFonts w:ascii="Times New Roman" w:hAnsi="Times New Roman"/>
          <w:sz w:val="28"/>
        </w:rPr>
        <w:t xml:space="preserve"> </w:t>
      </w:r>
      <w:r w:rsidRPr="001D37B0">
        <w:rPr>
          <w:rFonts w:ascii="Times New Roman" w:hAnsi="Times New Roman" w:hint="eastAsia"/>
          <w:sz w:val="28"/>
        </w:rPr>
        <w:t>направим</w:t>
      </w:r>
      <w:r w:rsidRPr="001D37B0">
        <w:rPr>
          <w:rFonts w:ascii="Times New Roman" w:hAnsi="Times New Roman"/>
          <w:sz w:val="28"/>
        </w:rPr>
        <w:t xml:space="preserve"> </w:t>
      </w:r>
      <w:r w:rsidRPr="001D37B0">
        <w:rPr>
          <w:rFonts w:ascii="Times New Roman" w:hAnsi="Times New Roman" w:hint="eastAsia"/>
          <w:sz w:val="28"/>
        </w:rPr>
        <w:t>следното</w:t>
      </w:r>
      <w:r w:rsidRPr="001D37B0">
        <w:rPr>
          <w:rFonts w:ascii="Times New Roman" w:hAnsi="Times New Roman"/>
          <w:sz w:val="28"/>
        </w:rPr>
        <w:t>:</w:t>
      </w:r>
    </w:p>
    <w:p w:rsidR="00DE1781" w:rsidRPr="00B132CF" w:rsidRDefault="00DE1781" w:rsidP="00B132CF">
      <w:pPr>
        <w:spacing w:line="360" w:lineRule="auto"/>
        <w:jc w:val="both"/>
        <w:rPr>
          <w:rFonts w:ascii="Times New Roman" w:hAnsi="Times New Roman"/>
          <w:sz w:val="28"/>
        </w:rPr>
      </w:pPr>
    </w:p>
    <w:p w:rsidR="00B132CF" w:rsidRPr="00B132CF" w:rsidRDefault="001D37B0" w:rsidP="000A0792">
      <w:pPr>
        <w:pStyle w:val="ListParagraph"/>
        <w:numPr>
          <w:ilvl w:val="0"/>
          <w:numId w:val="13"/>
        </w:numPr>
        <w:spacing w:line="360" w:lineRule="auto"/>
        <w:jc w:val="both"/>
        <w:rPr>
          <w:rFonts w:ascii="Times New Roman" w:hAnsi="Times New Roman"/>
          <w:sz w:val="28"/>
          <w:szCs w:val="28"/>
        </w:rPr>
      </w:pPr>
      <w:r w:rsidRPr="001D37B0">
        <w:rPr>
          <w:rFonts w:ascii="Times New Roman" w:hAnsi="Times New Roman"/>
          <w:sz w:val="28"/>
          <w:szCs w:val="28"/>
          <w:lang w:val="bg-BG"/>
        </w:rPr>
        <w:t xml:space="preserve">Да създадем </w:t>
      </w:r>
      <w:r w:rsidRPr="001D37B0">
        <w:rPr>
          <w:rFonts w:ascii="Times New Roman" w:hAnsi="Times New Roman" w:hint="eastAsia"/>
          <w:sz w:val="28"/>
          <w:szCs w:val="28"/>
        </w:rPr>
        <w:t>изискване</w:t>
      </w:r>
      <w:r w:rsidRPr="001D37B0">
        <w:rPr>
          <w:rFonts w:ascii="Times New Roman" w:hAnsi="Times New Roman"/>
          <w:sz w:val="28"/>
          <w:szCs w:val="28"/>
        </w:rPr>
        <w:t xml:space="preserve"> </w:t>
      </w:r>
      <w:r w:rsidRPr="001D37B0">
        <w:rPr>
          <w:rFonts w:ascii="Times New Roman" w:hAnsi="Times New Roman" w:hint="eastAsia"/>
          <w:sz w:val="28"/>
          <w:szCs w:val="28"/>
        </w:rPr>
        <w:t>от</w:t>
      </w:r>
      <w:r w:rsidRPr="001D37B0">
        <w:rPr>
          <w:rFonts w:ascii="Times New Roman" w:hAnsi="Times New Roman"/>
          <w:sz w:val="28"/>
          <w:szCs w:val="28"/>
        </w:rPr>
        <w:t xml:space="preserve"> </w:t>
      </w:r>
      <w:r w:rsidRPr="001D37B0">
        <w:rPr>
          <w:rFonts w:ascii="Times New Roman" w:hAnsi="Times New Roman" w:hint="eastAsia"/>
          <w:sz w:val="28"/>
          <w:szCs w:val="28"/>
        </w:rPr>
        <w:t>потребителя</w:t>
      </w:r>
      <w:r w:rsidRPr="001D37B0">
        <w:rPr>
          <w:rFonts w:ascii="Times New Roman" w:hAnsi="Times New Roman"/>
          <w:sz w:val="28"/>
          <w:szCs w:val="28"/>
        </w:rPr>
        <w:t xml:space="preserve"> </w:t>
      </w:r>
      <w:r w:rsidRPr="001D37B0">
        <w:rPr>
          <w:rFonts w:ascii="Times New Roman" w:hAnsi="Times New Roman" w:hint="eastAsia"/>
          <w:sz w:val="28"/>
          <w:szCs w:val="28"/>
        </w:rPr>
        <w:t>да</w:t>
      </w:r>
      <w:r w:rsidRPr="001D37B0">
        <w:rPr>
          <w:rFonts w:ascii="Times New Roman" w:hAnsi="Times New Roman"/>
          <w:sz w:val="28"/>
          <w:szCs w:val="28"/>
        </w:rPr>
        <w:t xml:space="preserve"> </w:t>
      </w:r>
      <w:r w:rsidRPr="001D37B0">
        <w:rPr>
          <w:rFonts w:ascii="Times New Roman" w:hAnsi="Times New Roman" w:hint="eastAsia"/>
          <w:sz w:val="28"/>
          <w:szCs w:val="28"/>
        </w:rPr>
        <w:t>бъде аутентикиран преди</w:t>
      </w:r>
      <w:r w:rsidRPr="001D37B0">
        <w:rPr>
          <w:rFonts w:ascii="Times New Roman" w:hAnsi="Times New Roman"/>
          <w:sz w:val="28"/>
          <w:szCs w:val="28"/>
        </w:rPr>
        <w:t xml:space="preserve"> </w:t>
      </w:r>
      <w:r w:rsidRPr="001D37B0">
        <w:rPr>
          <w:rFonts w:ascii="Times New Roman" w:hAnsi="Times New Roman" w:hint="eastAsia"/>
          <w:sz w:val="28"/>
          <w:szCs w:val="28"/>
        </w:rPr>
        <w:t>да</w:t>
      </w:r>
      <w:r w:rsidRPr="001D37B0">
        <w:rPr>
          <w:rFonts w:ascii="Times New Roman" w:hAnsi="Times New Roman"/>
          <w:sz w:val="28"/>
          <w:szCs w:val="28"/>
        </w:rPr>
        <w:t xml:space="preserve"> </w:t>
      </w:r>
      <w:r w:rsidRPr="001D37B0">
        <w:rPr>
          <w:rFonts w:ascii="Times New Roman" w:hAnsi="Times New Roman" w:hint="eastAsia"/>
          <w:sz w:val="28"/>
          <w:szCs w:val="28"/>
        </w:rPr>
        <w:t>получи</w:t>
      </w:r>
      <w:r w:rsidRPr="001D37B0">
        <w:rPr>
          <w:rFonts w:ascii="Times New Roman" w:hAnsi="Times New Roman"/>
          <w:sz w:val="28"/>
          <w:szCs w:val="28"/>
        </w:rPr>
        <w:t xml:space="preserve"> </w:t>
      </w:r>
      <w:r w:rsidRPr="001D37B0">
        <w:rPr>
          <w:rFonts w:ascii="Times New Roman" w:hAnsi="Times New Roman" w:hint="eastAsia"/>
          <w:sz w:val="28"/>
          <w:szCs w:val="28"/>
        </w:rPr>
        <w:t>достъп</w:t>
      </w:r>
      <w:r w:rsidRPr="001D37B0">
        <w:rPr>
          <w:rFonts w:ascii="Times New Roman" w:hAnsi="Times New Roman"/>
          <w:sz w:val="28"/>
          <w:szCs w:val="28"/>
        </w:rPr>
        <w:t xml:space="preserve"> </w:t>
      </w:r>
      <w:r w:rsidRPr="001D37B0">
        <w:rPr>
          <w:rFonts w:ascii="Times New Roman" w:hAnsi="Times New Roman" w:hint="eastAsia"/>
          <w:sz w:val="28"/>
          <w:szCs w:val="28"/>
        </w:rPr>
        <w:t>до</w:t>
      </w:r>
      <w:r w:rsidRPr="001D37B0">
        <w:rPr>
          <w:rFonts w:ascii="Times New Roman" w:hAnsi="Times New Roman"/>
          <w:sz w:val="28"/>
          <w:szCs w:val="28"/>
        </w:rPr>
        <w:t xml:space="preserve"> </w:t>
      </w:r>
      <w:r w:rsidRPr="001D37B0">
        <w:rPr>
          <w:rFonts w:ascii="Times New Roman" w:hAnsi="Times New Roman" w:hint="eastAsia"/>
          <w:sz w:val="28"/>
          <w:szCs w:val="28"/>
        </w:rPr>
        <w:t>някой</w:t>
      </w:r>
      <w:r w:rsidRPr="001D37B0">
        <w:rPr>
          <w:rFonts w:ascii="Times New Roman" w:hAnsi="Times New Roman"/>
          <w:sz w:val="28"/>
          <w:szCs w:val="28"/>
        </w:rPr>
        <w:t xml:space="preserve"> URL </w:t>
      </w:r>
      <w:r w:rsidRPr="001D37B0">
        <w:rPr>
          <w:rFonts w:ascii="Times New Roman" w:hAnsi="Times New Roman" w:hint="eastAsia"/>
          <w:sz w:val="28"/>
          <w:szCs w:val="28"/>
        </w:rPr>
        <w:t>адрес</w:t>
      </w:r>
      <w:r w:rsidRPr="001D37B0">
        <w:rPr>
          <w:rFonts w:ascii="Times New Roman" w:hAnsi="Times New Roman"/>
          <w:sz w:val="28"/>
          <w:szCs w:val="28"/>
        </w:rPr>
        <w:t xml:space="preserve"> </w:t>
      </w:r>
      <w:r w:rsidRPr="001D37B0">
        <w:rPr>
          <w:rFonts w:ascii="Times New Roman" w:hAnsi="Times New Roman" w:hint="eastAsia"/>
          <w:sz w:val="28"/>
          <w:szCs w:val="28"/>
        </w:rPr>
        <w:t>в</w:t>
      </w:r>
      <w:r w:rsidRPr="001D37B0">
        <w:rPr>
          <w:rFonts w:ascii="Times New Roman" w:hAnsi="Times New Roman"/>
          <w:sz w:val="28"/>
          <w:szCs w:val="28"/>
        </w:rPr>
        <w:t xml:space="preserve"> </w:t>
      </w:r>
      <w:r w:rsidRPr="001D37B0">
        <w:rPr>
          <w:rFonts w:ascii="Times New Roman" w:hAnsi="Times New Roman" w:hint="eastAsia"/>
          <w:sz w:val="28"/>
          <w:szCs w:val="28"/>
        </w:rPr>
        <w:t>приложението</w:t>
      </w:r>
      <w:r w:rsidRPr="001D37B0">
        <w:rPr>
          <w:rFonts w:ascii="Times New Roman" w:hAnsi="Times New Roman"/>
          <w:sz w:val="28"/>
          <w:szCs w:val="28"/>
        </w:rPr>
        <w:t xml:space="preserve"> </w:t>
      </w:r>
      <w:r w:rsidRPr="001D37B0">
        <w:rPr>
          <w:rFonts w:ascii="Times New Roman" w:hAnsi="Times New Roman" w:hint="eastAsia"/>
          <w:sz w:val="28"/>
          <w:szCs w:val="28"/>
        </w:rPr>
        <w:t>ни</w:t>
      </w:r>
      <w:r w:rsidRPr="001D37B0">
        <w:rPr>
          <w:rFonts w:ascii="Times New Roman" w:hAnsi="Times New Roman"/>
          <w:sz w:val="28"/>
          <w:szCs w:val="28"/>
          <w:lang w:val="bg-BG"/>
        </w:rPr>
        <w:t>.</w:t>
      </w:r>
    </w:p>
    <w:p w:rsidR="001D37B0" w:rsidRPr="001D37B0" w:rsidRDefault="001D37B0" w:rsidP="000A0792">
      <w:pPr>
        <w:pStyle w:val="ListParagraph"/>
        <w:numPr>
          <w:ilvl w:val="0"/>
          <w:numId w:val="13"/>
        </w:numPr>
        <w:spacing w:line="360" w:lineRule="auto"/>
        <w:jc w:val="both"/>
        <w:rPr>
          <w:rFonts w:ascii="Times New Roman" w:hAnsi="Times New Roman"/>
          <w:sz w:val="28"/>
          <w:szCs w:val="28"/>
        </w:rPr>
      </w:pPr>
      <w:r w:rsidRPr="001D37B0">
        <w:rPr>
          <w:rFonts w:ascii="Times New Roman" w:hAnsi="Times New Roman" w:hint="eastAsia"/>
          <w:sz w:val="28"/>
          <w:szCs w:val="28"/>
        </w:rPr>
        <w:t>Предварително да се създаде</w:t>
      </w:r>
      <w:r w:rsidRPr="001D37B0">
        <w:rPr>
          <w:rFonts w:ascii="Times New Roman" w:hAnsi="Times New Roman"/>
          <w:sz w:val="28"/>
          <w:szCs w:val="28"/>
        </w:rPr>
        <w:t xml:space="preserve"> </w:t>
      </w:r>
      <w:r w:rsidRPr="001D37B0">
        <w:rPr>
          <w:rFonts w:ascii="Times New Roman" w:hAnsi="Times New Roman" w:hint="eastAsia"/>
          <w:sz w:val="28"/>
          <w:szCs w:val="28"/>
        </w:rPr>
        <w:t>потребител</w:t>
      </w:r>
      <w:r w:rsidRPr="001D37B0">
        <w:rPr>
          <w:rFonts w:ascii="Times New Roman" w:hAnsi="Times New Roman"/>
          <w:sz w:val="28"/>
          <w:szCs w:val="28"/>
        </w:rPr>
        <w:t xml:space="preserve"> </w:t>
      </w:r>
      <w:r w:rsidRPr="001D37B0">
        <w:rPr>
          <w:rFonts w:ascii="Times New Roman" w:hAnsi="Times New Roman" w:hint="eastAsia"/>
          <w:sz w:val="28"/>
          <w:szCs w:val="28"/>
        </w:rPr>
        <w:t>с</w:t>
      </w:r>
      <w:r w:rsidRPr="001D37B0">
        <w:rPr>
          <w:rFonts w:ascii="Times New Roman" w:hAnsi="Times New Roman"/>
          <w:sz w:val="28"/>
          <w:szCs w:val="28"/>
        </w:rPr>
        <w:t xml:space="preserve"> </w:t>
      </w:r>
      <w:r w:rsidRPr="001D37B0">
        <w:rPr>
          <w:rFonts w:ascii="Times New Roman" w:hAnsi="Times New Roman" w:hint="eastAsia"/>
          <w:sz w:val="28"/>
          <w:szCs w:val="28"/>
        </w:rPr>
        <w:t>потребителското</w:t>
      </w:r>
      <w:r w:rsidRPr="001D37B0">
        <w:rPr>
          <w:rFonts w:ascii="Times New Roman" w:hAnsi="Times New Roman"/>
          <w:sz w:val="28"/>
          <w:szCs w:val="28"/>
        </w:rPr>
        <w:t xml:space="preserve"> </w:t>
      </w:r>
      <w:r w:rsidRPr="001D37B0">
        <w:rPr>
          <w:rFonts w:ascii="Times New Roman" w:hAnsi="Times New Roman" w:hint="eastAsia"/>
          <w:sz w:val="28"/>
          <w:szCs w:val="28"/>
        </w:rPr>
        <w:t>име</w:t>
      </w:r>
      <w:r w:rsidRPr="001D37B0">
        <w:rPr>
          <w:rFonts w:ascii="Times New Roman" w:hAnsi="Times New Roman"/>
          <w:sz w:val="28"/>
          <w:szCs w:val="28"/>
        </w:rPr>
        <w:t xml:space="preserve"> „user</w:t>
      </w:r>
      <w:r w:rsidRPr="001D37B0">
        <w:rPr>
          <w:rFonts w:ascii="Times New Roman" w:hAnsi="Times New Roman" w:hint="eastAsia"/>
          <w:sz w:val="28"/>
          <w:szCs w:val="28"/>
        </w:rPr>
        <w:t>“</w:t>
      </w:r>
      <w:r w:rsidRPr="001D37B0">
        <w:rPr>
          <w:rFonts w:ascii="Times New Roman" w:hAnsi="Times New Roman"/>
          <w:sz w:val="28"/>
          <w:szCs w:val="28"/>
        </w:rPr>
        <w:t xml:space="preserve">, </w:t>
      </w:r>
      <w:r w:rsidRPr="001D37B0">
        <w:rPr>
          <w:rFonts w:ascii="Times New Roman" w:hAnsi="Times New Roman" w:hint="eastAsia"/>
          <w:sz w:val="28"/>
          <w:szCs w:val="28"/>
        </w:rPr>
        <w:t>паролата</w:t>
      </w:r>
      <w:r w:rsidRPr="001D37B0">
        <w:rPr>
          <w:rFonts w:ascii="Times New Roman" w:hAnsi="Times New Roman"/>
          <w:sz w:val="28"/>
          <w:szCs w:val="28"/>
        </w:rPr>
        <w:t xml:space="preserve"> „</w:t>
      </w:r>
      <w:r w:rsidRPr="001D37B0">
        <w:rPr>
          <w:rFonts w:ascii="Times New Roman" w:hAnsi="Times New Roman" w:hint="eastAsia"/>
          <w:sz w:val="28"/>
          <w:szCs w:val="28"/>
        </w:rPr>
        <w:t>passoword“</w:t>
      </w:r>
      <w:r w:rsidRPr="001D37B0">
        <w:rPr>
          <w:rFonts w:ascii="Times New Roman" w:hAnsi="Times New Roman"/>
          <w:sz w:val="28"/>
          <w:szCs w:val="28"/>
        </w:rPr>
        <w:t xml:space="preserve"> </w:t>
      </w:r>
      <w:r w:rsidRPr="001D37B0">
        <w:rPr>
          <w:rFonts w:ascii="Times New Roman" w:hAnsi="Times New Roman" w:hint="eastAsia"/>
          <w:sz w:val="28"/>
          <w:szCs w:val="28"/>
        </w:rPr>
        <w:t>и</w:t>
      </w:r>
      <w:r w:rsidRPr="001D37B0">
        <w:rPr>
          <w:rFonts w:ascii="Times New Roman" w:hAnsi="Times New Roman"/>
          <w:sz w:val="28"/>
          <w:szCs w:val="28"/>
        </w:rPr>
        <w:t xml:space="preserve"> </w:t>
      </w:r>
      <w:r w:rsidRPr="001D37B0">
        <w:rPr>
          <w:rFonts w:ascii="Times New Roman" w:hAnsi="Times New Roman" w:hint="eastAsia"/>
          <w:sz w:val="28"/>
          <w:szCs w:val="28"/>
        </w:rPr>
        <w:t>ролята</w:t>
      </w:r>
      <w:r w:rsidRPr="001D37B0">
        <w:rPr>
          <w:rFonts w:ascii="Times New Roman" w:hAnsi="Times New Roman"/>
          <w:sz w:val="28"/>
          <w:szCs w:val="28"/>
        </w:rPr>
        <w:t xml:space="preserve"> </w:t>
      </w:r>
      <w:r w:rsidRPr="001D37B0">
        <w:rPr>
          <w:rFonts w:ascii="Times New Roman" w:hAnsi="Times New Roman" w:hint="eastAsia"/>
          <w:sz w:val="28"/>
          <w:szCs w:val="28"/>
        </w:rPr>
        <w:t>на</w:t>
      </w:r>
      <w:r w:rsidRPr="001D37B0">
        <w:rPr>
          <w:rFonts w:ascii="Times New Roman" w:hAnsi="Times New Roman"/>
          <w:sz w:val="28"/>
          <w:szCs w:val="28"/>
        </w:rPr>
        <w:t xml:space="preserve"> „Emploee“</w:t>
      </w:r>
    </w:p>
    <w:p w:rsidR="001D37B0" w:rsidRPr="001D37B0" w:rsidRDefault="001D37B0" w:rsidP="000A0792">
      <w:pPr>
        <w:pStyle w:val="ListParagraph"/>
        <w:numPr>
          <w:ilvl w:val="0"/>
          <w:numId w:val="13"/>
        </w:numPr>
        <w:spacing w:line="360" w:lineRule="auto"/>
        <w:jc w:val="both"/>
        <w:rPr>
          <w:rFonts w:ascii="Times New Roman" w:hAnsi="Times New Roman"/>
          <w:sz w:val="28"/>
          <w:szCs w:val="28"/>
        </w:rPr>
      </w:pPr>
      <w:r w:rsidRPr="001D37B0">
        <w:rPr>
          <w:rFonts w:ascii="Times New Roman" w:hAnsi="Times New Roman" w:hint="eastAsia"/>
          <w:sz w:val="28"/>
          <w:szCs w:val="28"/>
        </w:rPr>
        <w:t>Активира</w:t>
      </w:r>
      <w:r w:rsidRPr="001D37B0">
        <w:rPr>
          <w:rFonts w:ascii="Times New Roman" w:hAnsi="Times New Roman"/>
          <w:sz w:val="28"/>
          <w:szCs w:val="28"/>
        </w:rPr>
        <w:t xml:space="preserve"> </w:t>
      </w:r>
      <w:r w:rsidRPr="001D37B0">
        <w:rPr>
          <w:rFonts w:ascii="Times New Roman" w:hAnsi="Times New Roman"/>
          <w:sz w:val="28"/>
          <w:szCs w:val="28"/>
          <w:lang w:val="bg-BG"/>
        </w:rPr>
        <w:t>аутентикация</w:t>
      </w:r>
      <w:r w:rsidRPr="001D37B0">
        <w:rPr>
          <w:rFonts w:ascii="Times New Roman" w:hAnsi="Times New Roman"/>
          <w:sz w:val="28"/>
          <w:szCs w:val="28"/>
        </w:rPr>
        <w:t xml:space="preserve"> </w:t>
      </w:r>
      <w:r w:rsidRPr="001D37B0">
        <w:rPr>
          <w:rFonts w:ascii="Times New Roman" w:hAnsi="Times New Roman" w:hint="eastAsia"/>
          <w:sz w:val="28"/>
          <w:szCs w:val="28"/>
        </w:rPr>
        <w:t>чрез</w:t>
      </w:r>
      <w:r w:rsidRPr="001D37B0">
        <w:rPr>
          <w:rFonts w:ascii="Times New Roman" w:hAnsi="Times New Roman"/>
          <w:sz w:val="28"/>
          <w:szCs w:val="28"/>
        </w:rPr>
        <w:t xml:space="preserve"> HTTP Basic </w:t>
      </w:r>
      <w:r w:rsidRPr="001D37B0">
        <w:rPr>
          <w:rFonts w:ascii="Times New Roman" w:hAnsi="Times New Roman" w:hint="eastAsia"/>
          <w:sz w:val="28"/>
          <w:szCs w:val="28"/>
        </w:rPr>
        <w:t>и</w:t>
      </w:r>
      <w:r w:rsidRPr="001D37B0">
        <w:rPr>
          <w:rFonts w:ascii="Times New Roman" w:hAnsi="Times New Roman"/>
          <w:sz w:val="28"/>
          <w:szCs w:val="28"/>
        </w:rPr>
        <w:t xml:space="preserve"> Form</w:t>
      </w:r>
    </w:p>
    <w:p w:rsidR="001D37B0" w:rsidRDefault="001D37B0" w:rsidP="000A0792">
      <w:pPr>
        <w:pStyle w:val="ListParagraph"/>
        <w:numPr>
          <w:ilvl w:val="0"/>
          <w:numId w:val="13"/>
        </w:numPr>
        <w:spacing w:line="360" w:lineRule="auto"/>
        <w:jc w:val="both"/>
        <w:rPr>
          <w:rFonts w:ascii="Times New Roman" w:hAnsi="Times New Roman"/>
          <w:sz w:val="28"/>
          <w:szCs w:val="28"/>
        </w:rPr>
      </w:pPr>
      <w:r w:rsidRPr="001D37B0">
        <w:rPr>
          <w:rFonts w:ascii="Times New Roman" w:hAnsi="Times New Roman"/>
          <w:sz w:val="28"/>
          <w:szCs w:val="28"/>
          <w:lang w:val="bg-BG"/>
        </w:rPr>
        <w:t xml:space="preserve">Автоматично ще рендерира </w:t>
      </w:r>
      <w:r w:rsidRPr="001D37B0">
        <w:rPr>
          <w:rFonts w:ascii="Times New Roman" w:hAnsi="Times New Roman"/>
          <w:sz w:val="28"/>
          <w:szCs w:val="28"/>
        </w:rPr>
        <w:t>login</w:t>
      </w:r>
      <w:r w:rsidRPr="001D37B0">
        <w:rPr>
          <w:rFonts w:ascii="Times New Roman" w:hAnsi="Times New Roman"/>
          <w:sz w:val="28"/>
          <w:szCs w:val="28"/>
          <w:lang w:val="bg-BG"/>
        </w:rPr>
        <w:t xml:space="preserve"> и</w:t>
      </w:r>
      <w:r w:rsidRPr="001D37B0">
        <w:rPr>
          <w:rFonts w:ascii="Times New Roman" w:hAnsi="Times New Roman"/>
          <w:sz w:val="28"/>
          <w:szCs w:val="28"/>
        </w:rPr>
        <w:t xml:space="preserve"> logout</w:t>
      </w:r>
      <w:r w:rsidRPr="001D37B0">
        <w:rPr>
          <w:rFonts w:ascii="Times New Roman" w:hAnsi="Times New Roman"/>
          <w:sz w:val="28"/>
          <w:szCs w:val="28"/>
          <w:lang w:val="bg-BG"/>
        </w:rPr>
        <w:t>?success страниците</w:t>
      </w:r>
      <w:r w:rsidRPr="001D37B0">
        <w:rPr>
          <w:rFonts w:ascii="Times New Roman" w:hAnsi="Times New Roman"/>
          <w:sz w:val="28"/>
          <w:szCs w:val="28"/>
        </w:rPr>
        <w:t xml:space="preserve"> </w:t>
      </w:r>
    </w:p>
    <w:p w:rsidR="00B132CF" w:rsidRDefault="00B132CF" w:rsidP="00B132CF">
      <w:pPr>
        <w:spacing w:line="360" w:lineRule="auto"/>
        <w:jc w:val="both"/>
        <w:rPr>
          <w:rFonts w:ascii="Times New Roman" w:hAnsi="Times New Roman"/>
          <w:sz w:val="28"/>
          <w:szCs w:val="28"/>
        </w:rPr>
      </w:pPr>
    </w:p>
    <w:p w:rsidR="00BD4865" w:rsidRDefault="00BD4865">
      <w:pPr>
        <w:suppressAutoHyphens w:val="0"/>
        <w:overflowPunct/>
        <w:autoSpaceDE/>
        <w:spacing w:after="160" w:line="259" w:lineRule="auto"/>
        <w:textAlignment w:val="auto"/>
        <w:rPr>
          <w:rFonts w:ascii="Times New Roman" w:hAnsi="Times New Roman"/>
          <w:sz w:val="28"/>
          <w:szCs w:val="28"/>
        </w:rPr>
      </w:pPr>
      <w:r>
        <w:rPr>
          <w:rFonts w:ascii="Times New Roman" w:hAnsi="Times New Roman"/>
          <w:sz w:val="28"/>
          <w:szCs w:val="28"/>
        </w:rPr>
        <w:br w:type="page"/>
      </w:r>
    </w:p>
    <w:p w:rsidR="00B132CF" w:rsidRDefault="00BD4865" w:rsidP="00BD4865">
      <w:pPr>
        <w:pStyle w:val="Heading2"/>
        <w:numPr>
          <w:ilvl w:val="1"/>
          <w:numId w:val="12"/>
        </w:numPr>
        <w:rPr>
          <w:b/>
          <w:i w:val="0"/>
        </w:rPr>
      </w:pPr>
      <w:bookmarkStart w:id="344" w:name="_Toc3452642"/>
      <w:r w:rsidRPr="00BD4865">
        <w:rPr>
          <w:b/>
          <w:i w:val="0"/>
        </w:rPr>
        <w:lastRenderedPageBreak/>
        <w:t>Заявки на контролерите</w:t>
      </w:r>
      <w:bookmarkEnd w:id="344"/>
    </w:p>
    <w:p w:rsidR="00BD4865" w:rsidRDefault="00BD4865" w:rsidP="00BD4865">
      <w:pPr>
        <w:rPr>
          <w:rFonts w:asciiTheme="minorHAnsi" w:hAnsiTheme="minorHAnsi"/>
          <w:lang w:val="bg-BG"/>
        </w:rPr>
      </w:pPr>
    </w:p>
    <w:p w:rsidR="00BD4865" w:rsidRDefault="00BD4865" w:rsidP="00BD4865">
      <w:pPr>
        <w:pStyle w:val="Heading2"/>
        <w:numPr>
          <w:ilvl w:val="2"/>
          <w:numId w:val="12"/>
        </w:numPr>
        <w:rPr>
          <w:b/>
          <w:i w:val="0"/>
        </w:rPr>
      </w:pPr>
      <w:bookmarkStart w:id="345" w:name="_Toc3452643"/>
      <w:r w:rsidRPr="00BD4865">
        <w:rPr>
          <w:b/>
          <w:i w:val="0"/>
        </w:rPr>
        <w:t>Get Заявки</w:t>
      </w:r>
      <w:bookmarkEnd w:id="345"/>
    </w:p>
    <w:p w:rsidR="00BD4865" w:rsidRPr="00A71814" w:rsidRDefault="00BD4865" w:rsidP="00BD4865">
      <w:pPr>
        <w:rPr>
          <w:rFonts w:asciiTheme="minorHAnsi" w:hAnsiTheme="minorHAnsi"/>
          <w:sz w:val="28"/>
          <w:szCs w:val="28"/>
          <w:lang w:val="bg-BG"/>
        </w:rPr>
      </w:pPr>
    </w:p>
    <w:p w:rsidR="000A7A57" w:rsidRPr="00A71814" w:rsidRDefault="00BD4865" w:rsidP="000A7A57">
      <w:pPr>
        <w:pStyle w:val="ListParagraph"/>
        <w:numPr>
          <w:ilvl w:val="0"/>
          <w:numId w:val="22"/>
        </w:numPr>
        <w:spacing w:line="276" w:lineRule="auto"/>
        <w:rPr>
          <w:rFonts w:ascii="Times New Roman" w:hAnsi="Times New Roman"/>
          <w:sz w:val="28"/>
          <w:szCs w:val="28"/>
          <w:lang w:val="bg-BG"/>
        </w:rPr>
      </w:pPr>
      <w:r w:rsidRPr="00A71814">
        <w:rPr>
          <w:rFonts w:ascii="Times New Roman" w:hAnsi="Times New Roman"/>
          <w:b/>
          <w:sz w:val="28"/>
          <w:szCs w:val="28"/>
          <w:lang w:val="bg-BG"/>
        </w:rPr>
        <w:t>/post/view/{id}</w:t>
      </w:r>
      <w:r w:rsidR="000A7A57" w:rsidRPr="00A71814">
        <w:rPr>
          <w:rFonts w:ascii="Times New Roman" w:hAnsi="Times New Roman"/>
          <w:sz w:val="28"/>
          <w:szCs w:val="28"/>
          <w:lang w:val="bg-BG"/>
        </w:rPr>
        <w:t xml:space="preserve"> – връща формата за кандидатсване за обява</w:t>
      </w:r>
    </w:p>
    <w:p w:rsidR="000A7A57" w:rsidRPr="00A71814" w:rsidRDefault="000A7A57" w:rsidP="000A7A57">
      <w:pPr>
        <w:pStyle w:val="ListParagraph"/>
        <w:spacing w:line="276" w:lineRule="auto"/>
        <w:ind w:left="1440"/>
        <w:rPr>
          <w:rFonts w:ascii="Times New Roman" w:hAnsi="Times New Roman"/>
          <w:sz w:val="28"/>
          <w:szCs w:val="28"/>
          <w:lang w:val="bg-BG"/>
        </w:rPr>
      </w:pPr>
      <w:r w:rsidRPr="00A71814">
        <w:rPr>
          <w:rFonts w:ascii="Times New Roman" w:hAnsi="Times New Roman"/>
          <w:sz w:val="28"/>
          <w:szCs w:val="28"/>
          <w:lang w:val="bg-BG"/>
        </w:rPr>
        <w:t xml:space="preserve">Параметри: </w:t>
      </w:r>
      <w:r w:rsidRPr="00A71814">
        <w:rPr>
          <w:rFonts w:ascii="Times New Roman" w:hAnsi="Times New Roman"/>
          <w:sz w:val="28"/>
          <w:szCs w:val="28"/>
        </w:rPr>
        <w:t xml:space="preserve">id – </w:t>
      </w:r>
      <w:r w:rsidRPr="00A71814">
        <w:rPr>
          <w:rFonts w:ascii="Times New Roman" w:hAnsi="Times New Roman"/>
          <w:sz w:val="28"/>
          <w:szCs w:val="28"/>
          <w:lang w:val="bg-BG"/>
        </w:rPr>
        <w:t>уникалния индентификатор на пост</w:t>
      </w:r>
    </w:p>
    <w:p w:rsidR="000A7A57" w:rsidRPr="00A71814" w:rsidRDefault="000A7A57" w:rsidP="000A7A57">
      <w:pPr>
        <w:pStyle w:val="ListParagraph"/>
        <w:ind w:left="1440"/>
        <w:rPr>
          <w:rFonts w:ascii="Times New Roman" w:hAnsi="Times New Roman"/>
          <w:sz w:val="28"/>
          <w:szCs w:val="28"/>
          <w:lang w:val="bg-BG"/>
        </w:rPr>
      </w:pPr>
      <w:r w:rsidRPr="00A71814">
        <w:rPr>
          <w:rFonts w:ascii="Times New Roman" w:hAnsi="Times New Roman"/>
          <w:sz w:val="28"/>
          <w:szCs w:val="28"/>
          <w:lang w:val="bg-BG"/>
        </w:rPr>
        <w:t>Описание: Търсят се поста и текущия потребител от базата данни като ако не може да бъде намерен се създава нов потребител и се подават на модела, който ще бъде променян в изгледа.</w:t>
      </w:r>
    </w:p>
    <w:p w:rsidR="000A7A57" w:rsidRPr="00A71814" w:rsidRDefault="000A7A57" w:rsidP="000A7A57">
      <w:pPr>
        <w:pStyle w:val="ListParagraph"/>
        <w:ind w:left="1440"/>
        <w:rPr>
          <w:rFonts w:ascii="Times New Roman" w:hAnsi="Times New Roman"/>
          <w:sz w:val="28"/>
          <w:szCs w:val="28"/>
          <w:lang w:val="bg-BG"/>
        </w:rPr>
      </w:pPr>
    </w:p>
    <w:p w:rsidR="000A7A57" w:rsidRPr="00A71814" w:rsidRDefault="000A7A57" w:rsidP="000A7A57">
      <w:pPr>
        <w:pStyle w:val="ListParagraph"/>
        <w:numPr>
          <w:ilvl w:val="0"/>
          <w:numId w:val="22"/>
        </w:numPr>
        <w:rPr>
          <w:rFonts w:ascii="Times New Roman" w:hAnsi="Times New Roman"/>
          <w:sz w:val="28"/>
          <w:szCs w:val="28"/>
          <w:lang w:val="bg-BG"/>
        </w:rPr>
      </w:pPr>
      <w:r w:rsidRPr="00A71814">
        <w:rPr>
          <w:rFonts w:ascii="Times New Roman" w:hAnsi="Times New Roman"/>
          <w:b/>
          <w:sz w:val="28"/>
          <w:szCs w:val="28"/>
          <w:lang w:val="bg-BG"/>
        </w:rPr>
        <w:t>/index_user</w:t>
      </w:r>
      <w:r w:rsidRPr="00A71814">
        <w:rPr>
          <w:rFonts w:ascii="Times New Roman" w:hAnsi="Times New Roman"/>
          <w:sz w:val="28"/>
          <w:szCs w:val="28"/>
          <w:lang w:val="bg-BG"/>
        </w:rPr>
        <w:t xml:space="preserve"> – връща началната страница на потребителя с роля на служител</w:t>
      </w:r>
      <w:r w:rsidR="00545EDA" w:rsidRPr="00A71814">
        <w:rPr>
          <w:rFonts w:ascii="Times New Roman" w:hAnsi="Times New Roman"/>
          <w:sz w:val="28"/>
          <w:szCs w:val="28"/>
        </w:rPr>
        <w:t>.</w:t>
      </w:r>
    </w:p>
    <w:p w:rsidR="00545EDA" w:rsidRPr="00A71814" w:rsidRDefault="00545EDA" w:rsidP="00545EDA">
      <w:pPr>
        <w:pStyle w:val="ListParagraph"/>
        <w:ind w:left="1440"/>
        <w:rPr>
          <w:rFonts w:ascii="Times New Roman" w:hAnsi="Times New Roman"/>
          <w:sz w:val="28"/>
          <w:szCs w:val="28"/>
          <w:lang w:val="bg-BG"/>
        </w:rPr>
      </w:pPr>
    </w:p>
    <w:p w:rsidR="00545EDA" w:rsidRPr="00A71814" w:rsidRDefault="00545EDA" w:rsidP="00545EDA">
      <w:pPr>
        <w:pStyle w:val="ListParagraph"/>
        <w:numPr>
          <w:ilvl w:val="0"/>
          <w:numId w:val="22"/>
        </w:numPr>
        <w:rPr>
          <w:rFonts w:ascii="Times New Roman" w:hAnsi="Times New Roman"/>
          <w:sz w:val="28"/>
          <w:szCs w:val="28"/>
          <w:lang w:val="bg-BG"/>
        </w:rPr>
      </w:pPr>
      <w:r w:rsidRPr="00A71814">
        <w:rPr>
          <w:rFonts w:ascii="Times New Roman" w:hAnsi="Times New Roman"/>
          <w:b/>
          <w:sz w:val="28"/>
          <w:szCs w:val="28"/>
          <w:lang w:val="bg-BG"/>
        </w:rPr>
        <w:t>/</w:t>
      </w:r>
      <w:r w:rsidRPr="00A71814">
        <w:rPr>
          <w:rFonts w:ascii="Times New Roman" w:hAnsi="Times New Roman"/>
          <w:b/>
          <w:sz w:val="28"/>
          <w:szCs w:val="28"/>
        </w:rPr>
        <w:t xml:space="preserve">index - </w:t>
      </w:r>
      <w:r w:rsidRPr="00A71814">
        <w:rPr>
          <w:rFonts w:ascii="Times New Roman" w:hAnsi="Times New Roman"/>
          <w:sz w:val="28"/>
          <w:szCs w:val="28"/>
          <w:lang w:val="bg-BG"/>
        </w:rPr>
        <w:t>връща началната страница на потребителя с роля на employer като подава лист от постовете в модела, използван от изгледа.</w:t>
      </w:r>
    </w:p>
    <w:p w:rsidR="00545EDA" w:rsidRPr="00A71814" w:rsidRDefault="00545EDA" w:rsidP="00545EDA">
      <w:pPr>
        <w:pStyle w:val="ListParagraph"/>
        <w:rPr>
          <w:rFonts w:ascii="Times New Roman" w:hAnsi="Times New Roman"/>
          <w:sz w:val="28"/>
          <w:szCs w:val="28"/>
          <w:lang w:val="bg-BG"/>
        </w:rPr>
      </w:pPr>
    </w:p>
    <w:p w:rsidR="00545EDA" w:rsidRPr="00A71814" w:rsidRDefault="00545EDA" w:rsidP="00545EDA">
      <w:pPr>
        <w:pStyle w:val="ListParagraph"/>
        <w:numPr>
          <w:ilvl w:val="0"/>
          <w:numId w:val="22"/>
        </w:numPr>
        <w:rPr>
          <w:rFonts w:ascii="Times New Roman" w:hAnsi="Times New Roman"/>
          <w:sz w:val="28"/>
          <w:szCs w:val="28"/>
          <w:lang w:val="bg-BG"/>
        </w:rPr>
      </w:pPr>
      <w:r w:rsidRPr="00A71814">
        <w:rPr>
          <w:rFonts w:ascii="Times New Roman" w:hAnsi="Times New Roman"/>
          <w:b/>
          <w:sz w:val="28"/>
          <w:szCs w:val="28"/>
          <w:lang w:val="bg-BG"/>
        </w:rPr>
        <w:t>/</w:t>
      </w:r>
      <w:r w:rsidRPr="00A71814">
        <w:rPr>
          <w:rFonts w:ascii="Times New Roman" w:hAnsi="Times New Roman"/>
          <w:b/>
          <w:sz w:val="28"/>
          <w:szCs w:val="28"/>
        </w:rPr>
        <w:t>adminPage</w:t>
      </w:r>
      <w:r w:rsidRPr="00A71814">
        <w:rPr>
          <w:rFonts w:ascii="Times New Roman" w:hAnsi="Times New Roman"/>
          <w:sz w:val="28"/>
          <w:szCs w:val="28"/>
        </w:rPr>
        <w:t xml:space="preserve"> - </w:t>
      </w:r>
      <w:r w:rsidRPr="00A71814">
        <w:rPr>
          <w:rFonts w:ascii="Times New Roman" w:hAnsi="Times New Roman"/>
          <w:sz w:val="28"/>
          <w:szCs w:val="28"/>
          <w:lang w:val="bg-BG"/>
        </w:rPr>
        <w:t>връща началната страница на потребителя с роля на администратор като подава колекции от постовете, кандидатурите, съобщенията и потребителите в модела, използван от изгледа.</w:t>
      </w:r>
    </w:p>
    <w:p w:rsidR="00545EDA" w:rsidRPr="00A71814" w:rsidRDefault="00545EDA" w:rsidP="00E1544B">
      <w:pPr>
        <w:rPr>
          <w:rFonts w:ascii="Times New Roman" w:hAnsi="Times New Roman"/>
          <w:sz w:val="28"/>
          <w:szCs w:val="28"/>
          <w:lang w:val="bg-BG"/>
        </w:rPr>
      </w:pPr>
    </w:p>
    <w:p w:rsidR="00545EDA" w:rsidRPr="00A71814" w:rsidRDefault="00545EDA" w:rsidP="00545EDA">
      <w:pPr>
        <w:pStyle w:val="ListParagraph"/>
        <w:numPr>
          <w:ilvl w:val="0"/>
          <w:numId w:val="22"/>
        </w:numPr>
        <w:rPr>
          <w:rFonts w:ascii="Times New Roman" w:hAnsi="Times New Roman"/>
          <w:sz w:val="28"/>
          <w:szCs w:val="28"/>
          <w:lang w:val="bg-BG"/>
        </w:rPr>
      </w:pPr>
      <w:r w:rsidRPr="00A71814">
        <w:rPr>
          <w:rFonts w:ascii="Times New Roman" w:hAnsi="Times New Roman"/>
          <w:b/>
          <w:sz w:val="28"/>
          <w:szCs w:val="28"/>
          <w:lang w:val="bg-BG"/>
        </w:rPr>
        <w:t xml:space="preserve">/userSettings </w:t>
      </w:r>
      <w:r w:rsidR="00AA2EBE" w:rsidRPr="00A71814">
        <w:rPr>
          <w:rFonts w:ascii="Times New Roman" w:hAnsi="Times New Roman"/>
          <w:b/>
          <w:sz w:val="28"/>
          <w:szCs w:val="28"/>
          <w:lang w:val="bg-BG"/>
        </w:rPr>
        <w:t xml:space="preserve">– </w:t>
      </w:r>
      <w:r w:rsidR="00AA2EBE" w:rsidRPr="00A71814">
        <w:rPr>
          <w:rFonts w:ascii="Times New Roman" w:hAnsi="Times New Roman"/>
          <w:sz w:val="28"/>
          <w:szCs w:val="28"/>
          <w:lang w:val="bg-BG"/>
        </w:rPr>
        <w:t>връща форма, чрез която да се променят данните на потребителя, тоест настройки на потребителския профил.</w:t>
      </w:r>
    </w:p>
    <w:p w:rsidR="00AA2EBE" w:rsidRPr="00A71814" w:rsidRDefault="00AA2EBE" w:rsidP="00AA2EBE">
      <w:pPr>
        <w:pStyle w:val="ListParagraph"/>
        <w:ind w:left="1440"/>
        <w:rPr>
          <w:rFonts w:ascii="Times New Roman" w:hAnsi="Times New Roman"/>
          <w:sz w:val="28"/>
          <w:szCs w:val="28"/>
          <w:lang w:val="bg-BG"/>
        </w:rPr>
      </w:pPr>
      <w:r w:rsidRPr="00A71814">
        <w:rPr>
          <w:rFonts w:ascii="Times New Roman" w:hAnsi="Times New Roman"/>
          <w:sz w:val="28"/>
          <w:szCs w:val="28"/>
          <w:lang w:val="bg-BG"/>
        </w:rPr>
        <w:t>Описание: Подава се текущия логнат потребител в модела на изгледа чрез SecurityContextHolder</w:t>
      </w:r>
      <w:r w:rsidRPr="00A71814">
        <w:rPr>
          <w:rFonts w:ascii="Times New Roman" w:hAnsi="Times New Roman"/>
          <w:sz w:val="28"/>
          <w:szCs w:val="28"/>
        </w:rPr>
        <w:t xml:space="preserve">. </w:t>
      </w:r>
      <w:r w:rsidRPr="00A71814">
        <w:rPr>
          <w:rFonts w:ascii="Times New Roman" w:hAnsi="Times New Roman"/>
          <w:sz w:val="28"/>
          <w:szCs w:val="28"/>
          <w:lang w:val="bg-BG"/>
        </w:rPr>
        <w:t>Ако не бъде намерен, потребителя се връща в началната страница.</w:t>
      </w:r>
    </w:p>
    <w:p w:rsidR="00545EDA" w:rsidRPr="00A71814" w:rsidRDefault="00545EDA" w:rsidP="00545EDA">
      <w:pPr>
        <w:pStyle w:val="ListParagraph"/>
        <w:ind w:left="1440"/>
        <w:rPr>
          <w:rFonts w:ascii="Times New Roman" w:hAnsi="Times New Roman"/>
          <w:sz w:val="28"/>
          <w:szCs w:val="28"/>
          <w:lang w:val="bg-BG"/>
        </w:rPr>
      </w:pPr>
    </w:p>
    <w:p w:rsidR="00545EDA" w:rsidRPr="00A71814" w:rsidRDefault="00AA2EBE" w:rsidP="00AA2EBE">
      <w:pPr>
        <w:pStyle w:val="ListParagraph"/>
        <w:numPr>
          <w:ilvl w:val="0"/>
          <w:numId w:val="22"/>
        </w:numPr>
        <w:jc w:val="both"/>
        <w:rPr>
          <w:rFonts w:ascii="Times New Roman" w:hAnsi="Times New Roman"/>
          <w:b/>
          <w:sz w:val="28"/>
          <w:szCs w:val="28"/>
          <w:lang w:val="bg-BG"/>
        </w:rPr>
      </w:pPr>
      <w:r w:rsidRPr="00A71814">
        <w:rPr>
          <w:rFonts w:ascii="Times New Roman" w:hAnsi="Times New Roman"/>
          <w:b/>
          <w:sz w:val="28"/>
          <w:szCs w:val="28"/>
          <w:lang w:val="bg-BG"/>
        </w:rPr>
        <w:t xml:space="preserve">/post/delete/{id} – </w:t>
      </w:r>
      <w:r w:rsidRPr="00A71814">
        <w:rPr>
          <w:rFonts w:ascii="Times New Roman" w:hAnsi="Times New Roman"/>
          <w:sz w:val="28"/>
          <w:szCs w:val="28"/>
          <w:lang w:val="bg-BG"/>
        </w:rPr>
        <w:t>изтрива записа на поста</w:t>
      </w:r>
    </w:p>
    <w:p w:rsidR="00AA2EBE" w:rsidRPr="00A71814" w:rsidRDefault="00AA2EBE" w:rsidP="00AA2EBE">
      <w:pPr>
        <w:ind w:left="1440"/>
        <w:jc w:val="both"/>
        <w:rPr>
          <w:rFonts w:ascii="Times New Roman" w:hAnsi="Times New Roman"/>
          <w:sz w:val="28"/>
          <w:szCs w:val="28"/>
          <w:lang w:val="bg-BG"/>
        </w:rPr>
      </w:pPr>
      <w:r w:rsidRPr="00A71814">
        <w:rPr>
          <w:rFonts w:ascii="Times New Roman" w:hAnsi="Times New Roman"/>
          <w:sz w:val="28"/>
          <w:szCs w:val="28"/>
          <w:lang w:val="bg-BG"/>
        </w:rPr>
        <w:t>Описание: От подадения уникален индентификатор се намират данните на поста и се изстриват</w:t>
      </w:r>
      <w:r w:rsidR="001273BF" w:rsidRPr="00A71814">
        <w:rPr>
          <w:rFonts w:ascii="Times New Roman" w:hAnsi="Times New Roman"/>
          <w:sz w:val="28"/>
          <w:szCs w:val="28"/>
          <w:lang w:val="bg-BG"/>
        </w:rPr>
        <w:t>.</w:t>
      </w:r>
    </w:p>
    <w:p w:rsidR="001273BF" w:rsidRPr="00A71814" w:rsidRDefault="001273BF" w:rsidP="001273BF">
      <w:pPr>
        <w:jc w:val="both"/>
        <w:rPr>
          <w:rFonts w:ascii="Times New Roman" w:hAnsi="Times New Roman"/>
          <w:sz w:val="28"/>
          <w:szCs w:val="28"/>
          <w:lang w:val="bg-BG"/>
        </w:rPr>
      </w:pPr>
    </w:p>
    <w:p w:rsidR="001273BF" w:rsidRPr="00A71814" w:rsidRDefault="001273BF" w:rsidP="001273BF">
      <w:pPr>
        <w:pStyle w:val="ListParagraph"/>
        <w:numPr>
          <w:ilvl w:val="0"/>
          <w:numId w:val="22"/>
        </w:numPr>
        <w:jc w:val="both"/>
        <w:rPr>
          <w:rFonts w:ascii="Times New Roman" w:hAnsi="Times New Roman"/>
          <w:b/>
          <w:sz w:val="28"/>
          <w:szCs w:val="28"/>
          <w:lang w:val="bg-BG"/>
        </w:rPr>
      </w:pPr>
      <w:r w:rsidRPr="00A71814">
        <w:rPr>
          <w:rFonts w:ascii="Times New Roman" w:hAnsi="Times New Roman"/>
          <w:b/>
          <w:sz w:val="28"/>
          <w:szCs w:val="28"/>
          <w:lang w:val="bg-BG"/>
        </w:rPr>
        <w:t>/posts –</w:t>
      </w:r>
      <w:r w:rsidRPr="00A71814">
        <w:rPr>
          <w:rFonts w:ascii="Times New Roman" w:hAnsi="Times New Roman"/>
          <w:sz w:val="28"/>
          <w:szCs w:val="28"/>
          <w:lang w:val="bg-BG"/>
        </w:rPr>
        <w:t xml:space="preserve"> показва създадената пост форма</w:t>
      </w:r>
    </w:p>
    <w:p w:rsidR="001273BF" w:rsidRPr="00A71814" w:rsidRDefault="001273BF" w:rsidP="001273BF">
      <w:pPr>
        <w:jc w:val="both"/>
        <w:rPr>
          <w:rFonts w:ascii="Times New Roman" w:hAnsi="Times New Roman"/>
          <w:b/>
          <w:sz w:val="28"/>
          <w:szCs w:val="28"/>
          <w:lang w:val="bg-BG"/>
        </w:rPr>
      </w:pPr>
    </w:p>
    <w:p w:rsidR="00BD4865" w:rsidRPr="00A71814" w:rsidRDefault="001273BF" w:rsidP="001273BF">
      <w:pPr>
        <w:pStyle w:val="ListParagraph"/>
        <w:numPr>
          <w:ilvl w:val="0"/>
          <w:numId w:val="22"/>
        </w:numPr>
        <w:jc w:val="both"/>
        <w:rPr>
          <w:rFonts w:ascii="Times New Roman" w:hAnsi="Times New Roman"/>
          <w:b/>
          <w:sz w:val="28"/>
          <w:szCs w:val="28"/>
          <w:lang w:val="bg-BG"/>
        </w:rPr>
      </w:pPr>
      <w:r w:rsidRPr="00A71814">
        <w:rPr>
          <w:rFonts w:ascii="Times New Roman" w:hAnsi="Times New Roman"/>
          <w:b/>
          <w:sz w:val="28"/>
          <w:szCs w:val="28"/>
          <w:lang w:val="bg-BG"/>
        </w:rPr>
        <w:t xml:space="preserve">post/close/{id}  -  </w:t>
      </w:r>
      <w:r w:rsidRPr="00A71814">
        <w:rPr>
          <w:rFonts w:ascii="Times New Roman" w:hAnsi="Times New Roman"/>
          <w:sz w:val="28"/>
          <w:szCs w:val="28"/>
          <w:lang w:val="bg-BG"/>
        </w:rPr>
        <w:t xml:space="preserve">редиректва до основната страница </w:t>
      </w:r>
      <w:r w:rsidRPr="00A71814">
        <w:rPr>
          <w:rFonts w:ascii="Times New Roman" w:hAnsi="Times New Roman"/>
          <w:sz w:val="28"/>
          <w:szCs w:val="28"/>
        </w:rPr>
        <w:t>(index).</w:t>
      </w:r>
    </w:p>
    <w:p w:rsidR="001273BF" w:rsidRPr="00A71814" w:rsidRDefault="001273BF" w:rsidP="001273BF">
      <w:pPr>
        <w:pStyle w:val="ListParagraph"/>
        <w:spacing w:line="276" w:lineRule="auto"/>
        <w:ind w:left="1440"/>
        <w:rPr>
          <w:rFonts w:ascii="Times New Roman" w:hAnsi="Times New Roman"/>
          <w:sz w:val="28"/>
          <w:szCs w:val="28"/>
        </w:rPr>
      </w:pPr>
      <w:r w:rsidRPr="00A71814">
        <w:rPr>
          <w:rFonts w:ascii="Times New Roman" w:hAnsi="Times New Roman"/>
          <w:sz w:val="28"/>
          <w:szCs w:val="28"/>
          <w:lang w:val="bg-BG"/>
        </w:rPr>
        <w:t xml:space="preserve">Параметри: </w:t>
      </w:r>
      <w:r w:rsidRPr="00A71814">
        <w:rPr>
          <w:rFonts w:ascii="Times New Roman" w:hAnsi="Times New Roman"/>
          <w:sz w:val="28"/>
          <w:szCs w:val="28"/>
        </w:rPr>
        <w:t xml:space="preserve">id – </w:t>
      </w:r>
      <w:r w:rsidRPr="00A71814">
        <w:rPr>
          <w:rFonts w:ascii="Times New Roman" w:hAnsi="Times New Roman"/>
          <w:sz w:val="28"/>
          <w:szCs w:val="28"/>
          <w:lang w:val="bg-BG"/>
        </w:rPr>
        <w:t>уникалния индентификатор на пост</w:t>
      </w:r>
      <w:r w:rsidRPr="00A71814">
        <w:rPr>
          <w:rFonts w:ascii="Times New Roman" w:hAnsi="Times New Roman"/>
          <w:sz w:val="28"/>
          <w:szCs w:val="28"/>
        </w:rPr>
        <w:t>.</w:t>
      </w:r>
    </w:p>
    <w:p w:rsidR="001273BF" w:rsidRPr="00A71814" w:rsidRDefault="001273BF" w:rsidP="001273BF">
      <w:pPr>
        <w:pStyle w:val="ListParagraph"/>
        <w:spacing w:line="276" w:lineRule="auto"/>
        <w:ind w:left="1440"/>
        <w:rPr>
          <w:rFonts w:ascii="Times New Roman" w:hAnsi="Times New Roman"/>
          <w:sz w:val="28"/>
          <w:szCs w:val="28"/>
          <w:lang w:val="bg-BG"/>
        </w:rPr>
      </w:pPr>
      <w:r w:rsidRPr="00A71814">
        <w:rPr>
          <w:rFonts w:ascii="Times New Roman" w:hAnsi="Times New Roman"/>
          <w:sz w:val="28"/>
          <w:szCs w:val="28"/>
          <w:lang w:val="bg-BG"/>
        </w:rPr>
        <w:t>Описание: Променя състоянието на поста от активно в неактивно като не трие запи от базата данни.</w:t>
      </w:r>
    </w:p>
    <w:p w:rsidR="001273BF" w:rsidRPr="00A71814" w:rsidRDefault="001273BF" w:rsidP="001273BF">
      <w:pPr>
        <w:pStyle w:val="ListParagraph"/>
        <w:spacing w:line="276" w:lineRule="auto"/>
        <w:ind w:left="1440"/>
        <w:rPr>
          <w:rFonts w:ascii="Times New Roman" w:hAnsi="Times New Roman"/>
          <w:sz w:val="28"/>
          <w:szCs w:val="28"/>
          <w:lang w:val="bg-BG"/>
        </w:rPr>
      </w:pPr>
    </w:p>
    <w:p w:rsidR="001273BF" w:rsidRPr="00A71814" w:rsidRDefault="001273BF" w:rsidP="001273BF">
      <w:pPr>
        <w:pStyle w:val="ListParagraph"/>
        <w:numPr>
          <w:ilvl w:val="0"/>
          <w:numId w:val="22"/>
        </w:numPr>
        <w:spacing w:line="276" w:lineRule="auto"/>
        <w:rPr>
          <w:rFonts w:ascii="Times New Roman" w:hAnsi="Times New Roman"/>
          <w:sz w:val="28"/>
          <w:szCs w:val="28"/>
          <w:lang w:val="bg-BG"/>
        </w:rPr>
      </w:pPr>
      <w:r w:rsidRPr="00A71814">
        <w:rPr>
          <w:rFonts w:ascii="Times New Roman" w:hAnsi="Times New Roman"/>
          <w:b/>
          <w:sz w:val="28"/>
          <w:szCs w:val="28"/>
          <w:lang w:val="bg-BG"/>
        </w:rPr>
        <w:t>post/</w:t>
      </w:r>
      <w:r w:rsidRPr="00A71814">
        <w:rPr>
          <w:rFonts w:ascii="Times New Roman" w:hAnsi="Times New Roman"/>
          <w:b/>
          <w:sz w:val="28"/>
          <w:szCs w:val="28"/>
        </w:rPr>
        <w:t xml:space="preserve">update – </w:t>
      </w:r>
      <w:r w:rsidRPr="00A71814">
        <w:rPr>
          <w:rFonts w:ascii="Times New Roman" w:hAnsi="Times New Roman"/>
          <w:sz w:val="28"/>
          <w:szCs w:val="28"/>
          <w:lang w:val="bg-BG"/>
        </w:rPr>
        <w:t>връща страница с форма за промяна на поста.</w:t>
      </w:r>
    </w:p>
    <w:p w:rsidR="001273BF" w:rsidRPr="00A71814" w:rsidRDefault="001273BF" w:rsidP="001273BF">
      <w:pPr>
        <w:spacing w:line="276" w:lineRule="auto"/>
        <w:rPr>
          <w:rFonts w:ascii="Times New Roman" w:hAnsi="Times New Roman"/>
          <w:b/>
          <w:sz w:val="28"/>
          <w:szCs w:val="28"/>
          <w:lang w:val="bg-BG"/>
        </w:rPr>
      </w:pPr>
    </w:p>
    <w:p w:rsidR="009B56A0" w:rsidRPr="00A71814" w:rsidRDefault="001273BF" w:rsidP="009B56A0">
      <w:pPr>
        <w:pStyle w:val="ListParagraph"/>
        <w:numPr>
          <w:ilvl w:val="0"/>
          <w:numId w:val="22"/>
        </w:numPr>
        <w:spacing w:line="276" w:lineRule="auto"/>
        <w:rPr>
          <w:rFonts w:ascii="Times New Roman" w:hAnsi="Times New Roman"/>
          <w:sz w:val="28"/>
          <w:szCs w:val="28"/>
          <w:lang w:val="bg-BG"/>
        </w:rPr>
      </w:pPr>
      <w:r w:rsidRPr="00A71814">
        <w:rPr>
          <w:rFonts w:ascii="Times New Roman" w:hAnsi="Times New Roman"/>
          <w:b/>
          <w:sz w:val="28"/>
          <w:szCs w:val="28"/>
          <w:lang w:val="bg-BG"/>
        </w:rPr>
        <w:t>list/{id} –</w:t>
      </w:r>
      <w:r w:rsidRPr="00A71814">
        <w:rPr>
          <w:rFonts w:ascii="Times New Roman" w:hAnsi="Times New Roman"/>
          <w:sz w:val="28"/>
          <w:szCs w:val="28"/>
          <w:lang w:val="bg-BG"/>
        </w:rPr>
        <w:t xml:space="preserve"> връща страница с </w:t>
      </w:r>
      <w:r w:rsidR="009B56A0" w:rsidRPr="00A71814">
        <w:rPr>
          <w:rFonts w:ascii="Times New Roman" w:hAnsi="Times New Roman"/>
          <w:sz w:val="28"/>
          <w:szCs w:val="28"/>
          <w:lang w:val="bg-BG"/>
        </w:rPr>
        <w:t>листнатите апликанти за дадена обява.</w:t>
      </w:r>
    </w:p>
    <w:p w:rsidR="001273BF" w:rsidRPr="00A71814" w:rsidRDefault="009B56A0" w:rsidP="009B56A0">
      <w:pPr>
        <w:spacing w:line="276" w:lineRule="auto"/>
        <w:ind w:left="720" w:firstLine="720"/>
        <w:rPr>
          <w:rFonts w:ascii="Times New Roman" w:hAnsi="Times New Roman"/>
          <w:sz w:val="28"/>
          <w:szCs w:val="28"/>
          <w:lang w:val="bg-BG"/>
        </w:rPr>
      </w:pPr>
      <w:r w:rsidRPr="00A71814">
        <w:rPr>
          <w:rFonts w:ascii="Times New Roman" w:hAnsi="Times New Roman"/>
          <w:sz w:val="28"/>
          <w:szCs w:val="28"/>
          <w:lang w:val="bg-BG"/>
        </w:rPr>
        <w:t xml:space="preserve">Параметри:  </w:t>
      </w:r>
      <w:r w:rsidRPr="00A71814">
        <w:rPr>
          <w:rFonts w:ascii="Times New Roman" w:hAnsi="Times New Roman"/>
          <w:sz w:val="28"/>
          <w:szCs w:val="28"/>
        </w:rPr>
        <w:t xml:space="preserve">id – </w:t>
      </w:r>
      <w:r w:rsidRPr="00A71814">
        <w:rPr>
          <w:rFonts w:ascii="Times New Roman" w:hAnsi="Times New Roman"/>
          <w:sz w:val="28"/>
          <w:szCs w:val="28"/>
          <w:lang w:val="bg-BG"/>
        </w:rPr>
        <w:t>уникален индентификатор за постовете</w:t>
      </w:r>
    </w:p>
    <w:p w:rsidR="00E1544B" w:rsidRPr="00A71814" w:rsidRDefault="009B56A0" w:rsidP="00E1544B">
      <w:pPr>
        <w:spacing w:line="276" w:lineRule="auto"/>
        <w:ind w:left="720" w:firstLine="720"/>
        <w:rPr>
          <w:rFonts w:ascii="Times New Roman" w:hAnsi="Times New Roman"/>
          <w:sz w:val="28"/>
          <w:szCs w:val="28"/>
          <w:lang w:val="bg-BG"/>
        </w:rPr>
      </w:pPr>
      <w:r w:rsidRPr="00A71814">
        <w:rPr>
          <w:rFonts w:ascii="Times New Roman" w:hAnsi="Times New Roman"/>
          <w:sz w:val="28"/>
          <w:szCs w:val="28"/>
          <w:lang w:val="bg-BG"/>
        </w:rPr>
        <w:t>Описание: Показва всички кандидатсвали за дадения пост.</w:t>
      </w:r>
    </w:p>
    <w:p w:rsidR="00E1544B" w:rsidRPr="00A71814" w:rsidRDefault="00E1544B" w:rsidP="00E1544B">
      <w:pPr>
        <w:pStyle w:val="ListParagraph"/>
        <w:numPr>
          <w:ilvl w:val="0"/>
          <w:numId w:val="22"/>
        </w:numPr>
        <w:rPr>
          <w:rFonts w:ascii="Times New Roman" w:hAnsi="Times New Roman"/>
          <w:sz w:val="28"/>
          <w:szCs w:val="28"/>
          <w:lang w:val="bg-BG"/>
        </w:rPr>
      </w:pPr>
      <w:r w:rsidRPr="00A71814">
        <w:rPr>
          <w:rFonts w:ascii="Times New Roman" w:hAnsi="Times New Roman"/>
          <w:b/>
          <w:sz w:val="28"/>
          <w:szCs w:val="28"/>
          <w:lang w:val="bg-BG"/>
        </w:rPr>
        <w:t>/registration</w:t>
      </w:r>
      <w:r w:rsidRPr="00A71814">
        <w:rPr>
          <w:rFonts w:ascii="Times New Roman" w:hAnsi="Times New Roman"/>
          <w:sz w:val="28"/>
          <w:szCs w:val="28"/>
          <w:lang w:val="bg-BG"/>
        </w:rPr>
        <w:t xml:space="preserve"> – връща страницата за регистрация на потребител</w:t>
      </w:r>
    </w:p>
    <w:p w:rsidR="001273BF" w:rsidRPr="00A71814" w:rsidRDefault="001273BF" w:rsidP="001273BF">
      <w:pPr>
        <w:pStyle w:val="ListParagraph"/>
        <w:spacing w:line="276" w:lineRule="auto"/>
        <w:ind w:left="1440"/>
        <w:rPr>
          <w:rFonts w:ascii="Times New Roman" w:hAnsi="Times New Roman"/>
          <w:sz w:val="28"/>
          <w:szCs w:val="28"/>
          <w:lang w:val="bg-BG"/>
        </w:rPr>
      </w:pPr>
    </w:p>
    <w:p w:rsidR="00E1544B" w:rsidRPr="00A71814" w:rsidRDefault="00E1544B" w:rsidP="00E1544B">
      <w:pPr>
        <w:pStyle w:val="Heading2"/>
        <w:numPr>
          <w:ilvl w:val="1"/>
          <w:numId w:val="12"/>
        </w:numPr>
        <w:rPr>
          <w:b/>
          <w:i w:val="0"/>
          <w:szCs w:val="28"/>
        </w:rPr>
      </w:pPr>
      <w:bookmarkStart w:id="346" w:name="_Toc3452644"/>
      <w:r w:rsidRPr="00A71814">
        <w:rPr>
          <w:b/>
          <w:i w:val="0"/>
          <w:szCs w:val="28"/>
          <w:lang w:val="en-US"/>
        </w:rPr>
        <w:t xml:space="preserve">Post </w:t>
      </w:r>
      <w:r w:rsidRPr="00A71814">
        <w:rPr>
          <w:b/>
          <w:i w:val="0"/>
          <w:szCs w:val="28"/>
        </w:rPr>
        <w:t>Заявки</w:t>
      </w:r>
      <w:bookmarkEnd w:id="346"/>
    </w:p>
    <w:p w:rsidR="00E1544B" w:rsidRPr="00A71814" w:rsidRDefault="00E1544B" w:rsidP="00E1544B">
      <w:pPr>
        <w:rPr>
          <w:rFonts w:asciiTheme="minorHAnsi" w:hAnsiTheme="minorHAnsi"/>
          <w:sz w:val="28"/>
          <w:szCs w:val="28"/>
          <w:lang w:val="bg-BG"/>
        </w:rPr>
      </w:pPr>
    </w:p>
    <w:p w:rsidR="00E1544B" w:rsidRPr="00A71814" w:rsidRDefault="00E1544B" w:rsidP="00E1544B">
      <w:pPr>
        <w:pStyle w:val="ListParagraph"/>
        <w:numPr>
          <w:ilvl w:val="0"/>
          <w:numId w:val="22"/>
        </w:numPr>
        <w:spacing w:line="276" w:lineRule="auto"/>
        <w:rPr>
          <w:rFonts w:ascii="Times New Roman" w:hAnsi="Times New Roman"/>
          <w:sz w:val="28"/>
          <w:szCs w:val="28"/>
          <w:lang w:val="bg-BG"/>
        </w:rPr>
      </w:pPr>
      <w:r w:rsidRPr="00A71814">
        <w:rPr>
          <w:rFonts w:ascii="Times New Roman" w:hAnsi="Times New Roman"/>
          <w:b/>
          <w:sz w:val="28"/>
          <w:szCs w:val="28"/>
          <w:lang w:val="bg-BG"/>
        </w:rPr>
        <w:t>/</w:t>
      </w:r>
      <w:r w:rsidRPr="00A71814">
        <w:rPr>
          <w:rFonts w:ascii="Times New Roman" w:hAnsi="Times New Roman"/>
          <w:b/>
          <w:sz w:val="28"/>
          <w:szCs w:val="28"/>
        </w:rPr>
        <w:t>registration</w:t>
      </w:r>
      <w:r w:rsidRPr="00A71814">
        <w:rPr>
          <w:rFonts w:ascii="Times New Roman" w:hAnsi="Times New Roman"/>
          <w:sz w:val="28"/>
          <w:szCs w:val="28"/>
          <w:lang w:val="bg-BG"/>
        </w:rPr>
        <w:t xml:space="preserve"> – връща</w:t>
      </w:r>
      <w:r w:rsidRPr="00A71814">
        <w:rPr>
          <w:rFonts w:ascii="Times New Roman" w:hAnsi="Times New Roman"/>
          <w:sz w:val="28"/>
          <w:szCs w:val="28"/>
        </w:rPr>
        <w:t xml:space="preserve"> </w:t>
      </w:r>
      <w:r w:rsidRPr="00A71814">
        <w:rPr>
          <w:rFonts w:ascii="Times New Roman" w:hAnsi="Times New Roman"/>
          <w:sz w:val="28"/>
          <w:szCs w:val="28"/>
          <w:lang w:val="bg-BG"/>
        </w:rPr>
        <w:t>началната страница като казва дали регистрацията е била успешна.</w:t>
      </w:r>
    </w:p>
    <w:p w:rsidR="00E1544B" w:rsidRPr="00A71814" w:rsidRDefault="00E1544B" w:rsidP="00E1544B">
      <w:pPr>
        <w:pStyle w:val="ListParagraph"/>
        <w:spacing w:line="276" w:lineRule="auto"/>
        <w:ind w:left="1440"/>
        <w:rPr>
          <w:rFonts w:ascii="Times New Roman" w:hAnsi="Times New Roman"/>
          <w:sz w:val="28"/>
          <w:szCs w:val="28"/>
        </w:rPr>
      </w:pPr>
      <w:r w:rsidRPr="00A71814">
        <w:rPr>
          <w:rFonts w:ascii="Times New Roman" w:hAnsi="Times New Roman"/>
          <w:sz w:val="28"/>
          <w:szCs w:val="28"/>
          <w:lang w:val="bg-BG"/>
        </w:rPr>
        <w:t xml:space="preserve">Параметри: </w:t>
      </w:r>
      <w:r w:rsidRPr="00A71814">
        <w:rPr>
          <w:rFonts w:ascii="Times New Roman" w:hAnsi="Times New Roman"/>
          <w:sz w:val="28"/>
          <w:szCs w:val="28"/>
        </w:rPr>
        <w:t xml:space="preserve"> </w:t>
      </w:r>
      <w:r w:rsidR="006B5124" w:rsidRPr="00A71814">
        <w:rPr>
          <w:rFonts w:ascii="Times New Roman" w:hAnsi="Times New Roman"/>
          <w:sz w:val="28"/>
          <w:szCs w:val="28"/>
        </w:rPr>
        <w:t xml:space="preserve">User </w:t>
      </w:r>
      <w:r w:rsidR="006B5124" w:rsidRPr="00A71814">
        <w:rPr>
          <w:rFonts w:ascii="Times New Roman" w:hAnsi="Times New Roman"/>
          <w:sz w:val="28"/>
          <w:szCs w:val="28"/>
          <w:lang w:val="bg-BG"/>
        </w:rPr>
        <w:t xml:space="preserve">представен през </w:t>
      </w:r>
      <w:r w:rsidR="006B5124" w:rsidRPr="00A71814">
        <w:rPr>
          <w:rFonts w:ascii="Times New Roman" w:hAnsi="Times New Roman"/>
          <w:sz w:val="28"/>
          <w:szCs w:val="28"/>
        </w:rPr>
        <w:t>UserRegistrationDTO</w:t>
      </w:r>
    </w:p>
    <w:p w:rsidR="00A71814" w:rsidRPr="00A71814" w:rsidRDefault="00E1544B" w:rsidP="00E1544B">
      <w:pPr>
        <w:pStyle w:val="ListParagraph"/>
        <w:ind w:left="1440"/>
        <w:rPr>
          <w:rFonts w:ascii="Times New Roman" w:hAnsi="Times New Roman"/>
          <w:sz w:val="28"/>
          <w:szCs w:val="28"/>
          <w:lang w:val="bg-BG"/>
        </w:rPr>
      </w:pPr>
      <w:r w:rsidRPr="00A71814">
        <w:rPr>
          <w:rFonts w:ascii="Times New Roman" w:hAnsi="Times New Roman"/>
          <w:sz w:val="28"/>
          <w:szCs w:val="28"/>
          <w:lang w:val="bg-BG"/>
        </w:rPr>
        <w:t>Описание:</w:t>
      </w:r>
      <w:r w:rsidR="00A71814" w:rsidRPr="00A71814">
        <w:rPr>
          <w:rFonts w:ascii="Times New Roman" w:hAnsi="Times New Roman"/>
          <w:sz w:val="28"/>
          <w:szCs w:val="28"/>
          <w:lang w:val="bg-BG"/>
        </w:rPr>
        <w:t xml:space="preserve"> Валидира подадения обект и след това проверява дали има подобен потребител.</w:t>
      </w:r>
    </w:p>
    <w:p w:rsidR="00A71814" w:rsidRPr="00A71814" w:rsidRDefault="00A71814" w:rsidP="00E1544B">
      <w:pPr>
        <w:pStyle w:val="ListParagraph"/>
        <w:ind w:left="1440"/>
        <w:rPr>
          <w:rFonts w:ascii="Times New Roman" w:hAnsi="Times New Roman"/>
          <w:sz w:val="28"/>
          <w:szCs w:val="28"/>
          <w:lang w:val="bg-BG"/>
        </w:rPr>
      </w:pPr>
    </w:p>
    <w:p w:rsidR="00A71814" w:rsidRPr="00A71814" w:rsidRDefault="00A71814" w:rsidP="00A71814">
      <w:pPr>
        <w:pStyle w:val="ListParagraph"/>
        <w:numPr>
          <w:ilvl w:val="0"/>
          <w:numId w:val="22"/>
        </w:numPr>
        <w:rPr>
          <w:rFonts w:ascii="Times New Roman" w:hAnsi="Times New Roman"/>
          <w:sz w:val="28"/>
          <w:szCs w:val="28"/>
          <w:lang w:val="bg-BG"/>
        </w:rPr>
      </w:pPr>
      <w:r w:rsidRPr="00A71814">
        <w:rPr>
          <w:rFonts w:ascii="Times New Roman" w:hAnsi="Times New Roman"/>
          <w:b/>
          <w:sz w:val="28"/>
          <w:szCs w:val="28"/>
          <w:lang w:val="bg-BG"/>
        </w:rPr>
        <w:t>/</w:t>
      </w:r>
      <w:r w:rsidRPr="00A71814">
        <w:rPr>
          <w:rFonts w:ascii="Times New Roman" w:hAnsi="Times New Roman"/>
          <w:b/>
          <w:sz w:val="28"/>
          <w:szCs w:val="28"/>
        </w:rPr>
        <w:t xml:space="preserve">posts – </w:t>
      </w:r>
      <w:r w:rsidRPr="00A71814">
        <w:rPr>
          <w:rFonts w:ascii="Times New Roman" w:hAnsi="Times New Roman"/>
          <w:sz w:val="28"/>
          <w:szCs w:val="28"/>
          <w:lang w:val="bg-BG"/>
        </w:rPr>
        <w:t>запазва пост като го валидира преди това</w:t>
      </w:r>
    </w:p>
    <w:p w:rsidR="00A71814" w:rsidRPr="00A71814" w:rsidRDefault="00A71814" w:rsidP="00A71814">
      <w:pPr>
        <w:pStyle w:val="ListParagraph"/>
        <w:ind w:left="1440"/>
        <w:rPr>
          <w:rFonts w:ascii="Times New Roman" w:hAnsi="Times New Roman"/>
          <w:sz w:val="28"/>
          <w:szCs w:val="28"/>
          <w:lang w:val="bg-BG"/>
        </w:rPr>
      </w:pPr>
    </w:p>
    <w:p w:rsidR="00A71814" w:rsidRPr="00A71814" w:rsidRDefault="00A71814" w:rsidP="00A71814">
      <w:pPr>
        <w:pStyle w:val="ListParagraph"/>
        <w:numPr>
          <w:ilvl w:val="0"/>
          <w:numId w:val="22"/>
        </w:numPr>
        <w:rPr>
          <w:rFonts w:ascii="Times New Roman" w:hAnsi="Times New Roman"/>
          <w:b/>
          <w:sz w:val="28"/>
          <w:szCs w:val="28"/>
          <w:lang w:val="bg-BG"/>
        </w:rPr>
      </w:pPr>
      <w:r w:rsidRPr="00A71814">
        <w:rPr>
          <w:rFonts w:ascii="Times New Roman" w:hAnsi="Times New Roman"/>
          <w:b/>
          <w:sz w:val="28"/>
          <w:szCs w:val="28"/>
          <w:lang w:val="bg-BG"/>
        </w:rPr>
        <w:t xml:space="preserve">/update/user – </w:t>
      </w:r>
      <w:r w:rsidRPr="00A71814">
        <w:rPr>
          <w:rFonts w:ascii="Times New Roman" w:hAnsi="Times New Roman"/>
          <w:sz w:val="28"/>
          <w:szCs w:val="28"/>
          <w:lang w:val="bg-BG"/>
        </w:rPr>
        <w:t>промяна на текущите данни на потребителя</w:t>
      </w:r>
    </w:p>
    <w:p w:rsidR="00A71814" w:rsidRPr="00A71814" w:rsidRDefault="00A71814" w:rsidP="00E1544B">
      <w:pPr>
        <w:pStyle w:val="ListParagraph"/>
        <w:ind w:left="1440"/>
        <w:rPr>
          <w:rFonts w:ascii="Times New Roman" w:hAnsi="Times New Roman"/>
          <w:sz w:val="28"/>
          <w:szCs w:val="28"/>
          <w:lang w:val="bg-BG"/>
        </w:rPr>
      </w:pPr>
    </w:p>
    <w:p w:rsidR="00E1544B" w:rsidRPr="00A71814" w:rsidRDefault="00E1544B" w:rsidP="00E1544B">
      <w:pPr>
        <w:pStyle w:val="ListParagraph"/>
        <w:ind w:left="1440"/>
        <w:rPr>
          <w:rFonts w:asciiTheme="minorHAnsi" w:hAnsiTheme="minorHAnsi"/>
          <w:sz w:val="28"/>
          <w:szCs w:val="28"/>
        </w:rPr>
      </w:pPr>
      <w:r w:rsidRPr="00A71814">
        <w:rPr>
          <w:rFonts w:ascii="Times New Roman" w:hAnsi="Times New Roman"/>
          <w:sz w:val="28"/>
          <w:szCs w:val="28"/>
          <w:lang w:val="bg-BG"/>
        </w:rPr>
        <w:t xml:space="preserve"> </w:t>
      </w:r>
    </w:p>
    <w:p w:rsidR="00D60488" w:rsidRPr="00A71814" w:rsidRDefault="00D60488" w:rsidP="00FE4D2A">
      <w:pPr>
        <w:pStyle w:val="Heading2"/>
        <w:jc w:val="center"/>
        <w:rPr>
          <w:i w:val="0"/>
          <w:szCs w:val="28"/>
        </w:rPr>
      </w:pPr>
    </w:p>
    <w:p w:rsidR="00BD4865" w:rsidRPr="00A71814" w:rsidRDefault="00BD4865" w:rsidP="00BD4865">
      <w:pPr>
        <w:rPr>
          <w:rFonts w:asciiTheme="minorHAnsi" w:hAnsiTheme="minorHAnsi"/>
          <w:sz w:val="28"/>
          <w:szCs w:val="28"/>
          <w:lang w:val="bg-BG"/>
        </w:rPr>
      </w:pPr>
    </w:p>
    <w:p w:rsidR="00BD4865" w:rsidRPr="00A71814" w:rsidRDefault="00BD4865" w:rsidP="00BD4865">
      <w:pPr>
        <w:rPr>
          <w:rFonts w:asciiTheme="minorHAnsi" w:hAnsiTheme="minorHAnsi"/>
          <w:sz w:val="28"/>
          <w:szCs w:val="28"/>
          <w:lang w:val="bg-BG"/>
        </w:rPr>
      </w:pPr>
    </w:p>
    <w:p w:rsidR="00BD4865" w:rsidRDefault="00BD4865" w:rsidP="00BD4865">
      <w:pPr>
        <w:rPr>
          <w:rFonts w:asciiTheme="minorHAnsi" w:hAnsiTheme="minorHAnsi"/>
          <w:lang w:val="bg-BG"/>
        </w:rPr>
      </w:pPr>
    </w:p>
    <w:p w:rsidR="00BD4865" w:rsidRDefault="00BD4865" w:rsidP="00BD4865">
      <w:pPr>
        <w:rPr>
          <w:rFonts w:asciiTheme="minorHAnsi" w:hAnsiTheme="minorHAnsi"/>
          <w:lang w:val="bg-BG"/>
        </w:rPr>
      </w:pPr>
    </w:p>
    <w:p w:rsidR="00BD4865" w:rsidRDefault="00BD4865" w:rsidP="00BD4865">
      <w:pPr>
        <w:rPr>
          <w:rFonts w:asciiTheme="minorHAnsi" w:hAnsiTheme="minorHAnsi"/>
          <w:lang w:val="bg-BG"/>
        </w:rPr>
      </w:pPr>
    </w:p>
    <w:p w:rsidR="00BD4865" w:rsidRDefault="00BD4865" w:rsidP="00BD4865">
      <w:pPr>
        <w:rPr>
          <w:rFonts w:asciiTheme="minorHAnsi" w:hAnsiTheme="minorHAnsi"/>
          <w:lang w:val="bg-BG"/>
        </w:rPr>
      </w:pPr>
    </w:p>
    <w:p w:rsidR="00A71814" w:rsidRDefault="00A71814">
      <w:pPr>
        <w:suppressAutoHyphens w:val="0"/>
        <w:overflowPunct/>
        <w:autoSpaceDE/>
        <w:spacing w:after="160" w:line="259" w:lineRule="auto"/>
        <w:textAlignment w:val="auto"/>
        <w:rPr>
          <w:rFonts w:asciiTheme="minorHAnsi" w:hAnsiTheme="minorHAnsi"/>
          <w:lang w:val="bg-BG"/>
        </w:rPr>
      </w:pPr>
      <w:r>
        <w:rPr>
          <w:rFonts w:asciiTheme="minorHAnsi" w:hAnsiTheme="minorHAnsi"/>
          <w:lang w:val="bg-BG"/>
        </w:rPr>
        <w:br w:type="page"/>
      </w:r>
    </w:p>
    <w:p w:rsidR="00BD4865" w:rsidRPr="00BD4865" w:rsidRDefault="00BD4865" w:rsidP="00BD4865">
      <w:pPr>
        <w:rPr>
          <w:rFonts w:asciiTheme="minorHAnsi" w:hAnsiTheme="minorHAnsi"/>
          <w:lang w:val="bg-BG"/>
        </w:rPr>
      </w:pPr>
    </w:p>
    <w:p w:rsidR="00693167" w:rsidRPr="00FE4D2A" w:rsidRDefault="00D60488" w:rsidP="00FE4D2A">
      <w:pPr>
        <w:pStyle w:val="Heading2"/>
        <w:jc w:val="center"/>
        <w:rPr>
          <w:rFonts w:ascii="Tahoma" w:hAnsi="Tahoma" w:cs="Tahoma"/>
          <w:b/>
          <w:i w:val="0"/>
          <w:sz w:val="32"/>
          <w:szCs w:val="32"/>
        </w:rPr>
      </w:pPr>
      <w:bookmarkStart w:id="347" w:name="_Toc3452645"/>
      <w:r w:rsidRPr="00FE4D2A">
        <w:rPr>
          <w:rFonts w:ascii="Tahoma" w:hAnsi="Tahoma" w:cs="Tahoma"/>
          <w:b/>
          <w:i w:val="0"/>
          <w:sz w:val="32"/>
          <w:szCs w:val="32"/>
        </w:rPr>
        <w:t>Четвърта глава</w:t>
      </w:r>
      <w:bookmarkEnd w:id="347"/>
    </w:p>
    <w:p w:rsidR="00FE4D2A" w:rsidRDefault="00FE4D2A" w:rsidP="00693167">
      <w:pPr>
        <w:jc w:val="center"/>
        <w:rPr>
          <w:rFonts w:ascii="Tahoma" w:hAnsi="Tahoma" w:cs="Tahoma"/>
          <w:sz w:val="28"/>
          <w:lang w:val="bg-BG"/>
        </w:rPr>
      </w:pPr>
    </w:p>
    <w:p w:rsidR="00FE4D2A" w:rsidRDefault="00FE4D2A" w:rsidP="00693167">
      <w:pPr>
        <w:jc w:val="center"/>
        <w:rPr>
          <w:rFonts w:ascii="Tahoma" w:hAnsi="Tahoma" w:cs="Tahoma"/>
          <w:sz w:val="28"/>
          <w:lang w:val="bg-BG"/>
        </w:rPr>
      </w:pPr>
    </w:p>
    <w:p w:rsidR="00FE4D2A" w:rsidRPr="00B132CF" w:rsidRDefault="00FE4D2A" w:rsidP="000A0792">
      <w:pPr>
        <w:pStyle w:val="Heading2"/>
        <w:numPr>
          <w:ilvl w:val="0"/>
          <w:numId w:val="12"/>
        </w:numPr>
        <w:rPr>
          <w:b/>
          <w:i w:val="0"/>
        </w:rPr>
      </w:pPr>
      <w:bookmarkStart w:id="348" w:name="_Toc3452646"/>
      <w:r w:rsidRPr="00B132CF">
        <w:rPr>
          <w:b/>
          <w:i w:val="0"/>
        </w:rPr>
        <w:t>Ръководство на потребителя</w:t>
      </w:r>
      <w:bookmarkEnd w:id="348"/>
    </w:p>
    <w:p w:rsidR="00FE4D2A" w:rsidRPr="00FE4D2A" w:rsidRDefault="00FE4D2A" w:rsidP="00FE4D2A">
      <w:pPr>
        <w:rPr>
          <w:rFonts w:ascii="Tahoma" w:hAnsi="Tahoma" w:cs="Tahoma"/>
          <w:b/>
          <w:sz w:val="28"/>
          <w:lang w:val="bg-BG"/>
        </w:rPr>
      </w:pPr>
    </w:p>
    <w:p w:rsidR="00FE4D2A" w:rsidRPr="00532E61" w:rsidRDefault="00FE4D2A">
      <w:pPr>
        <w:suppressAutoHyphens w:val="0"/>
        <w:overflowPunct/>
        <w:autoSpaceDE/>
        <w:spacing w:after="160" w:line="259" w:lineRule="auto"/>
        <w:textAlignment w:val="auto"/>
        <w:rPr>
          <w:rFonts w:ascii="Arial" w:hAnsi="Arial" w:cs="Arial"/>
          <w:color w:val="000000"/>
          <w:lang w:val="bg-BG"/>
        </w:rPr>
      </w:pPr>
      <w:r>
        <w:rPr>
          <w:rFonts w:ascii="Arial" w:hAnsi="Arial" w:cs="Arial"/>
          <w:color w:val="000000"/>
        </w:rPr>
        <w:t>В началната стра</w:t>
      </w:r>
      <w:r w:rsidR="00B132CF">
        <w:rPr>
          <w:rFonts w:ascii="Arial" w:hAnsi="Arial" w:cs="Arial"/>
          <w:color w:val="000000"/>
        </w:rPr>
        <w:t xml:space="preserve">ница на приложението се показва login </w:t>
      </w:r>
      <w:r w:rsidR="00B132CF">
        <w:rPr>
          <w:rFonts w:ascii="Arial" w:hAnsi="Arial" w:cs="Arial"/>
          <w:color w:val="000000"/>
          <w:lang w:val="bg-BG"/>
        </w:rPr>
        <w:t>форма и навигация</w:t>
      </w:r>
      <w:r w:rsidR="00DE1781">
        <w:rPr>
          <w:rFonts w:ascii="Arial" w:hAnsi="Arial" w:cs="Arial"/>
          <w:color w:val="000000"/>
        </w:rPr>
        <w:t>, на коят</w:t>
      </w:r>
      <w:r>
        <w:rPr>
          <w:rFonts w:ascii="Arial" w:hAnsi="Arial" w:cs="Arial"/>
          <w:color w:val="000000"/>
        </w:rPr>
        <w:t>о ще има полезна информация относно платформата.</w:t>
      </w:r>
      <w:r w:rsidR="00532E61">
        <w:rPr>
          <w:rFonts w:ascii="Arial" w:hAnsi="Arial" w:cs="Arial"/>
          <w:color w:val="000000"/>
          <w:lang w:val="bg-BG"/>
        </w:rPr>
        <w:t xml:space="preserve"> Потребителят трябва да попълни необходимите полета за да влезе в системата като са нужни потребителско им, име</w:t>
      </w:r>
    </w:p>
    <w:p w:rsidR="00FE4D2A" w:rsidRDefault="00FE4D2A">
      <w:pPr>
        <w:suppressAutoHyphens w:val="0"/>
        <w:overflowPunct/>
        <w:autoSpaceDE/>
        <w:spacing w:after="160" w:line="259" w:lineRule="auto"/>
        <w:textAlignment w:val="auto"/>
        <w:rPr>
          <w:rFonts w:ascii="Arial" w:hAnsi="Arial" w:cs="Arial"/>
          <w:color w:val="000000"/>
        </w:rPr>
      </w:pPr>
    </w:p>
    <w:p w:rsidR="00B132CF" w:rsidRDefault="00B132CF" w:rsidP="00B132CF">
      <w:pPr>
        <w:keepNext/>
        <w:suppressAutoHyphens w:val="0"/>
        <w:overflowPunct/>
        <w:autoSpaceDE/>
        <w:spacing w:after="160" w:line="259" w:lineRule="auto"/>
        <w:textAlignment w:val="auto"/>
      </w:pPr>
      <w:r>
        <w:rPr>
          <w:noProof/>
          <w:lang w:eastAsia="en-US"/>
        </w:rPr>
        <w:drawing>
          <wp:inline distT="0" distB="0" distL="0" distR="0" wp14:anchorId="6602AA9B" wp14:editId="30F69969">
            <wp:extent cx="5943600" cy="17945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94510"/>
                    </a:xfrm>
                    <a:prstGeom prst="rect">
                      <a:avLst/>
                    </a:prstGeom>
                  </pic:spPr>
                </pic:pic>
              </a:graphicData>
            </a:graphic>
          </wp:inline>
        </w:drawing>
      </w:r>
    </w:p>
    <w:p w:rsidR="00B132CF" w:rsidRDefault="00B132CF" w:rsidP="00B132CF">
      <w:pPr>
        <w:pStyle w:val="Caption"/>
      </w:pPr>
      <w:r>
        <w:rPr>
          <w:rFonts w:hint="eastAsia"/>
        </w:rPr>
        <w:t>Фигура</w:t>
      </w:r>
      <w:r>
        <w:t xml:space="preserve"> </w:t>
      </w:r>
      <w:ins w:id="349" w:author="Peter Mihaylov" w:date="2019-03-14T10:31:00Z">
        <w:r w:rsidR="006236F8">
          <w:fldChar w:fldCharType="begin"/>
        </w:r>
        <w:r w:rsidR="006236F8">
          <w:instrText xml:space="preserve"> STYLEREF 2 \s </w:instrText>
        </w:r>
      </w:ins>
      <w:r w:rsidR="006236F8">
        <w:fldChar w:fldCharType="separate"/>
      </w:r>
      <w:r w:rsidR="006236F8">
        <w:rPr>
          <w:noProof/>
        </w:rPr>
        <w:t>4</w:t>
      </w:r>
      <w:ins w:id="350"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351" w:author="Peter Mihaylov" w:date="2019-03-14T10:31:00Z">
        <w:r w:rsidR="006236F8">
          <w:rPr>
            <w:noProof/>
          </w:rPr>
          <w:t>1</w:t>
        </w:r>
        <w:r w:rsidR="006236F8">
          <w:fldChar w:fldCharType="end"/>
        </w:r>
      </w:ins>
      <w:del w:id="352"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4</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1</w:delText>
        </w:r>
        <w:r w:rsidR="006F7A0D" w:rsidDel="006236F8">
          <w:fldChar w:fldCharType="end"/>
        </w:r>
      </w:del>
    </w:p>
    <w:p w:rsidR="00B132CF" w:rsidRDefault="00B132CF" w:rsidP="00B132CF">
      <w:pPr>
        <w:pStyle w:val="Caption"/>
        <w:jc w:val="both"/>
        <w:rPr>
          <w:rFonts w:ascii="Times New Roman" w:hAnsi="Times New Roman" w:cs="Times New Roman"/>
          <w:color w:val="000000"/>
          <w:sz w:val="28"/>
          <w:szCs w:val="28"/>
          <w:lang w:val="bg-BG"/>
        </w:rPr>
      </w:pPr>
    </w:p>
    <w:p w:rsidR="00A71814" w:rsidRDefault="00A71814" w:rsidP="00B132CF">
      <w:pPr>
        <w:pStyle w:val="Caption"/>
        <w:jc w:val="both"/>
        <w:rPr>
          <w:rFonts w:ascii="Times New Roman" w:hAnsi="Times New Roman" w:cs="Times New Roman"/>
          <w:i w:val="0"/>
          <w:color w:val="000000"/>
          <w:sz w:val="28"/>
          <w:szCs w:val="28"/>
          <w:lang w:val="bg-BG"/>
        </w:rPr>
      </w:pPr>
      <w:r>
        <w:rPr>
          <w:rFonts w:ascii="Times New Roman" w:hAnsi="Times New Roman" w:cs="Times New Roman"/>
          <w:i w:val="0"/>
          <w:color w:val="000000"/>
          <w:sz w:val="28"/>
          <w:szCs w:val="28"/>
          <w:lang w:val="bg-BG"/>
        </w:rPr>
        <w:t>Ако потребител липсва, то той може да се регистрира на оставения линк.</w:t>
      </w:r>
    </w:p>
    <w:p w:rsidR="00A71814" w:rsidRDefault="00A71814" w:rsidP="00B132CF">
      <w:pPr>
        <w:pStyle w:val="Caption"/>
        <w:jc w:val="both"/>
        <w:rPr>
          <w:rFonts w:ascii="Times New Roman" w:hAnsi="Times New Roman" w:cs="Times New Roman"/>
          <w:i w:val="0"/>
          <w:color w:val="000000"/>
          <w:sz w:val="28"/>
          <w:szCs w:val="28"/>
          <w:lang w:val="bg-BG"/>
        </w:rPr>
      </w:pPr>
    </w:p>
    <w:p w:rsidR="00A71814" w:rsidRDefault="00A71814" w:rsidP="00A71814">
      <w:pPr>
        <w:pStyle w:val="Caption"/>
        <w:keepNext/>
        <w:jc w:val="both"/>
      </w:pPr>
      <w:r>
        <w:rPr>
          <w:noProof/>
          <w:lang w:eastAsia="en-US"/>
        </w:rPr>
        <w:lastRenderedPageBreak/>
        <w:drawing>
          <wp:inline distT="0" distB="0" distL="0" distR="0" wp14:anchorId="48D4BC43" wp14:editId="6804A231">
            <wp:extent cx="5943600" cy="36906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90620"/>
                    </a:xfrm>
                    <a:prstGeom prst="rect">
                      <a:avLst/>
                    </a:prstGeom>
                  </pic:spPr>
                </pic:pic>
              </a:graphicData>
            </a:graphic>
          </wp:inline>
        </w:drawing>
      </w:r>
    </w:p>
    <w:p w:rsidR="00A71814" w:rsidRPr="00A71814" w:rsidRDefault="00A71814" w:rsidP="00A71814">
      <w:pPr>
        <w:pStyle w:val="Caption"/>
        <w:jc w:val="both"/>
        <w:rPr>
          <w:rFonts w:ascii="Times New Roman" w:hAnsi="Times New Roman" w:cs="Times New Roman"/>
          <w:i w:val="0"/>
          <w:color w:val="000000"/>
          <w:sz w:val="28"/>
          <w:szCs w:val="28"/>
          <w:lang w:val="bg-BG"/>
        </w:rPr>
      </w:pPr>
      <w:r>
        <w:t xml:space="preserve">Фигура </w:t>
      </w:r>
      <w:ins w:id="353" w:author="Peter Mihaylov" w:date="2019-03-14T10:31:00Z">
        <w:r w:rsidR="006236F8">
          <w:fldChar w:fldCharType="begin"/>
        </w:r>
        <w:r w:rsidR="006236F8">
          <w:instrText xml:space="preserve"> STYLEREF 2 \s </w:instrText>
        </w:r>
      </w:ins>
      <w:r w:rsidR="006236F8">
        <w:fldChar w:fldCharType="separate"/>
      </w:r>
      <w:r w:rsidR="006236F8">
        <w:rPr>
          <w:noProof/>
        </w:rPr>
        <w:t>4</w:t>
      </w:r>
      <w:ins w:id="354"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355" w:author="Peter Mihaylov" w:date="2019-03-14T10:31:00Z">
        <w:r w:rsidR="006236F8">
          <w:rPr>
            <w:noProof/>
          </w:rPr>
          <w:t>2</w:t>
        </w:r>
        <w:r w:rsidR="006236F8">
          <w:fldChar w:fldCharType="end"/>
        </w:r>
      </w:ins>
      <w:del w:id="356"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4</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2</w:delText>
        </w:r>
        <w:r w:rsidR="006F7A0D" w:rsidDel="006236F8">
          <w:fldChar w:fldCharType="end"/>
        </w:r>
      </w:del>
    </w:p>
    <w:p w:rsidR="00F5493D" w:rsidRDefault="00FE4D2A" w:rsidP="00B132CF">
      <w:pPr>
        <w:suppressAutoHyphens w:val="0"/>
        <w:overflowPunct/>
        <w:autoSpaceDE/>
        <w:spacing w:after="160" w:line="259" w:lineRule="auto"/>
        <w:jc w:val="both"/>
        <w:textAlignment w:val="auto"/>
        <w:rPr>
          <w:rFonts w:ascii="Times New Roman" w:hAnsi="Times New Roman"/>
          <w:color w:val="000000"/>
          <w:sz w:val="28"/>
          <w:szCs w:val="28"/>
          <w:lang w:val="bg-BG"/>
        </w:rPr>
      </w:pPr>
      <w:r w:rsidRPr="00B132CF">
        <w:rPr>
          <w:rFonts w:ascii="Times New Roman" w:hAnsi="Times New Roman"/>
          <w:color w:val="000000"/>
          <w:sz w:val="28"/>
          <w:szCs w:val="28"/>
        </w:rPr>
        <w:t>В нав</w:t>
      </w:r>
      <w:r w:rsidR="00532E61">
        <w:rPr>
          <w:rFonts w:ascii="Times New Roman" w:hAnsi="Times New Roman"/>
          <w:color w:val="000000"/>
          <w:sz w:val="28"/>
          <w:szCs w:val="28"/>
        </w:rPr>
        <w:t>игацията отгоре потребителя прави регистрация поради лиспа на профил</w:t>
      </w:r>
      <w:r w:rsidR="00532E61" w:rsidRPr="00532E61">
        <w:rPr>
          <w:rFonts w:ascii="Times New Roman" w:hAnsi="Times New Roman"/>
          <w:color w:val="000000"/>
          <w:sz w:val="28"/>
          <w:szCs w:val="28"/>
        </w:rPr>
        <w:t>. След успешен вход приложението се отваря главния екран с всички създадени обяви и съответната информация за тях.</w:t>
      </w:r>
      <w:r w:rsidR="0008018E">
        <w:rPr>
          <w:rFonts w:ascii="Times New Roman" w:hAnsi="Times New Roman"/>
          <w:color w:val="000000"/>
          <w:sz w:val="28"/>
          <w:szCs w:val="28"/>
          <w:lang w:val="bg-BG"/>
        </w:rPr>
        <w:t xml:space="preserve"> От ролята на потребителя се отварят различни изгледи.</w:t>
      </w:r>
    </w:p>
    <w:p w:rsidR="0008018E" w:rsidRDefault="0008018E" w:rsidP="00B132CF">
      <w:pPr>
        <w:suppressAutoHyphens w:val="0"/>
        <w:overflowPunct/>
        <w:autoSpaceDE/>
        <w:spacing w:after="160" w:line="259" w:lineRule="auto"/>
        <w:jc w:val="both"/>
        <w:textAlignment w:val="auto"/>
        <w:rPr>
          <w:rFonts w:ascii="Times New Roman" w:hAnsi="Times New Roman"/>
          <w:color w:val="000000"/>
          <w:sz w:val="28"/>
          <w:szCs w:val="28"/>
          <w:lang w:val="bg-BG"/>
        </w:rPr>
      </w:pPr>
    </w:p>
    <w:p w:rsidR="0008018E" w:rsidRDefault="0008018E" w:rsidP="0008018E">
      <w:pPr>
        <w:keepNext/>
        <w:suppressAutoHyphens w:val="0"/>
        <w:overflowPunct/>
        <w:autoSpaceDE/>
        <w:spacing w:after="160" w:line="259" w:lineRule="auto"/>
        <w:jc w:val="both"/>
        <w:textAlignment w:val="auto"/>
      </w:pPr>
      <w:r>
        <w:rPr>
          <w:noProof/>
          <w:lang w:eastAsia="en-US"/>
        </w:rPr>
        <w:drawing>
          <wp:inline distT="0" distB="0" distL="0" distR="0" wp14:anchorId="0CB58918" wp14:editId="25F5BAA2">
            <wp:extent cx="5943600" cy="2501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01900"/>
                    </a:xfrm>
                    <a:prstGeom prst="rect">
                      <a:avLst/>
                    </a:prstGeom>
                  </pic:spPr>
                </pic:pic>
              </a:graphicData>
            </a:graphic>
          </wp:inline>
        </w:drawing>
      </w:r>
    </w:p>
    <w:p w:rsidR="0008018E" w:rsidRPr="0008018E" w:rsidRDefault="0008018E" w:rsidP="0008018E">
      <w:pPr>
        <w:pStyle w:val="Caption"/>
        <w:jc w:val="both"/>
        <w:rPr>
          <w:rFonts w:ascii="Times New Roman" w:hAnsi="Times New Roman"/>
          <w:color w:val="000000"/>
          <w:sz w:val="28"/>
          <w:szCs w:val="28"/>
          <w:lang w:val="bg-BG"/>
        </w:rPr>
      </w:pPr>
      <w:r>
        <w:rPr>
          <w:rFonts w:hint="eastAsia"/>
        </w:rPr>
        <w:t>Фигура</w:t>
      </w:r>
      <w:r>
        <w:t xml:space="preserve"> </w:t>
      </w:r>
      <w:ins w:id="357" w:author="Peter Mihaylov" w:date="2019-03-14T10:31:00Z">
        <w:r w:rsidR="006236F8">
          <w:fldChar w:fldCharType="begin"/>
        </w:r>
        <w:r w:rsidR="006236F8">
          <w:instrText xml:space="preserve"> STYLEREF 2 \s </w:instrText>
        </w:r>
      </w:ins>
      <w:r w:rsidR="006236F8">
        <w:fldChar w:fldCharType="separate"/>
      </w:r>
      <w:r w:rsidR="006236F8">
        <w:rPr>
          <w:noProof/>
        </w:rPr>
        <w:t>4</w:t>
      </w:r>
      <w:ins w:id="358"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359" w:author="Peter Mihaylov" w:date="2019-03-14T10:31:00Z">
        <w:r w:rsidR="006236F8">
          <w:rPr>
            <w:noProof/>
          </w:rPr>
          <w:t>3</w:t>
        </w:r>
        <w:r w:rsidR="006236F8">
          <w:fldChar w:fldCharType="end"/>
        </w:r>
      </w:ins>
      <w:del w:id="360"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4</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3</w:delText>
        </w:r>
        <w:r w:rsidR="006F7A0D" w:rsidDel="006236F8">
          <w:fldChar w:fldCharType="end"/>
        </w:r>
      </w:del>
    </w:p>
    <w:p w:rsidR="0008018E" w:rsidRDefault="0008018E" w:rsidP="00B132CF">
      <w:pPr>
        <w:suppressAutoHyphens w:val="0"/>
        <w:overflowPunct/>
        <w:autoSpaceDE/>
        <w:spacing w:after="160" w:line="259" w:lineRule="auto"/>
        <w:jc w:val="both"/>
        <w:textAlignment w:val="auto"/>
        <w:rPr>
          <w:rFonts w:ascii="Times New Roman" w:hAnsi="Times New Roman"/>
          <w:color w:val="000000"/>
          <w:sz w:val="28"/>
          <w:szCs w:val="28"/>
          <w:lang w:val="bg-BG"/>
        </w:rPr>
      </w:pPr>
      <w:r>
        <w:rPr>
          <w:rFonts w:ascii="Times New Roman" w:hAnsi="Times New Roman"/>
          <w:color w:val="000000"/>
          <w:sz w:val="28"/>
          <w:szCs w:val="28"/>
          <w:lang w:val="bg-BG"/>
        </w:rPr>
        <w:lastRenderedPageBreak/>
        <w:t xml:space="preserve">Като работодател имаш правото да създаваш обява, по която да се кандидатсва. </w:t>
      </w:r>
    </w:p>
    <w:p w:rsidR="0008018E" w:rsidRDefault="0008018E" w:rsidP="0008018E">
      <w:pPr>
        <w:keepNext/>
        <w:suppressAutoHyphens w:val="0"/>
        <w:overflowPunct/>
        <w:autoSpaceDE/>
        <w:spacing w:after="160" w:line="259" w:lineRule="auto"/>
        <w:jc w:val="both"/>
        <w:textAlignment w:val="auto"/>
      </w:pPr>
      <w:r>
        <w:rPr>
          <w:noProof/>
          <w:lang w:eastAsia="en-US"/>
        </w:rPr>
        <w:drawing>
          <wp:inline distT="0" distB="0" distL="0" distR="0" wp14:anchorId="30E2DF1F" wp14:editId="680F93A7">
            <wp:extent cx="5943600" cy="23406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40610"/>
                    </a:xfrm>
                    <a:prstGeom prst="rect">
                      <a:avLst/>
                    </a:prstGeom>
                  </pic:spPr>
                </pic:pic>
              </a:graphicData>
            </a:graphic>
          </wp:inline>
        </w:drawing>
      </w:r>
    </w:p>
    <w:p w:rsidR="0008018E" w:rsidRDefault="0008018E" w:rsidP="0008018E">
      <w:pPr>
        <w:pStyle w:val="Caption"/>
        <w:jc w:val="both"/>
      </w:pPr>
      <w:r>
        <w:rPr>
          <w:rFonts w:hint="eastAsia"/>
        </w:rPr>
        <w:t>Фигура</w:t>
      </w:r>
      <w:r>
        <w:t xml:space="preserve"> </w:t>
      </w:r>
      <w:ins w:id="361" w:author="Peter Mihaylov" w:date="2019-03-14T10:31:00Z">
        <w:r w:rsidR="006236F8">
          <w:fldChar w:fldCharType="begin"/>
        </w:r>
        <w:r w:rsidR="006236F8">
          <w:instrText xml:space="preserve"> STYLEREF 2 \s </w:instrText>
        </w:r>
      </w:ins>
      <w:r w:rsidR="006236F8">
        <w:fldChar w:fldCharType="separate"/>
      </w:r>
      <w:r w:rsidR="006236F8">
        <w:rPr>
          <w:noProof/>
        </w:rPr>
        <w:t>4</w:t>
      </w:r>
      <w:ins w:id="362"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363" w:author="Peter Mihaylov" w:date="2019-03-14T10:31:00Z">
        <w:r w:rsidR="006236F8">
          <w:rPr>
            <w:noProof/>
          </w:rPr>
          <w:t>4</w:t>
        </w:r>
        <w:r w:rsidR="006236F8">
          <w:fldChar w:fldCharType="end"/>
        </w:r>
      </w:ins>
      <w:del w:id="364"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4</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4</w:delText>
        </w:r>
        <w:r w:rsidR="006F7A0D" w:rsidDel="006236F8">
          <w:fldChar w:fldCharType="end"/>
        </w:r>
      </w:del>
    </w:p>
    <w:p w:rsidR="0008018E" w:rsidRDefault="0008018E" w:rsidP="0008018E">
      <w:pPr>
        <w:pStyle w:val="Caption"/>
        <w:jc w:val="both"/>
      </w:pPr>
    </w:p>
    <w:p w:rsidR="0008018E" w:rsidRDefault="0008018E" w:rsidP="0008018E">
      <w:pPr>
        <w:pStyle w:val="Caption"/>
        <w:keepNext/>
        <w:jc w:val="both"/>
      </w:pPr>
      <w:r>
        <w:rPr>
          <w:noProof/>
          <w:lang w:eastAsia="en-US"/>
        </w:rPr>
        <w:drawing>
          <wp:inline distT="0" distB="0" distL="0" distR="0" wp14:anchorId="2754F5FA" wp14:editId="76215CFE">
            <wp:extent cx="5943600" cy="18935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893570"/>
                    </a:xfrm>
                    <a:prstGeom prst="rect">
                      <a:avLst/>
                    </a:prstGeom>
                  </pic:spPr>
                </pic:pic>
              </a:graphicData>
            </a:graphic>
          </wp:inline>
        </w:drawing>
      </w:r>
    </w:p>
    <w:p w:rsidR="0008018E" w:rsidRPr="0008018E" w:rsidRDefault="0008018E" w:rsidP="0008018E">
      <w:pPr>
        <w:pStyle w:val="Caption"/>
        <w:jc w:val="both"/>
        <w:rPr>
          <w:rFonts w:ascii="Times New Roman" w:hAnsi="Times New Roman"/>
          <w:color w:val="000000"/>
          <w:sz w:val="28"/>
          <w:szCs w:val="28"/>
          <w:lang w:val="bg-BG"/>
        </w:rPr>
      </w:pPr>
      <w:r>
        <w:t xml:space="preserve">Фигура </w:t>
      </w:r>
      <w:ins w:id="365" w:author="Peter Mihaylov" w:date="2019-03-14T10:31:00Z">
        <w:r w:rsidR="006236F8">
          <w:fldChar w:fldCharType="begin"/>
        </w:r>
        <w:r w:rsidR="006236F8">
          <w:instrText xml:space="preserve"> STYLEREF 2 \s </w:instrText>
        </w:r>
      </w:ins>
      <w:r w:rsidR="006236F8">
        <w:fldChar w:fldCharType="separate"/>
      </w:r>
      <w:r w:rsidR="006236F8">
        <w:rPr>
          <w:noProof/>
        </w:rPr>
        <w:t>4</w:t>
      </w:r>
      <w:ins w:id="366"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367" w:author="Peter Mihaylov" w:date="2019-03-14T10:31:00Z">
        <w:r w:rsidR="006236F8">
          <w:rPr>
            <w:noProof/>
          </w:rPr>
          <w:t>5</w:t>
        </w:r>
        <w:r w:rsidR="006236F8">
          <w:fldChar w:fldCharType="end"/>
        </w:r>
      </w:ins>
      <w:del w:id="368"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4</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5</w:delText>
        </w:r>
        <w:r w:rsidR="006F7A0D" w:rsidDel="006236F8">
          <w:fldChar w:fldCharType="end"/>
        </w:r>
      </w:del>
    </w:p>
    <w:p w:rsidR="00F5493D" w:rsidRDefault="0008018E" w:rsidP="00B132CF">
      <w:pPr>
        <w:suppressAutoHyphens w:val="0"/>
        <w:overflowPunct/>
        <w:autoSpaceDE/>
        <w:spacing w:after="160" w:line="259" w:lineRule="auto"/>
        <w:jc w:val="both"/>
        <w:textAlignment w:val="auto"/>
        <w:rPr>
          <w:rFonts w:ascii="Times New Roman" w:hAnsi="Times New Roman"/>
          <w:color w:val="000000"/>
          <w:sz w:val="28"/>
          <w:szCs w:val="28"/>
          <w:lang w:val="bg-BG"/>
        </w:rPr>
      </w:pPr>
      <w:r>
        <w:rPr>
          <w:rFonts w:ascii="Times New Roman" w:hAnsi="Times New Roman"/>
          <w:color w:val="000000"/>
          <w:sz w:val="28"/>
          <w:szCs w:val="28"/>
          <w:lang w:val="bg-BG"/>
        </w:rPr>
        <w:t xml:space="preserve">Отваря се модал, в който може да се създаде пост. </w:t>
      </w:r>
    </w:p>
    <w:p w:rsidR="0008018E" w:rsidRDefault="0008018E" w:rsidP="00B132CF">
      <w:pPr>
        <w:suppressAutoHyphens w:val="0"/>
        <w:overflowPunct/>
        <w:autoSpaceDE/>
        <w:spacing w:after="160" w:line="259" w:lineRule="auto"/>
        <w:jc w:val="both"/>
        <w:textAlignment w:val="auto"/>
        <w:rPr>
          <w:rFonts w:ascii="Arial" w:hAnsi="Arial" w:cs="Arial"/>
          <w:color w:val="000000"/>
          <w:lang w:val="bg-BG"/>
        </w:rPr>
      </w:pPr>
      <w:r>
        <w:rPr>
          <w:rFonts w:ascii="Arial" w:hAnsi="Arial" w:cs="Arial"/>
          <w:color w:val="000000"/>
        </w:rPr>
        <w:t>Когато потребителя натисне някоя обява, се отваря екран с информация за създателя на обявата, информацията за самата обявата и бутон за кандидатстване за обявата</w:t>
      </w:r>
      <w:r>
        <w:rPr>
          <w:rFonts w:ascii="Arial" w:hAnsi="Arial" w:cs="Arial"/>
          <w:color w:val="000000"/>
          <w:lang w:val="bg-BG"/>
        </w:rPr>
        <w:t>.</w:t>
      </w:r>
    </w:p>
    <w:p w:rsidR="00476D77" w:rsidRDefault="00476D77" w:rsidP="00B132CF">
      <w:pPr>
        <w:suppressAutoHyphens w:val="0"/>
        <w:overflowPunct/>
        <w:autoSpaceDE/>
        <w:spacing w:after="160" w:line="259" w:lineRule="auto"/>
        <w:jc w:val="both"/>
        <w:textAlignment w:val="auto"/>
        <w:rPr>
          <w:rFonts w:ascii="Arial" w:hAnsi="Arial" w:cs="Arial"/>
          <w:color w:val="000000"/>
          <w:lang w:val="bg-BG"/>
        </w:rPr>
      </w:pPr>
    </w:p>
    <w:p w:rsidR="00476D77" w:rsidRDefault="00476D77" w:rsidP="00B132CF">
      <w:pPr>
        <w:suppressAutoHyphens w:val="0"/>
        <w:overflowPunct/>
        <w:autoSpaceDE/>
        <w:spacing w:after="160" w:line="259" w:lineRule="auto"/>
        <w:jc w:val="both"/>
        <w:textAlignment w:val="auto"/>
        <w:rPr>
          <w:rFonts w:ascii="Arial" w:hAnsi="Arial" w:cs="Arial"/>
          <w:color w:val="000000"/>
          <w:lang w:val="bg-BG"/>
        </w:rPr>
      </w:pPr>
    </w:p>
    <w:p w:rsidR="00476D77" w:rsidRDefault="0008018E" w:rsidP="00476D77">
      <w:pPr>
        <w:keepNext/>
        <w:suppressAutoHyphens w:val="0"/>
        <w:overflowPunct/>
        <w:autoSpaceDE/>
        <w:spacing w:after="160" w:line="259" w:lineRule="auto"/>
        <w:jc w:val="both"/>
        <w:textAlignment w:val="auto"/>
      </w:pPr>
      <w:r>
        <w:rPr>
          <w:noProof/>
          <w:lang w:eastAsia="en-US"/>
        </w:rPr>
        <w:lastRenderedPageBreak/>
        <w:drawing>
          <wp:inline distT="0" distB="0" distL="0" distR="0" wp14:anchorId="183C3BCB" wp14:editId="36A522B3">
            <wp:extent cx="2405380" cy="21760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6879" cy="2186418"/>
                    </a:xfrm>
                    <a:prstGeom prst="rect">
                      <a:avLst/>
                    </a:prstGeom>
                  </pic:spPr>
                </pic:pic>
              </a:graphicData>
            </a:graphic>
          </wp:inline>
        </w:drawing>
      </w:r>
    </w:p>
    <w:p w:rsidR="0008018E" w:rsidRPr="0008018E" w:rsidRDefault="00476D77" w:rsidP="00476D77">
      <w:pPr>
        <w:pStyle w:val="Caption"/>
        <w:jc w:val="both"/>
        <w:rPr>
          <w:rFonts w:ascii="Times New Roman" w:hAnsi="Times New Roman"/>
          <w:color w:val="000000"/>
          <w:sz w:val="28"/>
          <w:szCs w:val="28"/>
        </w:rPr>
      </w:pPr>
      <w:r>
        <w:rPr>
          <w:rFonts w:hint="eastAsia"/>
        </w:rPr>
        <w:t>Фигура</w:t>
      </w:r>
      <w:r>
        <w:t xml:space="preserve"> </w:t>
      </w:r>
      <w:ins w:id="369" w:author="Peter Mihaylov" w:date="2019-03-14T10:31:00Z">
        <w:r w:rsidR="006236F8">
          <w:fldChar w:fldCharType="begin"/>
        </w:r>
        <w:r w:rsidR="006236F8">
          <w:instrText xml:space="preserve"> STYLEREF 2 \s </w:instrText>
        </w:r>
      </w:ins>
      <w:r w:rsidR="006236F8">
        <w:fldChar w:fldCharType="separate"/>
      </w:r>
      <w:r w:rsidR="006236F8">
        <w:rPr>
          <w:noProof/>
        </w:rPr>
        <w:t>4</w:t>
      </w:r>
      <w:ins w:id="370"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371" w:author="Peter Mihaylov" w:date="2019-03-14T10:31:00Z">
        <w:r w:rsidR="006236F8">
          <w:rPr>
            <w:noProof/>
          </w:rPr>
          <w:t>6</w:t>
        </w:r>
        <w:r w:rsidR="006236F8">
          <w:fldChar w:fldCharType="end"/>
        </w:r>
      </w:ins>
      <w:del w:id="372"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4</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6</w:delText>
        </w:r>
        <w:r w:rsidR="006F7A0D" w:rsidDel="006236F8">
          <w:fldChar w:fldCharType="end"/>
        </w:r>
      </w:del>
    </w:p>
    <w:p w:rsidR="0008018E" w:rsidRDefault="0008018E" w:rsidP="00B132CF">
      <w:pPr>
        <w:suppressAutoHyphens w:val="0"/>
        <w:overflowPunct/>
        <w:autoSpaceDE/>
        <w:spacing w:after="160" w:line="259" w:lineRule="auto"/>
        <w:jc w:val="both"/>
        <w:textAlignment w:val="auto"/>
        <w:rPr>
          <w:rFonts w:ascii="Times New Roman" w:hAnsi="Times New Roman"/>
          <w:color w:val="000000"/>
          <w:sz w:val="28"/>
          <w:szCs w:val="28"/>
          <w:lang w:val="bg-BG"/>
        </w:rPr>
      </w:pPr>
      <w:r>
        <w:rPr>
          <w:rFonts w:ascii="Times New Roman" w:hAnsi="Times New Roman"/>
          <w:color w:val="000000"/>
          <w:sz w:val="28"/>
          <w:szCs w:val="28"/>
          <w:lang w:val="bg-BG"/>
        </w:rPr>
        <w:t>Когато потребителя в ролята на служител кандидатсва по обява, той може да въведе кратко описание</w:t>
      </w:r>
      <w:r w:rsidR="00476D77">
        <w:rPr>
          <w:rFonts w:ascii="Times New Roman" w:hAnsi="Times New Roman"/>
          <w:color w:val="000000"/>
          <w:sz w:val="28"/>
          <w:szCs w:val="28"/>
          <w:lang w:val="bg-BG"/>
        </w:rPr>
        <w:t xml:space="preserve"> и да качи своето CV в базата данни. Текущите данни ще бъдат листнати както и датата на поселдната промяна.</w:t>
      </w:r>
    </w:p>
    <w:p w:rsidR="00476D77" w:rsidRDefault="00476D77" w:rsidP="00B132CF">
      <w:pPr>
        <w:suppressAutoHyphens w:val="0"/>
        <w:overflowPunct/>
        <w:autoSpaceDE/>
        <w:spacing w:after="160" w:line="259" w:lineRule="auto"/>
        <w:jc w:val="both"/>
        <w:textAlignment w:val="auto"/>
        <w:rPr>
          <w:rFonts w:ascii="Times New Roman" w:hAnsi="Times New Roman"/>
          <w:color w:val="000000"/>
          <w:sz w:val="28"/>
          <w:szCs w:val="28"/>
          <w:lang w:val="bg-BG"/>
        </w:rPr>
      </w:pPr>
    </w:p>
    <w:p w:rsidR="00476D77" w:rsidRDefault="00476D77" w:rsidP="00476D77">
      <w:pPr>
        <w:keepNext/>
        <w:suppressAutoHyphens w:val="0"/>
        <w:overflowPunct/>
        <w:autoSpaceDE/>
        <w:spacing w:after="160" w:line="259" w:lineRule="auto"/>
        <w:jc w:val="both"/>
        <w:textAlignment w:val="auto"/>
      </w:pPr>
      <w:r>
        <w:rPr>
          <w:noProof/>
          <w:lang w:eastAsia="en-US"/>
        </w:rPr>
        <w:drawing>
          <wp:inline distT="0" distB="0" distL="0" distR="0" wp14:anchorId="0339169B" wp14:editId="6364B9A9">
            <wp:extent cx="5943600" cy="8712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71220"/>
                    </a:xfrm>
                    <a:prstGeom prst="rect">
                      <a:avLst/>
                    </a:prstGeom>
                  </pic:spPr>
                </pic:pic>
              </a:graphicData>
            </a:graphic>
          </wp:inline>
        </w:drawing>
      </w:r>
    </w:p>
    <w:p w:rsidR="00476D77" w:rsidRDefault="00476D77" w:rsidP="00476D77">
      <w:pPr>
        <w:pStyle w:val="Caption"/>
        <w:jc w:val="both"/>
        <w:rPr>
          <w:rFonts w:ascii="Times New Roman" w:hAnsi="Times New Roman"/>
          <w:color w:val="000000"/>
          <w:sz w:val="28"/>
          <w:szCs w:val="28"/>
          <w:lang w:val="bg-BG"/>
        </w:rPr>
      </w:pPr>
      <w:r>
        <w:rPr>
          <w:rFonts w:hint="eastAsia"/>
        </w:rPr>
        <w:t>Фигура</w:t>
      </w:r>
      <w:r>
        <w:t xml:space="preserve"> </w:t>
      </w:r>
      <w:ins w:id="373" w:author="Peter Mihaylov" w:date="2019-03-14T10:31:00Z">
        <w:r w:rsidR="006236F8">
          <w:fldChar w:fldCharType="begin"/>
        </w:r>
        <w:r w:rsidR="006236F8">
          <w:instrText xml:space="preserve"> STYLEREF 2 \s </w:instrText>
        </w:r>
      </w:ins>
      <w:r w:rsidR="006236F8">
        <w:fldChar w:fldCharType="separate"/>
      </w:r>
      <w:r w:rsidR="006236F8">
        <w:rPr>
          <w:noProof/>
        </w:rPr>
        <w:t>4</w:t>
      </w:r>
      <w:ins w:id="374"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375" w:author="Peter Mihaylov" w:date="2019-03-14T10:31:00Z">
        <w:r w:rsidR="006236F8">
          <w:rPr>
            <w:noProof/>
          </w:rPr>
          <w:t>7</w:t>
        </w:r>
        <w:r w:rsidR="006236F8">
          <w:fldChar w:fldCharType="end"/>
        </w:r>
      </w:ins>
      <w:del w:id="376"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4</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7</w:delText>
        </w:r>
        <w:r w:rsidR="006F7A0D" w:rsidDel="006236F8">
          <w:fldChar w:fldCharType="end"/>
        </w:r>
      </w:del>
    </w:p>
    <w:p w:rsidR="00476D77" w:rsidRDefault="00476D77" w:rsidP="00B132CF">
      <w:pPr>
        <w:suppressAutoHyphens w:val="0"/>
        <w:overflowPunct/>
        <w:autoSpaceDE/>
        <w:spacing w:after="160" w:line="259" w:lineRule="auto"/>
        <w:jc w:val="both"/>
        <w:textAlignment w:val="auto"/>
        <w:rPr>
          <w:rFonts w:ascii="Times New Roman" w:hAnsi="Times New Roman"/>
          <w:color w:val="000000"/>
          <w:sz w:val="28"/>
          <w:szCs w:val="28"/>
          <w:lang w:val="bg-BG"/>
        </w:rPr>
      </w:pPr>
      <w:r>
        <w:rPr>
          <w:rFonts w:ascii="Times New Roman" w:hAnsi="Times New Roman"/>
          <w:color w:val="000000"/>
          <w:sz w:val="28"/>
          <w:szCs w:val="28"/>
          <w:lang w:val="bg-BG"/>
        </w:rPr>
        <w:t>Потребителят може да поиска да качи файл с личните си данни.</w:t>
      </w:r>
    </w:p>
    <w:p w:rsidR="00476D77" w:rsidRDefault="00476D77" w:rsidP="00476D77">
      <w:pPr>
        <w:keepNext/>
        <w:suppressAutoHyphens w:val="0"/>
        <w:overflowPunct/>
        <w:autoSpaceDE/>
        <w:spacing w:after="160" w:line="259" w:lineRule="auto"/>
        <w:jc w:val="both"/>
        <w:textAlignment w:val="auto"/>
      </w:pPr>
      <w:r>
        <w:rPr>
          <w:noProof/>
          <w:lang w:eastAsia="en-US"/>
        </w:rPr>
        <w:drawing>
          <wp:inline distT="0" distB="0" distL="0" distR="0" wp14:anchorId="1F595BDF" wp14:editId="3AAFD3F3">
            <wp:extent cx="4573905" cy="122528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24614" cy="1238873"/>
                    </a:xfrm>
                    <a:prstGeom prst="rect">
                      <a:avLst/>
                    </a:prstGeom>
                  </pic:spPr>
                </pic:pic>
              </a:graphicData>
            </a:graphic>
          </wp:inline>
        </w:drawing>
      </w:r>
    </w:p>
    <w:p w:rsidR="00476D77" w:rsidRDefault="00476D77" w:rsidP="00476D77">
      <w:pPr>
        <w:pStyle w:val="Caption"/>
        <w:jc w:val="both"/>
      </w:pPr>
      <w:r>
        <w:rPr>
          <w:rFonts w:hint="eastAsia"/>
        </w:rPr>
        <w:t>Фигура</w:t>
      </w:r>
      <w:r>
        <w:t xml:space="preserve"> </w:t>
      </w:r>
      <w:ins w:id="377" w:author="Peter Mihaylov" w:date="2019-03-14T10:31:00Z">
        <w:r w:rsidR="006236F8">
          <w:fldChar w:fldCharType="begin"/>
        </w:r>
        <w:r w:rsidR="006236F8">
          <w:instrText xml:space="preserve"> STYLEREF 2 \s </w:instrText>
        </w:r>
      </w:ins>
      <w:r w:rsidR="006236F8">
        <w:fldChar w:fldCharType="separate"/>
      </w:r>
      <w:r w:rsidR="006236F8">
        <w:rPr>
          <w:noProof/>
        </w:rPr>
        <w:t>4</w:t>
      </w:r>
      <w:ins w:id="378"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379" w:author="Peter Mihaylov" w:date="2019-03-14T10:31:00Z">
        <w:r w:rsidR="006236F8">
          <w:rPr>
            <w:noProof/>
          </w:rPr>
          <w:t>8</w:t>
        </w:r>
        <w:r w:rsidR="006236F8">
          <w:fldChar w:fldCharType="end"/>
        </w:r>
      </w:ins>
      <w:del w:id="380"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4</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8</w:delText>
        </w:r>
        <w:r w:rsidR="006F7A0D" w:rsidDel="006236F8">
          <w:fldChar w:fldCharType="end"/>
        </w:r>
      </w:del>
    </w:p>
    <w:p w:rsidR="00476D77" w:rsidRDefault="00476D77" w:rsidP="00476D77">
      <w:pPr>
        <w:pStyle w:val="Caption"/>
        <w:jc w:val="both"/>
      </w:pPr>
    </w:p>
    <w:p w:rsidR="00476D77" w:rsidRDefault="00476D77" w:rsidP="00476D77">
      <w:pPr>
        <w:pStyle w:val="Caption"/>
        <w:keepNext/>
        <w:jc w:val="both"/>
      </w:pPr>
      <w:r>
        <w:rPr>
          <w:noProof/>
          <w:lang w:eastAsia="en-US"/>
        </w:rPr>
        <w:lastRenderedPageBreak/>
        <w:drawing>
          <wp:inline distT="0" distB="0" distL="0" distR="0" wp14:anchorId="46753F61" wp14:editId="7B10A35C">
            <wp:extent cx="5943600" cy="14719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471930"/>
                    </a:xfrm>
                    <a:prstGeom prst="rect">
                      <a:avLst/>
                    </a:prstGeom>
                  </pic:spPr>
                </pic:pic>
              </a:graphicData>
            </a:graphic>
          </wp:inline>
        </w:drawing>
      </w:r>
    </w:p>
    <w:p w:rsidR="00476D77" w:rsidRDefault="00476D77" w:rsidP="00476D77">
      <w:pPr>
        <w:pStyle w:val="Caption"/>
        <w:jc w:val="both"/>
        <w:rPr>
          <w:rFonts w:ascii="Times New Roman" w:hAnsi="Times New Roman"/>
          <w:color w:val="000000"/>
          <w:sz w:val="28"/>
          <w:szCs w:val="28"/>
          <w:lang w:val="bg-BG"/>
        </w:rPr>
      </w:pPr>
      <w:r>
        <w:t xml:space="preserve">Фигура </w:t>
      </w:r>
      <w:ins w:id="381" w:author="Peter Mihaylov" w:date="2019-03-14T10:31:00Z">
        <w:r w:rsidR="006236F8">
          <w:fldChar w:fldCharType="begin"/>
        </w:r>
        <w:r w:rsidR="006236F8">
          <w:instrText xml:space="preserve"> STYLEREF 2 \s </w:instrText>
        </w:r>
      </w:ins>
      <w:r w:rsidR="006236F8">
        <w:fldChar w:fldCharType="separate"/>
      </w:r>
      <w:r w:rsidR="006236F8">
        <w:rPr>
          <w:noProof/>
        </w:rPr>
        <w:t>4</w:t>
      </w:r>
      <w:ins w:id="382"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383" w:author="Peter Mihaylov" w:date="2019-03-14T10:31:00Z">
        <w:r w:rsidR="006236F8">
          <w:rPr>
            <w:noProof/>
          </w:rPr>
          <w:t>9</w:t>
        </w:r>
        <w:r w:rsidR="006236F8">
          <w:fldChar w:fldCharType="end"/>
        </w:r>
      </w:ins>
      <w:del w:id="384"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4</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9</w:delText>
        </w:r>
        <w:r w:rsidR="006F7A0D" w:rsidDel="006236F8">
          <w:fldChar w:fldCharType="end"/>
        </w:r>
      </w:del>
    </w:p>
    <w:p w:rsidR="00476D77" w:rsidRDefault="00476D77" w:rsidP="00B132CF">
      <w:pPr>
        <w:suppressAutoHyphens w:val="0"/>
        <w:overflowPunct/>
        <w:autoSpaceDE/>
        <w:spacing w:after="160" w:line="259" w:lineRule="auto"/>
        <w:jc w:val="both"/>
        <w:textAlignment w:val="auto"/>
        <w:rPr>
          <w:rFonts w:ascii="Times New Roman" w:hAnsi="Times New Roman"/>
          <w:color w:val="000000"/>
          <w:sz w:val="28"/>
          <w:szCs w:val="28"/>
          <w:lang w:val="bg-BG"/>
        </w:rPr>
      </w:pPr>
    </w:p>
    <w:p w:rsidR="00476D77" w:rsidRDefault="00476D77" w:rsidP="00B132CF">
      <w:pPr>
        <w:suppressAutoHyphens w:val="0"/>
        <w:overflowPunct/>
        <w:autoSpaceDE/>
        <w:spacing w:after="160" w:line="259" w:lineRule="auto"/>
        <w:jc w:val="both"/>
        <w:textAlignment w:val="auto"/>
        <w:rPr>
          <w:rFonts w:ascii="Times New Roman" w:hAnsi="Times New Roman"/>
          <w:color w:val="000000"/>
          <w:sz w:val="28"/>
          <w:szCs w:val="28"/>
          <w:lang w:val="bg-BG"/>
        </w:rPr>
      </w:pPr>
      <w:r>
        <w:rPr>
          <w:rFonts w:ascii="Times New Roman" w:hAnsi="Times New Roman"/>
          <w:color w:val="000000"/>
          <w:sz w:val="28"/>
          <w:szCs w:val="28"/>
          <w:lang w:val="bg-BG"/>
        </w:rPr>
        <w:t>Потребителят може да реши да промени личните си данни, затова когато избере настройки се показва следната страница.</w:t>
      </w:r>
    </w:p>
    <w:p w:rsidR="00476D77" w:rsidRDefault="00476D77" w:rsidP="00B132CF">
      <w:pPr>
        <w:suppressAutoHyphens w:val="0"/>
        <w:overflowPunct/>
        <w:autoSpaceDE/>
        <w:spacing w:after="160" w:line="259" w:lineRule="auto"/>
        <w:jc w:val="both"/>
        <w:textAlignment w:val="auto"/>
        <w:rPr>
          <w:rFonts w:ascii="Times New Roman" w:hAnsi="Times New Roman"/>
          <w:color w:val="000000"/>
          <w:sz w:val="28"/>
          <w:szCs w:val="28"/>
          <w:lang w:val="bg-BG"/>
        </w:rPr>
      </w:pPr>
    </w:p>
    <w:p w:rsidR="00476D77" w:rsidRDefault="00476D77" w:rsidP="00476D77">
      <w:pPr>
        <w:keepNext/>
        <w:suppressAutoHyphens w:val="0"/>
        <w:overflowPunct/>
        <w:autoSpaceDE/>
        <w:spacing w:after="160" w:line="259" w:lineRule="auto"/>
        <w:jc w:val="both"/>
        <w:textAlignment w:val="auto"/>
      </w:pPr>
      <w:r>
        <w:rPr>
          <w:noProof/>
          <w:lang w:eastAsia="en-US"/>
        </w:rPr>
        <w:drawing>
          <wp:inline distT="0" distB="0" distL="0" distR="0" wp14:anchorId="62A144B1" wp14:editId="37D3C02F">
            <wp:extent cx="5943600" cy="31121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12135"/>
                    </a:xfrm>
                    <a:prstGeom prst="rect">
                      <a:avLst/>
                    </a:prstGeom>
                  </pic:spPr>
                </pic:pic>
              </a:graphicData>
            </a:graphic>
          </wp:inline>
        </w:drawing>
      </w:r>
    </w:p>
    <w:p w:rsidR="00693167" w:rsidRPr="00476D77" w:rsidRDefault="00476D77" w:rsidP="00476D77">
      <w:pPr>
        <w:pStyle w:val="Caption"/>
        <w:jc w:val="both"/>
        <w:rPr>
          <w:rFonts w:ascii="Times New Roman" w:hAnsi="Times New Roman"/>
          <w:color w:val="000000"/>
          <w:sz w:val="28"/>
          <w:szCs w:val="28"/>
          <w:lang w:val="bg-BG"/>
        </w:rPr>
      </w:pPr>
      <w:r>
        <w:rPr>
          <w:rFonts w:hint="eastAsia"/>
        </w:rPr>
        <w:t>Фигура</w:t>
      </w:r>
      <w:r>
        <w:t xml:space="preserve"> </w:t>
      </w:r>
      <w:ins w:id="385" w:author="Peter Mihaylov" w:date="2019-03-14T10:31:00Z">
        <w:r w:rsidR="006236F8">
          <w:fldChar w:fldCharType="begin"/>
        </w:r>
        <w:r w:rsidR="006236F8">
          <w:instrText xml:space="preserve"> STYLEREF 2 \s </w:instrText>
        </w:r>
      </w:ins>
      <w:r w:rsidR="006236F8">
        <w:fldChar w:fldCharType="separate"/>
      </w:r>
      <w:r w:rsidR="006236F8">
        <w:rPr>
          <w:noProof/>
        </w:rPr>
        <w:t>4</w:t>
      </w:r>
      <w:ins w:id="386" w:author="Peter Mihaylov" w:date="2019-03-14T10:31:00Z">
        <w:r w:rsidR="006236F8">
          <w:fldChar w:fldCharType="end"/>
        </w:r>
        <w:r w:rsidR="006236F8">
          <w:t>.</w:t>
        </w:r>
        <w:r w:rsidR="006236F8">
          <w:fldChar w:fldCharType="begin"/>
        </w:r>
        <w:r w:rsidR="006236F8">
          <w:instrText xml:space="preserve"> SEQ Фигура \* ARABIC \s 2 </w:instrText>
        </w:r>
      </w:ins>
      <w:r w:rsidR="006236F8">
        <w:fldChar w:fldCharType="separate"/>
      </w:r>
      <w:ins w:id="387" w:author="Peter Mihaylov" w:date="2019-03-14T10:31:00Z">
        <w:r w:rsidR="006236F8">
          <w:rPr>
            <w:noProof/>
          </w:rPr>
          <w:t>10</w:t>
        </w:r>
        <w:r w:rsidR="006236F8">
          <w:fldChar w:fldCharType="end"/>
        </w:r>
      </w:ins>
      <w:del w:id="388" w:author="Peter Mihaylov" w:date="2019-03-14T10:31:00Z">
        <w:r w:rsidR="006F7A0D" w:rsidDel="006236F8">
          <w:fldChar w:fldCharType="begin"/>
        </w:r>
        <w:r w:rsidR="006F7A0D" w:rsidDel="006236F8">
          <w:delInstrText xml:space="preserve"> STYLEREF 2 \s </w:delInstrText>
        </w:r>
        <w:r w:rsidR="006F7A0D" w:rsidDel="006236F8">
          <w:fldChar w:fldCharType="separate"/>
        </w:r>
        <w:r w:rsidR="006F7A0D" w:rsidDel="006236F8">
          <w:rPr>
            <w:noProof/>
          </w:rPr>
          <w:delText>4</w:delText>
        </w:r>
        <w:r w:rsidR="006F7A0D" w:rsidDel="006236F8">
          <w:fldChar w:fldCharType="end"/>
        </w:r>
        <w:r w:rsidR="006F7A0D" w:rsidDel="006236F8">
          <w:delText>.</w:delText>
        </w:r>
        <w:r w:rsidR="006F7A0D" w:rsidDel="006236F8">
          <w:fldChar w:fldCharType="begin"/>
        </w:r>
        <w:r w:rsidR="006F7A0D" w:rsidDel="006236F8">
          <w:delInstrText xml:space="preserve"> SEQ Фигура \* ARABIC \s 2 </w:delInstrText>
        </w:r>
        <w:r w:rsidR="006F7A0D" w:rsidDel="006236F8">
          <w:fldChar w:fldCharType="separate"/>
        </w:r>
        <w:r w:rsidR="006F7A0D" w:rsidDel="006236F8">
          <w:rPr>
            <w:noProof/>
          </w:rPr>
          <w:delText>10</w:delText>
        </w:r>
        <w:r w:rsidR="006F7A0D" w:rsidDel="006236F8">
          <w:fldChar w:fldCharType="end"/>
        </w:r>
      </w:del>
      <w:r w:rsidR="00693167" w:rsidRPr="00F5493D">
        <w:rPr>
          <w:b/>
          <w:i w:val="0"/>
        </w:rPr>
        <w:br w:type="page"/>
      </w:r>
    </w:p>
    <w:p w:rsidR="00693167" w:rsidRDefault="00D60488" w:rsidP="00B132CF">
      <w:pPr>
        <w:pStyle w:val="Heading2"/>
        <w:jc w:val="center"/>
        <w:rPr>
          <w:b/>
          <w:i w:val="0"/>
          <w:sz w:val="36"/>
          <w:szCs w:val="36"/>
        </w:rPr>
      </w:pPr>
      <w:bookmarkStart w:id="389" w:name="_Toc3452647"/>
      <w:r w:rsidRPr="00B132CF">
        <w:rPr>
          <w:b/>
          <w:i w:val="0"/>
          <w:sz w:val="36"/>
          <w:szCs w:val="36"/>
        </w:rPr>
        <w:lastRenderedPageBreak/>
        <w:t>Заключение</w:t>
      </w:r>
      <w:bookmarkEnd w:id="389"/>
    </w:p>
    <w:p w:rsidR="00617447" w:rsidRPr="009F42BA" w:rsidRDefault="00617447" w:rsidP="009F42BA">
      <w:pPr>
        <w:jc w:val="both"/>
        <w:rPr>
          <w:rFonts w:ascii="Times New Roman" w:hAnsi="Times New Roman"/>
          <w:sz w:val="28"/>
          <w:szCs w:val="28"/>
          <w:lang w:val="bg-BG"/>
        </w:rPr>
      </w:pPr>
    </w:p>
    <w:p w:rsidR="00617447" w:rsidRPr="009F42BA" w:rsidRDefault="00617447" w:rsidP="009F42BA">
      <w:pPr>
        <w:jc w:val="both"/>
        <w:rPr>
          <w:rFonts w:ascii="Times New Roman" w:hAnsi="Times New Roman"/>
          <w:sz w:val="28"/>
          <w:szCs w:val="28"/>
          <w:lang w:val="bg-BG"/>
        </w:rPr>
      </w:pPr>
      <w:r w:rsidRPr="009F42BA">
        <w:rPr>
          <w:rFonts w:ascii="Times New Roman" w:hAnsi="Times New Roman"/>
          <w:sz w:val="28"/>
          <w:szCs w:val="28"/>
          <w:lang w:val="bg-BG"/>
        </w:rPr>
        <w:t>В настоящата дипломна работа бе разработено уеб приложение, което предоставя възможност на потребителите да кандидатсват и да наемат хора за почасова работа.</w:t>
      </w:r>
    </w:p>
    <w:p w:rsidR="00617447" w:rsidRDefault="00617447" w:rsidP="009F42BA">
      <w:pPr>
        <w:jc w:val="both"/>
        <w:rPr>
          <w:rFonts w:ascii="Times New Roman" w:hAnsi="Times New Roman"/>
          <w:sz w:val="28"/>
          <w:szCs w:val="28"/>
          <w:lang w:val="bg-BG"/>
        </w:rPr>
      </w:pPr>
      <w:r w:rsidRPr="009F42BA">
        <w:rPr>
          <w:rFonts w:ascii="Times New Roman" w:hAnsi="Times New Roman"/>
          <w:sz w:val="28"/>
          <w:szCs w:val="28"/>
          <w:lang w:val="bg-BG"/>
        </w:rPr>
        <w:t>Приложението покрива функционалните изисквания, следвайки стандартните</w:t>
      </w:r>
      <w:r w:rsidR="009F42BA">
        <w:rPr>
          <w:rFonts w:ascii="Times New Roman" w:hAnsi="Times New Roman"/>
          <w:sz w:val="28"/>
          <w:szCs w:val="28"/>
          <w:lang w:val="bg-BG"/>
        </w:rPr>
        <w:t xml:space="preserve"> на качество на кода. </w:t>
      </w:r>
      <w:r w:rsidR="00597592">
        <w:rPr>
          <w:rFonts w:ascii="Times New Roman" w:hAnsi="Times New Roman"/>
          <w:sz w:val="28"/>
          <w:szCs w:val="28"/>
          <w:lang w:val="bg-BG"/>
        </w:rPr>
        <w:t>И</w:t>
      </w:r>
      <w:r w:rsidR="00597592" w:rsidRPr="00A92E0C">
        <w:rPr>
          <w:rFonts w:ascii="Times New Roman" w:hAnsi="Times New Roman"/>
          <w:sz w:val="28"/>
          <w:szCs w:val="28"/>
          <w:lang w:val="bg-BG"/>
        </w:rPr>
        <w:t xml:space="preserve">деята на този уеб базиран  портал е именно да се улеснят взаимоотношенията на работодател със служител </w:t>
      </w:r>
      <w:r w:rsidR="00597592" w:rsidRPr="00C56551">
        <w:rPr>
          <w:rFonts w:ascii="Times New Roman" w:hAnsi="Times New Roman"/>
          <w:color w:val="000000"/>
          <w:sz w:val="28"/>
          <w:szCs w:val="28"/>
          <w:shd w:val="clear" w:color="auto" w:fill="FFFFFF"/>
        </w:rPr>
        <w:t>като се използва уеб среда и онлайн комуникация</w:t>
      </w:r>
      <w:r w:rsidR="00597592" w:rsidRPr="00A92E0C">
        <w:rPr>
          <w:rFonts w:ascii="Times New Roman" w:hAnsi="Times New Roman"/>
          <w:sz w:val="28"/>
          <w:szCs w:val="28"/>
          <w:lang w:val="bg-BG"/>
        </w:rPr>
        <w:t>.</w:t>
      </w:r>
    </w:p>
    <w:p w:rsidR="00525F9C" w:rsidRDefault="00525F9C" w:rsidP="009F42BA">
      <w:pPr>
        <w:jc w:val="both"/>
        <w:rPr>
          <w:rFonts w:ascii="Times New Roman" w:hAnsi="Times New Roman"/>
          <w:sz w:val="28"/>
          <w:szCs w:val="28"/>
          <w:lang w:val="bg-BG"/>
        </w:rPr>
      </w:pPr>
    </w:p>
    <w:p w:rsidR="00525F9C" w:rsidDel="00A74405" w:rsidRDefault="00525F9C" w:rsidP="009F42BA">
      <w:pPr>
        <w:jc w:val="both"/>
        <w:rPr>
          <w:del w:id="390" w:author="Peter Mihaylov" w:date="2019-03-14T10:41:00Z"/>
          <w:rFonts w:ascii="Times New Roman" w:hAnsi="Times New Roman"/>
          <w:sz w:val="28"/>
          <w:szCs w:val="28"/>
          <w:lang w:val="bg-BG"/>
        </w:rPr>
      </w:pPr>
    </w:p>
    <w:p w:rsidR="00A74405" w:rsidRDefault="00A74405" w:rsidP="009F42BA">
      <w:pPr>
        <w:jc w:val="both"/>
        <w:rPr>
          <w:ins w:id="391" w:author="Peter Mihaylov" w:date="2019-03-14T10:42:00Z"/>
          <w:rFonts w:ascii="Times New Roman" w:hAnsi="Times New Roman"/>
          <w:sz w:val="28"/>
          <w:szCs w:val="28"/>
          <w:lang w:val="bg-BG"/>
        </w:rPr>
      </w:pPr>
    </w:p>
    <w:p w:rsidR="00A74405" w:rsidRDefault="00A74405" w:rsidP="009F42BA">
      <w:pPr>
        <w:jc w:val="both"/>
        <w:rPr>
          <w:ins w:id="392" w:author="Peter Mihaylov" w:date="2019-03-14T10:42:00Z"/>
          <w:rFonts w:ascii="Times New Roman" w:hAnsi="Times New Roman"/>
          <w:sz w:val="28"/>
          <w:szCs w:val="28"/>
          <w:lang w:val="bg-BG"/>
        </w:rPr>
      </w:pPr>
    </w:p>
    <w:p w:rsidR="00A74405" w:rsidRDefault="00A74405" w:rsidP="009F42BA">
      <w:pPr>
        <w:jc w:val="both"/>
        <w:rPr>
          <w:ins w:id="393" w:author="Peter Mihaylov" w:date="2019-03-14T10:42:00Z"/>
          <w:rFonts w:ascii="Times New Roman" w:hAnsi="Times New Roman"/>
          <w:sz w:val="28"/>
          <w:szCs w:val="28"/>
          <w:lang w:val="bg-BG"/>
        </w:rPr>
      </w:pPr>
    </w:p>
    <w:p w:rsidR="009F42BA" w:rsidRPr="009F42BA" w:rsidRDefault="009F42BA" w:rsidP="009F42BA">
      <w:pPr>
        <w:jc w:val="both"/>
        <w:rPr>
          <w:rFonts w:ascii="Times New Roman" w:hAnsi="Times New Roman"/>
          <w:sz w:val="28"/>
          <w:szCs w:val="28"/>
          <w:lang w:val="bg-BG"/>
        </w:rPr>
      </w:pPr>
    </w:p>
    <w:p w:rsidR="00FE4D2A" w:rsidRPr="00B132CF" w:rsidRDefault="00FE4D2A" w:rsidP="000A0792">
      <w:pPr>
        <w:pStyle w:val="Heading2"/>
        <w:numPr>
          <w:ilvl w:val="0"/>
          <w:numId w:val="12"/>
        </w:numPr>
        <w:rPr>
          <w:b/>
          <w:i w:val="0"/>
        </w:rPr>
      </w:pPr>
      <w:bookmarkStart w:id="394" w:name="_Toc3452648"/>
      <w:r w:rsidRPr="00B132CF">
        <w:rPr>
          <w:b/>
          <w:i w:val="0"/>
        </w:rPr>
        <w:t>Бъдещо развитие</w:t>
      </w:r>
      <w:bookmarkEnd w:id="394"/>
    </w:p>
    <w:p w:rsidR="00FE4D2A" w:rsidRPr="00B132CF" w:rsidRDefault="00FE4D2A" w:rsidP="00B132CF">
      <w:pPr>
        <w:jc w:val="both"/>
        <w:rPr>
          <w:rFonts w:ascii="Times New Roman" w:hAnsi="Times New Roman"/>
          <w:b/>
          <w:sz w:val="28"/>
          <w:szCs w:val="28"/>
          <w:lang w:val="bg-BG"/>
        </w:rPr>
      </w:pPr>
    </w:p>
    <w:p w:rsidR="00597592" w:rsidRDefault="00597592" w:rsidP="00597592">
      <w:pPr>
        <w:suppressAutoHyphens w:val="0"/>
        <w:overflowPunct/>
        <w:autoSpaceDE/>
        <w:textAlignment w:val="auto"/>
        <w:rPr>
          <w:rFonts w:ascii="Arial" w:hAnsi="Arial" w:cs="Arial"/>
          <w:color w:val="000000"/>
          <w:szCs w:val="24"/>
          <w:lang w:eastAsia="en-US"/>
        </w:rPr>
      </w:pPr>
      <w:r w:rsidRPr="00597592">
        <w:rPr>
          <w:rFonts w:ascii="Arial" w:hAnsi="Arial" w:cs="Arial"/>
          <w:color w:val="000000"/>
          <w:szCs w:val="24"/>
          <w:lang w:eastAsia="en-US"/>
        </w:rPr>
        <w:t>За бъдещо развитие на приложението се очакват следните неща:</w:t>
      </w:r>
    </w:p>
    <w:p w:rsidR="00597592" w:rsidRPr="00597592" w:rsidRDefault="00597592" w:rsidP="00597592">
      <w:pPr>
        <w:suppressAutoHyphens w:val="0"/>
        <w:overflowPunct/>
        <w:autoSpaceDE/>
        <w:textAlignment w:val="auto"/>
        <w:rPr>
          <w:rFonts w:ascii="Times New Roman" w:hAnsi="Times New Roman"/>
          <w:szCs w:val="24"/>
          <w:lang w:eastAsia="en-US"/>
        </w:rPr>
      </w:pPr>
    </w:p>
    <w:p w:rsidR="00597592" w:rsidRDefault="00597592" w:rsidP="00597592">
      <w:pPr>
        <w:numPr>
          <w:ilvl w:val="0"/>
          <w:numId w:val="25"/>
        </w:numPr>
        <w:suppressAutoHyphens w:val="0"/>
        <w:overflowPunct/>
        <w:autoSpaceDE/>
        <w:ind w:left="2160"/>
        <w:rPr>
          <w:rFonts w:ascii="Arial" w:hAnsi="Arial" w:cs="Arial"/>
          <w:color w:val="000000"/>
          <w:szCs w:val="24"/>
          <w:lang w:eastAsia="en-US"/>
        </w:rPr>
      </w:pPr>
      <w:r w:rsidRPr="00597592">
        <w:rPr>
          <w:rFonts w:ascii="Arial" w:hAnsi="Arial" w:cs="Arial"/>
          <w:color w:val="000000"/>
          <w:szCs w:val="24"/>
          <w:lang w:eastAsia="en-US"/>
        </w:rPr>
        <w:t>Плащането да става през приложението, така че да може да се следи за коректността на потребителите.</w:t>
      </w:r>
    </w:p>
    <w:p w:rsidR="00597592" w:rsidRPr="00597592" w:rsidRDefault="00597592" w:rsidP="00597592">
      <w:pPr>
        <w:suppressAutoHyphens w:val="0"/>
        <w:overflowPunct/>
        <w:autoSpaceDE/>
        <w:ind w:left="2160"/>
        <w:rPr>
          <w:rFonts w:ascii="Arial" w:hAnsi="Arial" w:cs="Arial"/>
          <w:color w:val="000000"/>
          <w:szCs w:val="24"/>
          <w:lang w:eastAsia="en-US"/>
        </w:rPr>
      </w:pPr>
    </w:p>
    <w:p w:rsidR="00597592" w:rsidRDefault="00597592" w:rsidP="00597592">
      <w:pPr>
        <w:numPr>
          <w:ilvl w:val="0"/>
          <w:numId w:val="25"/>
        </w:numPr>
        <w:suppressAutoHyphens w:val="0"/>
        <w:overflowPunct/>
        <w:autoSpaceDE/>
        <w:ind w:left="2160"/>
        <w:rPr>
          <w:rFonts w:ascii="Arial" w:hAnsi="Arial" w:cs="Arial"/>
          <w:color w:val="000000"/>
          <w:szCs w:val="24"/>
          <w:lang w:eastAsia="en-US"/>
        </w:rPr>
      </w:pPr>
      <w:r w:rsidRPr="00597592">
        <w:rPr>
          <w:rFonts w:ascii="Arial" w:hAnsi="Arial" w:cs="Arial"/>
          <w:color w:val="000000"/>
          <w:szCs w:val="24"/>
          <w:lang w:eastAsia="en-US"/>
        </w:rPr>
        <w:t>Подобряване на дизайна на приложението</w:t>
      </w:r>
    </w:p>
    <w:p w:rsidR="00597592" w:rsidRPr="00597592" w:rsidRDefault="00597592" w:rsidP="00597592">
      <w:pPr>
        <w:suppressAutoHyphens w:val="0"/>
        <w:overflowPunct/>
        <w:autoSpaceDE/>
        <w:rPr>
          <w:rFonts w:ascii="Arial" w:hAnsi="Arial" w:cs="Arial"/>
          <w:color w:val="000000"/>
          <w:szCs w:val="24"/>
          <w:lang w:eastAsia="en-US"/>
        </w:rPr>
      </w:pPr>
    </w:p>
    <w:p w:rsidR="00B132CF" w:rsidRPr="00597592" w:rsidRDefault="00597592" w:rsidP="00597592">
      <w:pPr>
        <w:numPr>
          <w:ilvl w:val="0"/>
          <w:numId w:val="25"/>
        </w:numPr>
        <w:suppressAutoHyphens w:val="0"/>
        <w:overflowPunct/>
        <w:autoSpaceDE/>
        <w:ind w:left="2160"/>
        <w:rPr>
          <w:rFonts w:ascii="Arial" w:hAnsi="Arial" w:cs="Arial"/>
          <w:color w:val="000000"/>
          <w:szCs w:val="24"/>
          <w:lang w:eastAsia="en-US"/>
        </w:rPr>
      </w:pPr>
      <w:r w:rsidRPr="00597592">
        <w:rPr>
          <w:rFonts w:ascii="Arial" w:hAnsi="Arial" w:cs="Arial"/>
          <w:color w:val="000000"/>
          <w:szCs w:val="24"/>
          <w:lang w:eastAsia="en-US"/>
        </w:rPr>
        <w:t>Чат среда за говорене между съ</w:t>
      </w:r>
      <w:r>
        <w:rPr>
          <w:rFonts w:ascii="Arial" w:hAnsi="Arial" w:cs="Arial"/>
          <w:color w:val="000000"/>
          <w:szCs w:val="24"/>
          <w:lang w:eastAsia="en-US"/>
        </w:rPr>
        <w:t>здателя на обявата и служителите</w:t>
      </w:r>
    </w:p>
    <w:p w:rsidR="00476D77" w:rsidRDefault="00476D77" w:rsidP="00B132CF">
      <w:pPr>
        <w:jc w:val="both"/>
        <w:rPr>
          <w:rFonts w:ascii="Times New Roman" w:hAnsi="Times New Roman"/>
          <w:sz w:val="28"/>
          <w:szCs w:val="28"/>
          <w:lang w:val="bg-BG"/>
        </w:rPr>
      </w:pPr>
    </w:p>
    <w:p w:rsidR="00476D77" w:rsidRDefault="00476D77" w:rsidP="00B132CF">
      <w:pPr>
        <w:jc w:val="both"/>
        <w:rPr>
          <w:rFonts w:ascii="Times New Roman" w:hAnsi="Times New Roman"/>
          <w:sz w:val="28"/>
          <w:szCs w:val="28"/>
          <w:lang w:val="bg-BG"/>
        </w:rPr>
      </w:pPr>
    </w:p>
    <w:p w:rsidR="00476D77" w:rsidRDefault="00476D77" w:rsidP="00B132CF">
      <w:pPr>
        <w:jc w:val="both"/>
        <w:rPr>
          <w:rFonts w:ascii="Times New Roman" w:hAnsi="Times New Roman"/>
          <w:sz w:val="28"/>
          <w:szCs w:val="28"/>
          <w:lang w:val="bg-BG"/>
        </w:rPr>
      </w:pPr>
    </w:p>
    <w:p w:rsidR="00476D77" w:rsidRDefault="00476D77" w:rsidP="00B132CF">
      <w:pPr>
        <w:jc w:val="both"/>
        <w:rPr>
          <w:rFonts w:ascii="Times New Roman" w:hAnsi="Times New Roman"/>
          <w:sz w:val="28"/>
          <w:szCs w:val="28"/>
          <w:lang w:val="bg-BG"/>
        </w:rPr>
      </w:pPr>
    </w:p>
    <w:p w:rsidR="00476D77" w:rsidRDefault="00476D77" w:rsidP="00B132CF">
      <w:pPr>
        <w:jc w:val="both"/>
        <w:rPr>
          <w:rFonts w:ascii="Times New Roman" w:hAnsi="Times New Roman"/>
          <w:sz w:val="28"/>
          <w:szCs w:val="28"/>
          <w:lang w:val="bg-BG"/>
        </w:rPr>
      </w:pPr>
    </w:p>
    <w:p w:rsidR="00476D77" w:rsidRDefault="00476D77" w:rsidP="00B132CF">
      <w:pPr>
        <w:jc w:val="both"/>
        <w:rPr>
          <w:rFonts w:ascii="Times New Roman" w:hAnsi="Times New Roman"/>
          <w:sz w:val="28"/>
          <w:szCs w:val="28"/>
          <w:lang w:val="bg-BG"/>
        </w:rPr>
      </w:pPr>
    </w:p>
    <w:p w:rsidR="00476D77" w:rsidRDefault="00476D77" w:rsidP="00B132CF">
      <w:pPr>
        <w:jc w:val="both"/>
        <w:rPr>
          <w:rFonts w:ascii="Times New Roman" w:hAnsi="Times New Roman"/>
          <w:sz w:val="28"/>
          <w:szCs w:val="28"/>
          <w:lang w:val="bg-BG"/>
        </w:rPr>
      </w:pPr>
    </w:p>
    <w:p w:rsidR="00476D77" w:rsidRDefault="00476D77" w:rsidP="00B132CF">
      <w:pPr>
        <w:jc w:val="both"/>
        <w:rPr>
          <w:rFonts w:ascii="Times New Roman" w:hAnsi="Times New Roman"/>
          <w:sz w:val="28"/>
          <w:szCs w:val="28"/>
          <w:lang w:val="bg-BG"/>
        </w:rPr>
      </w:pPr>
    </w:p>
    <w:p w:rsidR="00476D77" w:rsidRDefault="00476D77" w:rsidP="00B132CF">
      <w:pPr>
        <w:jc w:val="both"/>
        <w:rPr>
          <w:rFonts w:ascii="Times New Roman" w:hAnsi="Times New Roman"/>
          <w:sz w:val="28"/>
          <w:szCs w:val="28"/>
          <w:lang w:val="bg-BG"/>
        </w:rPr>
      </w:pPr>
    </w:p>
    <w:p w:rsidR="00476D77" w:rsidRDefault="00476D77" w:rsidP="00B132CF">
      <w:pPr>
        <w:jc w:val="both"/>
        <w:rPr>
          <w:rFonts w:ascii="Times New Roman" w:hAnsi="Times New Roman"/>
          <w:sz w:val="28"/>
          <w:szCs w:val="28"/>
          <w:lang w:val="bg-BG"/>
        </w:rPr>
      </w:pPr>
    </w:p>
    <w:p w:rsidR="00476D77" w:rsidRDefault="00476D77" w:rsidP="00B132CF">
      <w:pPr>
        <w:jc w:val="both"/>
        <w:rPr>
          <w:rFonts w:ascii="Times New Roman" w:hAnsi="Times New Roman"/>
          <w:sz w:val="28"/>
          <w:szCs w:val="28"/>
          <w:lang w:val="bg-BG"/>
        </w:rPr>
      </w:pPr>
    </w:p>
    <w:p w:rsidR="00476D77" w:rsidRDefault="00476D77" w:rsidP="00B132CF">
      <w:pPr>
        <w:jc w:val="both"/>
        <w:rPr>
          <w:rFonts w:ascii="Times New Roman" w:hAnsi="Times New Roman"/>
          <w:sz w:val="28"/>
          <w:szCs w:val="28"/>
          <w:lang w:val="bg-BG"/>
        </w:rPr>
      </w:pPr>
    </w:p>
    <w:p w:rsidR="00476D77" w:rsidRDefault="00476D77" w:rsidP="00B132CF">
      <w:pPr>
        <w:jc w:val="both"/>
        <w:rPr>
          <w:rFonts w:ascii="Times New Roman" w:hAnsi="Times New Roman"/>
          <w:sz w:val="28"/>
          <w:szCs w:val="28"/>
          <w:lang w:val="bg-BG"/>
        </w:rPr>
      </w:pPr>
    </w:p>
    <w:p w:rsidR="00476D77" w:rsidRDefault="00476D77" w:rsidP="00B132CF">
      <w:pPr>
        <w:jc w:val="both"/>
        <w:rPr>
          <w:rFonts w:ascii="Times New Roman" w:hAnsi="Times New Roman"/>
          <w:sz w:val="28"/>
          <w:szCs w:val="28"/>
          <w:lang w:val="bg-BG"/>
        </w:rPr>
      </w:pPr>
    </w:p>
    <w:p w:rsidR="00476D77" w:rsidRDefault="00476D77" w:rsidP="00B132CF">
      <w:pPr>
        <w:jc w:val="both"/>
        <w:rPr>
          <w:rFonts w:ascii="Times New Roman" w:hAnsi="Times New Roman"/>
          <w:sz w:val="28"/>
          <w:szCs w:val="28"/>
          <w:lang w:val="bg-BG"/>
        </w:rPr>
      </w:pPr>
    </w:p>
    <w:p w:rsidR="00476D77" w:rsidRDefault="00476D77" w:rsidP="00B132CF">
      <w:pPr>
        <w:jc w:val="both"/>
        <w:rPr>
          <w:rFonts w:ascii="Times New Roman" w:hAnsi="Times New Roman"/>
          <w:sz w:val="28"/>
          <w:szCs w:val="28"/>
          <w:lang w:val="bg-BG"/>
        </w:rPr>
      </w:pPr>
    </w:p>
    <w:p w:rsidR="00476D77" w:rsidRDefault="00476D77" w:rsidP="00B132CF">
      <w:pPr>
        <w:jc w:val="both"/>
        <w:rPr>
          <w:rFonts w:ascii="Times New Roman" w:hAnsi="Times New Roman"/>
          <w:sz w:val="28"/>
          <w:szCs w:val="28"/>
          <w:lang w:val="bg-BG"/>
        </w:rPr>
      </w:pPr>
    </w:p>
    <w:p w:rsidR="00476D77" w:rsidRDefault="00476D77" w:rsidP="00B132CF">
      <w:pPr>
        <w:jc w:val="both"/>
        <w:rPr>
          <w:rFonts w:ascii="Times New Roman" w:hAnsi="Times New Roman"/>
          <w:sz w:val="28"/>
          <w:szCs w:val="28"/>
          <w:lang w:val="bg-BG"/>
        </w:rPr>
      </w:pPr>
    </w:p>
    <w:p w:rsidR="00476D77" w:rsidRDefault="00476D77" w:rsidP="00B132CF">
      <w:pPr>
        <w:jc w:val="both"/>
        <w:rPr>
          <w:rFonts w:ascii="Times New Roman" w:hAnsi="Times New Roman"/>
          <w:sz w:val="28"/>
          <w:szCs w:val="28"/>
          <w:lang w:val="bg-BG"/>
        </w:rPr>
      </w:pPr>
    </w:p>
    <w:p w:rsidR="00476D77" w:rsidRDefault="00476D77" w:rsidP="00B132CF">
      <w:pPr>
        <w:jc w:val="both"/>
        <w:rPr>
          <w:rFonts w:ascii="Times New Roman" w:hAnsi="Times New Roman"/>
          <w:sz w:val="28"/>
          <w:szCs w:val="28"/>
          <w:lang w:val="bg-BG"/>
        </w:rPr>
      </w:pPr>
    </w:p>
    <w:p w:rsidR="00476D77" w:rsidRDefault="00476D77" w:rsidP="00B132CF">
      <w:pPr>
        <w:jc w:val="both"/>
        <w:rPr>
          <w:rFonts w:ascii="Times New Roman" w:hAnsi="Times New Roman"/>
          <w:sz w:val="28"/>
          <w:szCs w:val="28"/>
          <w:lang w:val="bg-BG"/>
        </w:rPr>
      </w:pPr>
    </w:p>
    <w:p w:rsidR="00476D77" w:rsidRPr="00B132CF" w:rsidRDefault="00476D77" w:rsidP="00B132CF">
      <w:pPr>
        <w:jc w:val="both"/>
        <w:rPr>
          <w:rFonts w:ascii="Times New Roman" w:hAnsi="Times New Roman"/>
          <w:sz w:val="28"/>
          <w:szCs w:val="28"/>
          <w:lang w:val="bg-BG"/>
        </w:rPr>
      </w:pPr>
    </w:p>
    <w:p w:rsidR="00FE4D2A" w:rsidRPr="00B132CF" w:rsidRDefault="00FE4D2A" w:rsidP="00B132CF">
      <w:pPr>
        <w:jc w:val="both"/>
        <w:rPr>
          <w:rFonts w:ascii="Times New Roman" w:hAnsi="Times New Roman"/>
          <w:b/>
          <w:sz w:val="28"/>
          <w:szCs w:val="28"/>
          <w:lang w:val="bg-BG"/>
        </w:rPr>
      </w:pPr>
    </w:p>
    <w:p w:rsidR="00FE4D2A" w:rsidRDefault="00FE4D2A" w:rsidP="000A0792">
      <w:pPr>
        <w:pStyle w:val="Heading2"/>
        <w:numPr>
          <w:ilvl w:val="1"/>
          <w:numId w:val="12"/>
        </w:numPr>
        <w:rPr>
          <w:b/>
          <w:i w:val="0"/>
          <w:lang w:val="en-US"/>
        </w:rPr>
      </w:pPr>
      <w:bookmarkStart w:id="395" w:name="_Toc3452649"/>
      <w:r w:rsidRPr="00B132CF">
        <w:rPr>
          <w:b/>
          <w:i w:val="0"/>
        </w:rPr>
        <w:t>Използвана литература</w:t>
      </w:r>
      <w:bookmarkEnd w:id="395"/>
      <w:r w:rsidRPr="00B132CF">
        <w:rPr>
          <w:b/>
          <w:i w:val="0"/>
        </w:rPr>
        <w:t xml:space="preserve"> </w:t>
      </w:r>
    </w:p>
    <w:p w:rsidR="00DF003A" w:rsidRDefault="00DF003A" w:rsidP="00DF003A"/>
    <w:p w:rsidR="00525F9C" w:rsidRPr="00525F9C" w:rsidRDefault="00525F9C" w:rsidP="00525F9C">
      <w:pPr>
        <w:pStyle w:val="NormalWeb"/>
        <w:spacing w:before="0" w:beforeAutospacing="0" w:after="0" w:afterAutospacing="0"/>
      </w:pPr>
      <w:r>
        <w:t>DZONE</w:t>
      </w:r>
    </w:p>
    <w:p w:rsidR="00D60488" w:rsidDel="00A74405" w:rsidRDefault="00B34CAF" w:rsidP="001D0ACE">
      <w:pPr>
        <w:jc w:val="both"/>
        <w:rPr>
          <w:del w:id="396" w:author="Peter Mihaylov" w:date="2019-03-14T10:42:00Z"/>
          <w:rFonts w:ascii="Times New Roman" w:hAnsi="Times New Roman"/>
          <w:szCs w:val="24"/>
          <w:lang w:eastAsia="en-US"/>
        </w:rPr>
      </w:pPr>
      <w:hyperlink r:id="rId48" w:history="1">
        <w:r w:rsidR="00525F9C" w:rsidRPr="00525F9C">
          <w:rPr>
            <w:rStyle w:val="Hyperlink"/>
            <w:rFonts w:ascii="Times New Roman" w:hAnsi="Times New Roman"/>
            <w:szCs w:val="24"/>
            <w:lang w:eastAsia="en-US"/>
          </w:rPr>
          <w:t>https://dzone.com/articles/configuring-spring-mvc-ajax</w:t>
        </w:r>
      </w:hyperlink>
    </w:p>
    <w:p w:rsidR="00A74405" w:rsidRDefault="00A74405" w:rsidP="001D0ACE">
      <w:pPr>
        <w:jc w:val="both"/>
        <w:rPr>
          <w:ins w:id="397" w:author="Peter Mihaylov" w:date="2019-03-14T10:42:00Z"/>
          <w:rFonts w:ascii="Times New Roman" w:hAnsi="Times New Roman"/>
          <w:szCs w:val="24"/>
          <w:lang w:eastAsia="en-US"/>
        </w:rPr>
      </w:pPr>
    </w:p>
    <w:p w:rsidR="00525F9C" w:rsidRDefault="00525F9C" w:rsidP="001D0ACE">
      <w:pPr>
        <w:jc w:val="both"/>
        <w:rPr>
          <w:rFonts w:ascii="Times New Roman" w:hAnsi="Times New Roman"/>
          <w:szCs w:val="24"/>
          <w:lang w:eastAsia="en-US"/>
        </w:rPr>
      </w:pPr>
    </w:p>
    <w:p w:rsidR="00525F9C" w:rsidRDefault="00525F9C" w:rsidP="001D0ACE">
      <w:pPr>
        <w:jc w:val="both"/>
        <w:rPr>
          <w:rFonts w:ascii="Times New Roman" w:hAnsi="Times New Roman"/>
          <w:szCs w:val="24"/>
          <w:lang w:eastAsia="en-US"/>
        </w:rPr>
      </w:pPr>
    </w:p>
    <w:p w:rsidR="00525F9C" w:rsidRPr="00525F9C" w:rsidRDefault="00525F9C" w:rsidP="00525F9C">
      <w:pPr>
        <w:pStyle w:val="NormalWeb"/>
        <w:spacing w:before="0" w:beforeAutospacing="0" w:after="0" w:afterAutospacing="0"/>
      </w:pPr>
      <w:r>
        <w:t>Spring Framework Documentation</w:t>
      </w:r>
    </w:p>
    <w:p w:rsidR="00525F9C" w:rsidRDefault="00B34CAF" w:rsidP="001D0ACE">
      <w:pPr>
        <w:jc w:val="both"/>
        <w:rPr>
          <w:rFonts w:ascii="Times New Roman" w:hAnsi="Times New Roman"/>
          <w:szCs w:val="24"/>
          <w:lang w:eastAsia="en-US"/>
        </w:rPr>
      </w:pPr>
      <w:hyperlink r:id="rId49" w:history="1">
        <w:r w:rsidR="00525F9C" w:rsidRPr="00525F9C">
          <w:rPr>
            <w:rStyle w:val="Hyperlink"/>
            <w:rFonts w:ascii="Times New Roman" w:hAnsi="Times New Roman"/>
            <w:szCs w:val="24"/>
            <w:lang w:eastAsia="en-US"/>
          </w:rPr>
          <w:t>https://docs.spring.io/spring/docs/3.0.x/spring-framework-reference/html/</w:t>
        </w:r>
      </w:hyperlink>
    </w:p>
    <w:p w:rsidR="00525F9C" w:rsidRDefault="00525F9C" w:rsidP="001D0ACE">
      <w:pPr>
        <w:jc w:val="both"/>
        <w:rPr>
          <w:ins w:id="398" w:author="Peter Mihaylov" w:date="2019-03-14T10:42:00Z"/>
          <w:rFonts w:ascii="Times New Roman" w:hAnsi="Times New Roman"/>
          <w:szCs w:val="24"/>
          <w:lang w:eastAsia="en-US"/>
        </w:rPr>
      </w:pPr>
    </w:p>
    <w:p w:rsidR="00A74405" w:rsidRDefault="00A74405" w:rsidP="001D0ACE">
      <w:pPr>
        <w:jc w:val="both"/>
        <w:rPr>
          <w:rFonts w:ascii="Times New Roman" w:hAnsi="Times New Roman"/>
          <w:szCs w:val="24"/>
          <w:lang w:eastAsia="en-US"/>
        </w:rPr>
      </w:pPr>
    </w:p>
    <w:p w:rsidR="00525F9C" w:rsidRDefault="00525F9C" w:rsidP="001D0ACE">
      <w:pPr>
        <w:jc w:val="both"/>
        <w:rPr>
          <w:rFonts w:ascii="Times New Roman" w:hAnsi="Times New Roman"/>
          <w:szCs w:val="24"/>
          <w:lang w:eastAsia="en-US"/>
        </w:rPr>
      </w:pPr>
      <w:r>
        <w:rPr>
          <w:rFonts w:ascii="Times New Roman" w:hAnsi="Times New Roman"/>
          <w:szCs w:val="24"/>
          <w:lang w:eastAsia="en-US"/>
        </w:rPr>
        <w:t>Spring Security</w:t>
      </w:r>
    </w:p>
    <w:p w:rsidR="00525F9C" w:rsidRDefault="00B34CAF" w:rsidP="001D0ACE">
      <w:pPr>
        <w:jc w:val="both"/>
        <w:rPr>
          <w:rFonts w:ascii="Times New Roman" w:hAnsi="Times New Roman"/>
          <w:szCs w:val="24"/>
          <w:lang w:eastAsia="en-US"/>
        </w:rPr>
      </w:pPr>
      <w:hyperlink r:id="rId50" w:history="1">
        <w:r w:rsidR="00525F9C" w:rsidRPr="00525F9C">
          <w:rPr>
            <w:rStyle w:val="Hyperlink"/>
            <w:rFonts w:ascii="Times New Roman" w:hAnsi="Times New Roman"/>
            <w:szCs w:val="24"/>
            <w:lang w:eastAsia="en-US"/>
          </w:rPr>
          <w:t>https://spring.io/projects/spring-security</w:t>
        </w:r>
      </w:hyperlink>
    </w:p>
    <w:p w:rsidR="00525F9C" w:rsidRDefault="00525F9C" w:rsidP="001D0ACE">
      <w:pPr>
        <w:jc w:val="both"/>
        <w:rPr>
          <w:ins w:id="399" w:author="Peter Mihaylov" w:date="2019-03-14T10:42:00Z"/>
          <w:rFonts w:ascii="Times New Roman" w:hAnsi="Times New Roman"/>
          <w:szCs w:val="24"/>
          <w:lang w:eastAsia="en-US"/>
        </w:rPr>
      </w:pPr>
    </w:p>
    <w:p w:rsidR="00A74405" w:rsidRDefault="00A74405" w:rsidP="001D0ACE">
      <w:pPr>
        <w:jc w:val="both"/>
        <w:rPr>
          <w:rFonts w:ascii="Times New Roman" w:hAnsi="Times New Roman"/>
          <w:szCs w:val="24"/>
          <w:lang w:eastAsia="en-US"/>
        </w:rPr>
      </w:pPr>
    </w:p>
    <w:p w:rsidR="00E51AC1" w:rsidRDefault="00E51AC1" w:rsidP="001D0ACE">
      <w:pPr>
        <w:jc w:val="both"/>
        <w:rPr>
          <w:rFonts w:ascii="Times New Roman" w:hAnsi="Times New Roman"/>
          <w:szCs w:val="24"/>
          <w:lang w:eastAsia="en-US"/>
        </w:rPr>
      </w:pPr>
      <w:r>
        <w:rPr>
          <w:rFonts w:ascii="Times New Roman" w:hAnsi="Times New Roman"/>
          <w:szCs w:val="24"/>
          <w:lang w:eastAsia="en-US"/>
        </w:rPr>
        <w:t>MySQL</w:t>
      </w:r>
    </w:p>
    <w:p w:rsidR="00525F9C" w:rsidRDefault="00B34CAF" w:rsidP="001D0ACE">
      <w:pPr>
        <w:jc w:val="both"/>
        <w:rPr>
          <w:rFonts w:ascii="Times New Roman" w:hAnsi="Times New Roman"/>
          <w:szCs w:val="24"/>
          <w:lang w:eastAsia="en-US"/>
        </w:rPr>
      </w:pPr>
      <w:hyperlink r:id="rId51" w:history="1">
        <w:r w:rsidR="00525F9C" w:rsidRPr="001423EF">
          <w:rPr>
            <w:rStyle w:val="Hyperlink"/>
            <w:rFonts w:ascii="Times New Roman" w:hAnsi="Times New Roman"/>
            <w:szCs w:val="24"/>
            <w:lang w:eastAsia="en-US"/>
          </w:rPr>
          <w:t>https://www.mysql.com/</w:t>
        </w:r>
      </w:hyperlink>
    </w:p>
    <w:p w:rsidR="00525F9C" w:rsidRDefault="00525F9C" w:rsidP="001D0ACE">
      <w:pPr>
        <w:jc w:val="both"/>
        <w:rPr>
          <w:ins w:id="400" w:author="Peter Mihaylov" w:date="2019-03-14T10:42:00Z"/>
          <w:rFonts w:ascii="Times New Roman" w:hAnsi="Times New Roman"/>
          <w:szCs w:val="24"/>
          <w:lang w:eastAsia="en-US"/>
        </w:rPr>
      </w:pPr>
    </w:p>
    <w:p w:rsidR="00A74405" w:rsidRDefault="00A74405" w:rsidP="001D0ACE">
      <w:pPr>
        <w:jc w:val="both"/>
        <w:rPr>
          <w:rFonts w:ascii="Times New Roman" w:hAnsi="Times New Roman"/>
          <w:szCs w:val="24"/>
          <w:lang w:eastAsia="en-US"/>
        </w:rPr>
      </w:pPr>
    </w:p>
    <w:p w:rsidR="00525F9C" w:rsidRDefault="00E51AC1" w:rsidP="001D0ACE">
      <w:pPr>
        <w:jc w:val="both"/>
        <w:rPr>
          <w:rFonts w:ascii="Times New Roman" w:hAnsi="Times New Roman"/>
          <w:szCs w:val="24"/>
          <w:lang w:eastAsia="en-US"/>
        </w:rPr>
      </w:pPr>
      <w:r>
        <w:rPr>
          <w:rFonts w:ascii="Times New Roman" w:hAnsi="Times New Roman"/>
          <w:szCs w:val="24"/>
          <w:lang w:eastAsia="en-US"/>
        </w:rPr>
        <w:t>JavaEE</w:t>
      </w:r>
    </w:p>
    <w:p w:rsidR="00525F9C" w:rsidRDefault="00B34CAF" w:rsidP="001D0ACE">
      <w:pPr>
        <w:jc w:val="both"/>
        <w:rPr>
          <w:rFonts w:ascii="Times New Roman" w:hAnsi="Times New Roman"/>
          <w:szCs w:val="24"/>
          <w:lang w:eastAsia="en-US"/>
        </w:rPr>
      </w:pPr>
      <w:hyperlink r:id="rId52" w:history="1">
        <w:r w:rsidR="00525F9C" w:rsidRPr="001423EF">
          <w:rPr>
            <w:rStyle w:val="Hyperlink"/>
            <w:rFonts w:ascii="Times New Roman" w:hAnsi="Times New Roman"/>
            <w:szCs w:val="24"/>
            <w:lang w:eastAsia="en-US"/>
          </w:rPr>
          <w:t>https://docs.oracle.com/javaee/6/tutorial/doc/bnbpz.html</w:t>
        </w:r>
      </w:hyperlink>
    </w:p>
    <w:p w:rsidR="00525F9C" w:rsidRDefault="00525F9C" w:rsidP="001D0ACE">
      <w:pPr>
        <w:jc w:val="both"/>
        <w:rPr>
          <w:ins w:id="401" w:author="Peter Mihaylov" w:date="2019-03-14T10:42:00Z"/>
          <w:rFonts w:ascii="Times New Roman" w:hAnsi="Times New Roman"/>
          <w:szCs w:val="24"/>
          <w:lang w:eastAsia="en-US"/>
        </w:rPr>
      </w:pPr>
    </w:p>
    <w:p w:rsidR="00A74405" w:rsidRDefault="00A74405" w:rsidP="001D0ACE">
      <w:pPr>
        <w:jc w:val="both"/>
        <w:rPr>
          <w:rFonts w:ascii="Times New Roman" w:hAnsi="Times New Roman"/>
          <w:szCs w:val="24"/>
          <w:lang w:eastAsia="en-US"/>
        </w:rPr>
      </w:pPr>
    </w:p>
    <w:p w:rsidR="00525F9C" w:rsidRDefault="00525F9C" w:rsidP="001D0ACE">
      <w:pPr>
        <w:jc w:val="both"/>
        <w:rPr>
          <w:rFonts w:ascii="Times New Roman" w:hAnsi="Times New Roman"/>
          <w:szCs w:val="24"/>
          <w:lang w:eastAsia="en-US"/>
        </w:rPr>
      </w:pPr>
      <w:r>
        <w:rPr>
          <w:rFonts w:ascii="Times New Roman" w:hAnsi="Times New Roman"/>
          <w:szCs w:val="24"/>
          <w:lang w:eastAsia="en-US"/>
        </w:rPr>
        <w:t>Hibernate</w:t>
      </w:r>
    </w:p>
    <w:p w:rsidR="00525F9C" w:rsidRDefault="00B34CAF" w:rsidP="001D0ACE">
      <w:pPr>
        <w:jc w:val="both"/>
        <w:rPr>
          <w:rFonts w:ascii="Times New Roman" w:hAnsi="Times New Roman"/>
          <w:szCs w:val="24"/>
          <w:lang w:eastAsia="en-US"/>
        </w:rPr>
      </w:pPr>
      <w:hyperlink r:id="rId53" w:history="1">
        <w:r w:rsidR="00525F9C" w:rsidRPr="001423EF">
          <w:rPr>
            <w:rStyle w:val="Hyperlink"/>
            <w:rFonts w:ascii="Times New Roman" w:hAnsi="Times New Roman"/>
            <w:szCs w:val="24"/>
            <w:lang w:eastAsia="en-US"/>
          </w:rPr>
          <w:t>http://hibernate.org/orm/</w:t>
        </w:r>
      </w:hyperlink>
    </w:p>
    <w:p w:rsidR="00525F9C" w:rsidRDefault="00525F9C" w:rsidP="001D0ACE">
      <w:pPr>
        <w:jc w:val="both"/>
        <w:rPr>
          <w:ins w:id="402" w:author="Peter Mihaylov" w:date="2019-03-14T10:42:00Z"/>
          <w:rFonts w:ascii="Times New Roman" w:hAnsi="Times New Roman"/>
          <w:szCs w:val="24"/>
          <w:lang w:eastAsia="en-US"/>
        </w:rPr>
      </w:pPr>
    </w:p>
    <w:p w:rsidR="00A74405" w:rsidRDefault="00A74405" w:rsidP="001D0ACE">
      <w:pPr>
        <w:jc w:val="both"/>
        <w:rPr>
          <w:rFonts w:ascii="Times New Roman" w:hAnsi="Times New Roman"/>
          <w:szCs w:val="24"/>
          <w:lang w:eastAsia="en-US"/>
        </w:rPr>
      </w:pPr>
    </w:p>
    <w:p w:rsidR="00525F9C" w:rsidRDefault="00525F9C" w:rsidP="001D0ACE">
      <w:pPr>
        <w:jc w:val="both"/>
        <w:rPr>
          <w:rFonts w:ascii="Times New Roman" w:hAnsi="Times New Roman"/>
          <w:szCs w:val="24"/>
          <w:lang w:eastAsia="en-US"/>
        </w:rPr>
      </w:pPr>
      <w:r>
        <w:rPr>
          <w:rFonts w:ascii="Times New Roman" w:hAnsi="Times New Roman"/>
          <w:szCs w:val="24"/>
          <w:lang w:eastAsia="en-US"/>
        </w:rPr>
        <w:t>Thymeleaf</w:t>
      </w:r>
    </w:p>
    <w:p w:rsidR="00525F9C" w:rsidRDefault="00B34CAF" w:rsidP="001D0ACE">
      <w:pPr>
        <w:jc w:val="both"/>
        <w:rPr>
          <w:rFonts w:ascii="Times New Roman" w:hAnsi="Times New Roman"/>
          <w:szCs w:val="24"/>
          <w:lang w:eastAsia="en-US"/>
        </w:rPr>
      </w:pPr>
      <w:hyperlink r:id="rId54" w:history="1">
        <w:r w:rsidR="00525F9C" w:rsidRPr="001423EF">
          <w:rPr>
            <w:rStyle w:val="Hyperlink"/>
            <w:rFonts w:ascii="Times New Roman" w:hAnsi="Times New Roman"/>
            <w:szCs w:val="24"/>
            <w:lang w:eastAsia="en-US"/>
          </w:rPr>
          <w:t>https://www.thymeleaf.org/doc/tutorials/2.1/thymeleafspring.html</w:t>
        </w:r>
      </w:hyperlink>
    </w:p>
    <w:p w:rsidR="00525F9C" w:rsidRDefault="00525F9C" w:rsidP="001D0ACE">
      <w:pPr>
        <w:jc w:val="both"/>
        <w:rPr>
          <w:rFonts w:ascii="Times New Roman" w:hAnsi="Times New Roman"/>
          <w:szCs w:val="24"/>
          <w:lang w:eastAsia="en-US"/>
        </w:rPr>
      </w:pPr>
    </w:p>
    <w:p w:rsidR="00525F9C" w:rsidRDefault="00525F9C" w:rsidP="001D0ACE">
      <w:pPr>
        <w:jc w:val="both"/>
        <w:rPr>
          <w:rFonts w:ascii="Times New Roman" w:hAnsi="Times New Roman"/>
          <w:szCs w:val="24"/>
          <w:lang w:eastAsia="en-US"/>
        </w:rPr>
      </w:pPr>
    </w:p>
    <w:p w:rsidR="00525F9C" w:rsidRDefault="00525F9C" w:rsidP="001D0ACE">
      <w:pPr>
        <w:jc w:val="both"/>
        <w:rPr>
          <w:rFonts w:ascii="Times New Roman" w:hAnsi="Times New Roman"/>
          <w:szCs w:val="24"/>
          <w:lang w:eastAsia="en-US"/>
        </w:rPr>
      </w:pPr>
    </w:p>
    <w:p w:rsidR="00525F9C" w:rsidRDefault="00525F9C" w:rsidP="001D0ACE">
      <w:pPr>
        <w:jc w:val="both"/>
        <w:rPr>
          <w:rFonts w:ascii="Times New Roman" w:hAnsi="Times New Roman"/>
          <w:szCs w:val="24"/>
          <w:lang w:eastAsia="en-US"/>
        </w:rPr>
      </w:pPr>
    </w:p>
    <w:p w:rsidR="00525F9C" w:rsidRDefault="00525F9C">
      <w:pPr>
        <w:suppressAutoHyphens w:val="0"/>
        <w:overflowPunct/>
        <w:autoSpaceDE/>
        <w:spacing w:after="160" w:line="259" w:lineRule="auto"/>
        <w:textAlignment w:val="auto"/>
        <w:rPr>
          <w:rFonts w:ascii="Times New Roman" w:hAnsi="Times New Roman"/>
          <w:szCs w:val="24"/>
          <w:lang w:eastAsia="en-US"/>
        </w:rPr>
      </w:pPr>
      <w:r>
        <w:rPr>
          <w:rFonts w:ascii="Times New Roman" w:hAnsi="Times New Roman"/>
          <w:szCs w:val="24"/>
          <w:lang w:eastAsia="en-US"/>
        </w:rPr>
        <w:br w:type="page"/>
      </w:r>
    </w:p>
    <w:p w:rsidR="00525F9C" w:rsidRDefault="00525F9C" w:rsidP="001D0ACE">
      <w:pPr>
        <w:jc w:val="both"/>
        <w:rPr>
          <w:rFonts w:ascii="Times New Roman" w:hAnsi="Times New Roman"/>
          <w:szCs w:val="24"/>
          <w:lang w:eastAsia="en-US"/>
        </w:rPr>
      </w:pPr>
    </w:p>
    <w:p w:rsidR="00525F9C" w:rsidRDefault="00525F9C" w:rsidP="001D0ACE">
      <w:pPr>
        <w:jc w:val="both"/>
        <w:rPr>
          <w:rFonts w:ascii="Times New Roman" w:hAnsi="Times New Roman"/>
          <w:szCs w:val="24"/>
          <w:lang w:eastAsia="en-US"/>
        </w:rPr>
      </w:pPr>
    </w:p>
    <w:p w:rsidR="00525F9C" w:rsidRPr="001D0ACE" w:rsidRDefault="00525F9C" w:rsidP="001D0ACE">
      <w:pPr>
        <w:jc w:val="both"/>
        <w:rPr>
          <w:rFonts w:ascii="Times New Roman" w:hAnsi="Times New Roman"/>
          <w:szCs w:val="24"/>
          <w:lang w:val="bg-BG"/>
        </w:rPr>
      </w:pPr>
    </w:p>
    <w:p w:rsidR="00D60488" w:rsidRPr="00B132CF" w:rsidRDefault="00D60488" w:rsidP="00B132CF">
      <w:pPr>
        <w:jc w:val="both"/>
        <w:rPr>
          <w:rFonts w:ascii="Times New Roman" w:hAnsi="Times New Roman"/>
          <w:sz w:val="28"/>
          <w:szCs w:val="28"/>
          <w:lang w:val="bg-BG"/>
        </w:rPr>
      </w:pPr>
    </w:p>
    <w:p w:rsidR="00D54570" w:rsidRPr="00B132CF" w:rsidRDefault="00D54570" w:rsidP="00B132CF">
      <w:pPr>
        <w:suppressAutoHyphens w:val="0"/>
        <w:overflowPunct/>
        <w:autoSpaceDE/>
        <w:spacing w:after="160" w:line="259" w:lineRule="auto"/>
        <w:jc w:val="both"/>
        <w:textAlignment w:val="auto"/>
        <w:rPr>
          <w:rFonts w:ascii="Times New Roman" w:hAnsi="Times New Roman"/>
          <w:sz w:val="28"/>
          <w:szCs w:val="28"/>
          <w:lang w:val="bg-BG"/>
        </w:rPr>
      </w:pPr>
      <w:r w:rsidRPr="00B132CF">
        <w:rPr>
          <w:rFonts w:ascii="Times New Roman" w:hAnsi="Times New Roman"/>
          <w:sz w:val="28"/>
          <w:szCs w:val="28"/>
          <w:lang w:val="bg-BG"/>
        </w:rPr>
        <w:br w:type="page"/>
      </w:r>
    </w:p>
    <w:sdt>
      <w:sdtPr>
        <w:rPr>
          <w:rFonts w:ascii="Sentry" w:eastAsia="Times New Roman" w:hAnsi="Sentry" w:cs="Times New Roman"/>
          <w:color w:val="auto"/>
          <w:sz w:val="24"/>
          <w:szCs w:val="20"/>
          <w:lang w:eastAsia="ar-SA"/>
        </w:rPr>
        <w:id w:val="994464188"/>
        <w:docPartObj>
          <w:docPartGallery w:val="Table of Contents"/>
          <w:docPartUnique/>
        </w:docPartObj>
      </w:sdtPr>
      <w:sdtEndPr>
        <w:rPr>
          <w:b/>
          <w:bCs/>
          <w:noProof/>
        </w:rPr>
      </w:sdtEndPr>
      <w:sdtContent>
        <w:p w:rsidR="00B132CF" w:rsidRPr="00F5493D" w:rsidRDefault="00F5493D">
          <w:pPr>
            <w:pStyle w:val="TOCHeading"/>
            <w:rPr>
              <w:b/>
              <w:color w:val="000000" w:themeColor="text1"/>
            </w:rPr>
          </w:pPr>
          <w:r w:rsidRPr="00F5493D">
            <w:rPr>
              <w:b/>
              <w:color w:val="000000" w:themeColor="text1"/>
            </w:rPr>
            <w:t>Съдържание</w:t>
          </w:r>
        </w:p>
        <w:p w:rsidR="00A74405" w:rsidRDefault="00B132CF">
          <w:pPr>
            <w:pStyle w:val="TOC2"/>
            <w:tabs>
              <w:tab w:val="right" w:leader="dot" w:pos="9350"/>
            </w:tabs>
            <w:rPr>
              <w:ins w:id="403" w:author="Peter Mihaylov" w:date="2019-03-14T10:42:00Z"/>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ins w:id="404" w:author="Peter Mihaylov" w:date="2019-03-14T10:42:00Z">
            <w:r w:rsidR="00A74405" w:rsidRPr="00086430">
              <w:rPr>
                <w:rStyle w:val="Hyperlink"/>
                <w:noProof/>
              </w:rPr>
              <w:fldChar w:fldCharType="begin"/>
            </w:r>
            <w:r w:rsidR="00A74405" w:rsidRPr="00086430">
              <w:rPr>
                <w:rStyle w:val="Hyperlink"/>
                <w:noProof/>
              </w:rPr>
              <w:instrText xml:space="preserve"> </w:instrText>
            </w:r>
            <w:r w:rsidR="00A74405">
              <w:rPr>
                <w:noProof/>
              </w:rPr>
              <w:instrText>HYPERLINK \l "_Toc3452574"</w:instrText>
            </w:r>
            <w:r w:rsidR="00A74405" w:rsidRPr="00086430">
              <w:rPr>
                <w:rStyle w:val="Hyperlink"/>
                <w:noProof/>
              </w:rPr>
              <w:instrText xml:space="preserve"> </w:instrText>
            </w:r>
            <w:r w:rsidR="00A74405" w:rsidRPr="00086430">
              <w:rPr>
                <w:rStyle w:val="Hyperlink"/>
                <w:noProof/>
              </w:rPr>
              <w:fldChar w:fldCharType="separate"/>
            </w:r>
            <w:r w:rsidR="00A74405" w:rsidRPr="00086430">
              <w:rPr>
                <w:rStyle w:val="Hyperlink"/>
                <w:b/>
                <w:noProof/>
              </w:rPr>
              <w:t>Увод</w:t>
            </w:r>
            <w:r w:rsidR="00A74405">
              <w:rPr>
                <w:noProof/>
                <w:webHidden/>
              </w:rPr>
              <w:tab/>
            </w:r>
            <w:r w:rsidR="00A74405">
              <w:rPr>
                <w:noProof/>
                <w:webHidden/>
              </w:rPr>
              <w:fldChar w:fldCharType="begin"/>
            </w:r>
            <w:r w:rsidR="00A74405">
              <w:rPr>
                <w:noProof/>
                <w:webHidden/>
              </w:rPr>
              <w:instrText xml:space="preserve"> PAGEREF _Toc3452574 \h </w:instrText>
            </w:r>
          </w:ins>
          <w:r w:rsidR="00A74405">
            <w:rPr>
              <w:noProof/>
              <w:webHidden/>
            </w:rPr>
          </w:r>
          <w:r w:rsidR="00A74405">
            <w:rPr>
              <w:noProof/>
              <w:webHidden/>
            </w:rPr>
            <w:fldChar w:fldCharType="separate"/>
          </w:r>
          <w:ins w:id="405" w:author="Peter Mihaylov" w:date="2019-03-14T10:42:00Z">
            <w:r w:rsidR="00A74405">
              <w:rPr>
                <w:noProof/>
                <w:webHidden/>
              </w:rPr>
              <w:t>3</w:t>
            </w:r>
            <w:r w:rsidR="00A74405">
              <w:rPr>
                <w:noProof/>
                <w:webHidden/>
              </w:rPr>
              <w:fldChar w:fldCharType="end"/>
            </w:r>
            <w:r w:rsidR="00A74405" w:rsidRPr="00086430">
              <w:rPr>
                <w:rStyle w:val="Hyperlink"/>
                <w:noProof/>
              </w:rPr>
              <w:fldChar w:fldCharType="end"/>
            </w:r>
          </w:ins>
        </w:p>
        <w:p w:rsidR="00A74405" w:rsidRDefault="00A74405">
          <w:pPr>
            <w:pStyle w:val="TOC2"/>
            <w:tabs>
              <w:tab w:val="right" w:leader="dot" w:pos="9350"/>
            </w:tabs>
            <w:rPr>
              <w:ins w:id="406" w:author="Peter Mihaylov" w:date="2019-03-14T10:42:00Z"/>
              <w:rFonts w:asciiTheme="minorHAnsi" w:eastAsiaTheme="minorEastAsia" w:hAnsiTheme="minorHAnsi" w:cstheme="minorBidi"/>
              <w:noProof/>
              <w:sz w:val="22"/>
              <w:szCs w:val="22"/>
              <w:lang w:eastAsia="en-US"/>
            </w:rPr>
          </w:pPr>
          <w:ins w:id="407"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"_Toc3452575"</w:instrText>
            </w:r>
            <w:r w:rsidRPr="00086430">
              <w:rPr>
                <w:rStyle w:val="Hyperlink"/>
                <w:noProof/>
              </w:rPr>
              <w:instrText xml:space="preserve"> </w:instrText>
            </w:r>
            <w:r w:rsidRPr="00086430">
              <w:rPr>
                <w:rStyle w:val="Hyperlink"/>
                <w:noProof/>
              </w:rPr>
              <w:fldChar w:fldCharType="separate"/>
            </w:r>
            <w:r w:rsidRPr="00086430">
              <w:rPr>
                <w:rStyle w:val="Hyperlink"/>
                <w:b/>
                <w:noProof/>
              </w:rPr>
              <w:t>ПЪРВА ГЛАВА</w:t>
            </w:r>
            <w:r>
              <w:rPr>
                <w:noProof/>
                <w:webHidden/>
              </w:rPr>
              <w:tab/>
            </w:r>
            <w:r>
              <w:rPr>
                <w:noProof/>
                <w:webHidden/>
              </w:rPr>
              <w:fldChar w:fldCharType="begin"/>
            </w:r>
            <w:r>
              <w:rPr>
                <w:noProof/>
                <w:webHidden/>
              </w:rPr>
              <w:instrText xml:space="preserve"> PAGEREF _Toc3452575 \h </w:instrText>
            </w:r>
          </w:ins>
          <w:r>
            <w:rPr>
              <w:noProof/>
              <w:webHidden/>
            </w:rPr>
          </w:r>
          <w:r>
            <w:rPr>
              <w:noProof/>
              <w:webHidden/>
            </w:rPr>
            <w:fldChar w:fldCharType="separate"/>
          </w:r>
          <w:ins w:id="408" w:author="Peter Mihaylov" w:date="2019-03-14T10:42:00Z">
            <w:r>
              <w:rPr>
                <w:noProof/>
                <w:webHidden/>
              </w:rPr>
              <w:t>4</w:t>
            </w:r>
            <w:r>
              <w:rPr>
                <w:noProof/>
                <w:webHidden/>
              </w:rPr>
              <w:fldChar w:fldCharType="end"/>
            </w:r>
            <w:r w:rsidRPr="00086430">
              <w:rPr>
                <w:rStyle w:val="Hyperlink"/>
                <w:noProof/>
              </w:rPr>
              <w:fldChar w:fldCharType="end"/>
            </w:r>
          </w:ins>
        </w:p>
        <w:p w:rsidR="00A74405" w:rsidRDefault="00A74405">
          <w:pPr>
            <w:pStyle w:val="TOC2"/>
            <w:tabs>
              <w:tab w:val="left" w:pos="880"/>
              <w:tab w:val="right" w:leader="dot" w:pos="9350"/>
            </w:tabs>
            <w:rPr>
              <w:ins w:id="409" w:author="Peter Mihaylov" w:date="2019-03-14T10:42:00Z"/>
              <w:rFonts w:asciiTheme="minorHAnsi" w:eastAsiaTheme="minorEastAsia" w:hAnsiTheme="minorHAnsi" w:cstheme="minorBidi"/>
              <w:noProof/>
              <w:sz w:val="22"/>
              <w:szCs w:val="22"/>
              <w:lang w:eastAsia="en-US"/>
            </w:rPr>
          </w:pPr>
          <w:ins w:id="410"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"_Toc3452576"</w:instrText>
            </w:r>
            <w:r w:rsidRPr="00086430">
              <w:rPr>
                <w:rStyle w:val="Hyperlink"/>
                <w:noProof/>
              </w:rPr>
              <w:instrText xml:space="preserve"> </w:instrText>
            </w:r>
            <w:r w:rsidRPr="00086430">
              <w:rPr>
                <w:rStyle w:val="Hyperlink"/>
                <w:noProof/>
              </w:rPr>
              <w:fldChar w:fldCharType="separate"/>
            </w:r>
            <w:r w:rsidRPr="00086430">
              <w:rPr>
                <w:rStyle w:val="Hyperlink"/>
                <w:b/>
                <w:noProof/>
              </w:rPr>
              <w:t>1.</w:t>
            </w:r>
            <w:r>
              <w:rPr>
                <w:rFonts w:asciiTheme="minorHAnsi" w:eastAsiaTheme="minorEastAsia" w:hAnsiTheme="minorHAnsi" w:cstheme="minorBidi"/>
                <w:noProof/>
                <w:sz w:val="22"/>
                <w:szCs w:val="22"/>
                <w:lang w:eastAsia="en-US"/>
              </w:rPr>
              <w:tab/>
            </w:r>
            <w:r w:rsidRPr="00086430">
              <w:rPr>
                <w:rStyle w:val="Hyperlink"/>
                <w:b/>
                <w:noProof/>
              </w:rPr>
              <w:t>МЕТОДИ И ТЕХНОЛОГИИ ЗА РЕАЛИЗИРАНЕ НА WEB ПРИЛОЖЕНИЯ</w:t>
            </w:r>
            <w:r>
              <w:rPr>
                <w:noProof/>
                <w:webHidden/>
              </w:rPr>
              <w:tab/>
            </w:r>
            <w:r>
              <w:rPr>
                <w:noProof/>
                <w:webHidden/>
              </w:rPr>
              <w:fldChar w:fldCharType="begin"/>
            </w:r>
            <w:r>
              <w:rPr>
                <w:noProof/>
                <w:webHidden/>
              </w:rPr>
              <w:instrText xml:space="preserve"> PAGEREF _Toc3452576 \h </w:instrText>
            </w:r>
          </w:ins>
          <w:r>
            <w:rPr>
              <w:noProof/>
              <w:webHidden/>
            </w:rPr>
          </w:r>
          <w:r>
            <w:rPr>
              <w:noProof/>
              <w:webHidden/>
            </w:rPr>
            <w:fldChar w:fldCharType="separate"/>
          </w:r>
          <w:ins w:id="411" w:author="Peter Mihaylov" w:date="2019-03-14T10:42:00Z">
            <w:r>
              <w:rPr>
                <w:noProof/>
                <w:webHidden/>
              </w:rPr>
              <w:t>4</w:t>
            </w:r>
            <w:r>
              <w:rPr>
                <w:noProof/>
                <w:webHidden/>
              </w:rPr>
              <w:fldChar w:fldCharType="end"/>
            </w:r>
            <w:r w:rsidRPr="00086430">
              <w:rPr>
                <w:rStyle w:val="Hyperlink"/>
                <w:noProof/>
              </w:rPr>
              <w:fldChar w:fldCharType="end"/>
            </w:r>
          </w:ins>
        </w:p>
        <w:p w:rsidR="00A74405" w:rsidRDefault="00A74405">
          <w:pPr>
            <w:pStyle w:val="TOC2"/>
            <w:tabs>
              <w:tab w:val="left" w:pos="1100"/>
              <w:tab w:val="right" w:leader="dot" w:pos="9350"/>
            </w:tabs>
            <w:rPr>
              <w:ins w:id="412" w:author="Peter Mihaylov" w:date="2019-03-14T10:42:00Z"/>
              <w:rFonts w:asciiTheme="minorHAnsi" w:eastAsiaTheme="minorEastAsia" w:hAnsiTheme="minorHAnsi" w:cstheme="minorBidi"/>
              <w:noProof/>
              <w:sz w:val="22"/>
              <w:szCs w:val="22"/>
              <w:lang w:eastAsia="en-US"/>
            </w:rPr>
          </w:pPr>
          <w:ins w:id="413"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"_Toc3452577"</w:instrText>
            </w:r>
            <w:r w:rsidRPr="00086430">
              <w:rPr>
                <w:rStyle w:val="Hyperlink"/>
                <w:noProof/>
              </w:rPr>
              <w:instrText xml:space="preserve"> </w:instrText>
            </w:r>
            <w:r w:rsidRPr="00086430">
              <w:rPr>
                <w:rStyle w:val="Hyperlink"/>
                <w:noProof/>
              </w:rPr>
              <w:fldChar w:fldCharType="separate"/>
            </w:r>
            <w:r w:rsidRPr="00086430">
              <w:rPr>
                <w:rStyle w:val="Hyperlink"/>
                <w:b/>
                <w:noProof/>
              </w:rPr>
              <w:t>1.1.</w:t>
            </w:r>
            <w:r>
              <w:rPr>
                <w:rFonts w:asciiTheme="minorHAnsi" w:eastAsiaTheme="minorEastAsia" w:hAnsiTheme="minorHAnsi" w:cstheme="minorBidi"/>
                <w:noProof/>
                <w:sz w:val="22"/>
                <w:szCs w:val="22"/>
                <w:lang w:eastAsia="en-US"/>
              </w:rPr>
              <w:tab/>
            </w:r>
            <w:r w:rsidRPr="00086430">
              <w:rPr>
                <w:rStyle w:val="Hyperlink"/>
                <w:b/>
                <w:noProof/>
              </w:rPr>
              <w:t>Основни принципи, технологии и развойни среди за реализиране на web приложения</w:t>
            </w:r>
            <w:r>
              <w:rPr>
                <w:noProof/>
                <w:webHidden/>
              </w:rPr>
              <w:tab/>
            </w:r>
            <w:r>
              <w:rPr>
                <w:noProof/>
                <w:webHidden/>
              </w:rPr>
              <w:fldChar w:fldCharType="begin"/>
            </w:r>
            <w:r>
              <w:rPr>
                <w:noProof/>
                <w:webHidden/>
              </w:rPr>
              <w:instrText xml:space="preserve"> PAGEREF _Toc3452577 \h </w:instrText>
            </w:r>
          </w:ins>
          <w:r>
            <w:rPr>
              <w:noProof/>
              <w:webHidden/>
            </w:rPr>
          </w:r>
          <w:r>
            <w:rPr>
              <w:noProof/>
              <w:webHidden/>
            </w:rPr>
            <w:fldChar w:fldCharType="separate"/>
          </w:r>
          <w:ins w:id="414" w:author="Peter Mihaylov" w:date="2019-03-14T10:42:00Z">
            <w:r>
              <w:rPr>
                <w:noProof/>
                <w:webHidden/>
              </w:rPr>
              <w:t>4</w:t>
            </w:r>
            <w:r>
              <w:rPr>
                <w:noProof/>
                <w:webHidden/>
              </w:rPr>
              <w:fldChar w:fldCharType="end"/>
            </w:r>
            <w:r w:rsidRPr="00086430">
              <w:rPr>
                <w:rStyle w:val="Hyperlink"/>
                <w:noProof/>
              </w:rPr>
              <w:fldChar w:fldCharType="end"/>
            </w:r>
          </w:ins>
        </w:p>
        <w:p w:rsidR="00A74405" w:rsidRDefault="00A74405">
          <w:pPr>
            <w:pStyle w:val="TOC2"/>
            <w:tabs>
              <w:tab w:val="left" w:pos="1320"/>
              <w:tab w:val="right" w:leader="dot" w:pos="9350"/>
            </w:tabs>
            <w:rPr>
              <w:ins w:id="415" w:author="Peter Mihaylov" w:date="2019-03-14T10:42:00Z"/>
              <w:rFonts w:asciiTheme="minorHAnsi" w:eastAsiaTheme="minorEastAsia" w:hAnsiTheme="minorHAnsi" w:cstheme="minorBidi"/>
              <w:noProof/>
              <w:sz w:val="22"/>
              <w:szCs w:val="22"/>
              <w:lang w:eastAsia="en-US"/>
            </w:rPr>
          </w:pPr>
          <w:ins w:id="416"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"_Toc3452578"</w:instrText>
            </w:r>
            <w:r w:rsidRPr="00086430">
              <w:rPr>
                <w:rStyle w:val="Hyperlink"/>
                <w:noProof/>
              </w:rPr>
              <w:instrText xml:space="preserve"> </w:instrText>
            </w:r>
            <w:r w:rsidRPr="00086430">
              <w:rPr>
                <w:rStyle w:val="Hyperlink"/>
                <w:noProof/>
              </w:rPr>
              <w:fldChar w:fldCharType="separate"/>
            </w:r>
            <w:r w:rsidRPr="00086430">
              <w:rPr>
                <w:rStyle w:val="Hyperlink"/>
                <w:rFonts w:ascii="Tahoma" w:hAnsi="Tahoma" w:cs="Tahoma"/>
                <w:b/>
                <w:bCs/>
                <w:noProof/>
              </w:rPr>
              <w:t>1.1.1.</w:t>
            </w:r>
            <w:r>
              <w:rPr>
                <w:rFonts w:asciiTheme="minorHAnsi" w:eastAsiaTheme="minorEastAsia" w:hAnsiTheme="minorHAnsi" w:cstheme="minorBidi"/>
                <w:noProof/>
                <w:sz w:val="22"/>
                <w:szCs w:val="22"/>
                <w:lang w:eastAsia="en-US"/>
              </w:rPr>
              <w:tab/>
            </w:r>
            <w:r w:rsidRPr="00086430">
              <w:rPr>
                <w:rStyle w:val="Hyperlink"/>
                <w:b/>
                <w:noProof/>
              </w:rPr>
              <w:t>Развойни средства и среди</w:t>
            </w:r>
            <w:r>
              <w:rPr>
                <w:noProof/>
                <w:webHidden/>
              </w:rPr>
              <w:tab/>
            </w:r>
            <w:r>
              <w:rPr>
                <w:noProof/>
                <w:webHidden/>
              </w:rPr>
              <w:fldChar w:fldCharType="begin"/>
            </w:r>
            <w:r>
              <w:rPr>
                <w:noProof/>
                <w:webHidden/>
              </w:rPr>
              <w:instrText xml:space="preserve"> PAGEREF _Toc3452578 \h </w:instrText>
            </w:r>
          </w:ins>
          <w:r>
            <w:rPr>
              <w:noProof/>
              <w:webHidden/>
            </w:rPr>
          </w:r>
          <w:r>
            <w:rPr>
              <w:noProof/>
              <w:webHidden/>
            </w:rPr>
            <w:fldChar w:fldCharType="separate"/>
          </w:r>
          <w:ins w:id="417" w:author="Peter Mihaylov" w:date="2019-03-14T10:42:00Z">
            <w:r>
              <w:rPr>
                <w:noProof/>
                <w:webHidden/>
              </w:rPr>
              <w:t>4</w:t>
            </w:r>
            <w:r>
              <w:rPr>
                <w:noProof/>
                <w:webHidden/>
              </w:rPr>
              <w:fldChar w:fldCharType="end"/>
            </w:r>
            <w:r w:rsidRPr="00086430">
              <w:rPr>
                <w:rStyle w:val="Hyperlink"/>
                <w:noProof/>
              </w:rPr>
              <w:fldChar w:fldCharType="end"/>
            </w:r>
          </w:ins>
        </w:p>
        <w:p w:rsidR="00A74405" w:rsidRDefault="00A74405">
          <w:pPr>
            <w:pStyle w:val="TOC2"/>
            <w:tabs>
              <w:tab w:val="left" w:pos="1760"/>
              <w:tab w:val="right" w:leader="dot" w:pos="9350"/>
            </w:tabs>
            <w:rPr>
              <w:ins w:id="418" w:author="Peter Mihaylov" w:date="2019-03-14T10:42:00Z"/>
              <w:rFonts w:asciiTheme="minorHAnsi" w:eastAsiaTheme="minorEastAsia" w:hAnsiTheme="minorHAnsi" w:cstheme="minorBidi"/>
              <w:noProof/>
              <w:sz w:val="22"/>
              <w:szCs w:val="22"/>
              <w:lang w:eastAsia="en-US"/>
            </w:rPr>
          </w:pPr>
          <w:ins w:id="419"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"_Toc3452579"</w:instrText>
            </w:r>
            <w:r w:rsidRPr="00086430">
              <w:rPr>
                <w:rStyle w:val="Hyperlink"/>
                <w:noProof/>
              </w:rPr>
              <w:instrText xml:space="preserve"> </w:instrText>
            </w:r>
            <w:r w:rsidRPr="00086430">
              <w:rPr>
                <w:rStyle w:val="Hyperlink"/>
                <w:noProof/>
              </w:rPr>
              <w:fldChar w:fldCharType="separate"/>
            </w:r>
            <w:r w:rsidRPr="00086430">
              <w:rPr>
                <w:rStyle w:val="Hyperlink"/>
                <w:b/>
                <w:noProof/>
              </w:rPr>
              <w:t>1.1.1.1.</w:t>
            </w:r>
            <w:r>
              <w:rPr>
                <w:rFonts w:asciiTheme="minorHAnsi" w:eastAsiaTheme="minorEastAsia" w:hAnsiTheme="minorHAnsi" w:cstheme="minorBidi"/>
                <w:noProof/>
                <w:sz w:val="22"/>
                <w:szCs w:val="22"/>
                <w:lang w:eastAsia="en-US"/>
              </w:rPr>
              <w:tab/>
            </w:r>
            <w:r w:rsidRPr="00086430">
              <w:rPr>
                <w:rStyle w:val="Hyperlink"/>
                <w:b/>
                <w:noProof/>
              </w:rPr>
              <w:t>IntelliJ IDEA</w:t>
            </w:r>
            <w:r>
              <w:rPr>
                <w:noProof/>
                <w:webHidden/>
              </w:rPr>
              <w:tab/>
            </w:r>
            <w:r>
              <w:rPr>
                <w:noProof/>
                <w:webHidden/>
              </w:rPr>
              <w:fldChar w:fldCharType="begin"/>
            </w:r>
            <w:r>
              <w:rPr>
                <w:noProof/>
                <w:webHidden/>
              </w:rPr>
              <w:instrText xml:space="preserve"> PAGEREF _Toc3452579 \h </w:instrText>
            </w:r>
          </w:ins>
          <w:r>
            <w:rPr>
              <w:noProof/>
              <w:webHidden/>
            </w:rPr>
          </w:r>
          <w:r>
            <w:rPr>
              <w:noProof/>
              <w:webHidden/>
            </w:rPr>
            <w:fldChar w:fldCharType="separate"/>
          </w:r>
          <w:ins w:id="420" w:author="Peter Mihaylov" w:date="2019-03-14T10:42:00Z">
            <w:r>
              <w:rPr>
                <w:noProof/>
                <w:webHidden/>
              </w:rPr>
              <w:t>4</w:t>
            </w:r>
            <w:r>
              <w:rPr>
                <w:noProof/>
                <w:webHidden/>
              </w:rPr>
              <w:fldChar w:fldCharType="end"/>
            </w:r>
            <w:r w:rsidRPr="00086430">
              <w:rPr>
                <w:rStyle w:val="Hyperlink"/>
                <w:noProof/>
              </w:rPr>
              <w:fldChar w:fldCharType="end"/>
            </w:r>
          </w:ins>
        </w:p>
        <w:p w:rsidR="00A74405" w:rsidRDefault="00A74405">
          <w:pPr>
            <w:pStyle w:val="TOC2"/>
            <w:tabs>
              <w:tab w:val="left" w:pos="1760"/>
              <w:tab w:val="right" w:leader="dot" w:pos="9350"/>
            </w:tabs>
            <w:rPr>
              <w:ins w:id="421" w:author="Peter Mihaylov" w:date="2019-03-14T10:42:00Z"/>
              <w:rFonts w:asciiTheme="minorHAnsi" w:eastAsiaTheme="minorEastAsia" w:hAnsiTheme="minorHAnsi" w:cstheme="minorBidi"/>
              <w:noProof/>
              <w:sz w:val="22"/>
              <w:szCs w:val="22"/>
              <w:lang w:eastAsia="en-US"/>
            </w:rPr>
          </w:pPr>
          <w:ins w:id="422"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"_Toc3452580"</w:instrText>
            </w:r>
            <w:r w:rsidRPr="00086430">
              <w:rPr>
                <w:rStyle w:val="Hyperlink"/>
                <w:noProof/>
              </w:rPr>
              <w:instrText xml:space="preserve"> </w:instrText>
            </w:r>
            <w:r w:rsidRPr="00086430">
              <w:rPr>
                <w:rStyle w:val="Hyperlink"/>
                <w:noProof/>
              </w:rPr>
              <w:fldChar w:fldCharType="separate"/>
            </w:r>
            <w:r w:rsidRPr="00086430">
              <w:rPr>
                <w:rStyle w:val="Hyperlink"/>
                <w:b/>
                <w:noProof/>
              </w:rPr>
              <w:t>1.1.1.2.</w:t>
            </w:r>
            <w:r>
              <w:rPr>
                <w:rFonts w:asciiTheme="minorHAnsi" w:eastAsiaTheme="minorEastAsia" w:hAnsiTheme="minorHAnsi" w:cstheme="minorBidi"/>
                <w:noProof/>
                <w:sz w:val="22"/>
                <w:szCs w:val="22"/>
                <w:lang w:eastAsia="en-US"/>
              </w:rPr>
              <w:tab/>
            </w:r>
            <w:r w:rsidRPr="00086430">
              <w:rPr>
                <w:rStyle w:val="Hyperlink"/>
                <w:b/>
                <w:noProof/>
              </w:rPr>
              <w:t>Eclipse</w:t>
            </w:r>
            <w:r>
              <w:rPr>
                <w:noProof/>
                <w:webHidden/>
              </w:rPr>
              <w:tab/>
            </w:r>
            <w:r>
              <w:rPr>
                <w:noProof/>
                <w:webHidden/>
              </w:rPr>
              <w:fldChar w:fldCharType="begin"/>
            </w:r>
            <w:r>
              <w:rPr>
                <w:noProof/>
                <w:webHidden/>
              </w:rPr>
              <w:instrText xml:space="preserve"> PAGEREF _Toc3452580 \h </w:instrText>
            </w:r>
          </w:ins>
          <w:r>
            <w:rPr>
              <w:noProof/>
              <w:webHidden/>
            </w:rPr>
          </w:r>
          <w:r>
            <w:rPr>
              <w:noProof/>
              <w:webHidden/>
            </w:rPr>
            <w:fldChar w:fldCharType="separate"/>
          </w:r>
          <w:ins w:id="423" w:author="Peter Mihaylov" w:date="2019-03-14T10:42:00Z">
            <w:r>
              <w:rPr>
                <w:noProof/>
                <w:webHidden/>
              </w:rPr>
              <w:t>5</w:t>
            </w:r>
            <w:r>
              <w:rPr>
                <w:noProof/>
                <w:webHidden/>
              </w:rPr>
              <w:fldChar w:fldCharType="end"/>
            </w:r>
            <w:r w:rsidRPr="00086430">
              <w:rPr>
                <w:rStyle w:val="Hyperlink"/>
                <w:noProof/>
              </w:rPr>
              <w:fldChar w:fldCharType="end"/>
            </w:r>
          </w:ins>
        </w:p>
        <w:p w:rsidR="00A74405" w:rsidRDefault="00A74405">
          <w:pPr>
            <w:pStyle w:val="TOC2"/>
            <w:tabs>
              <w:tab w:val="left" w:pos="1100"/>
              <w:tab w:val="right" w:leader="dot" w:pos="9350"/>
            </w:tabs>
            <w:rPr>
              <w:ins w:id="424" w:author="Peter Mihaylov" w:date="2019-03-14T10:42:00Z"/>
              <w:rFonts w:asciiTheme="minorHAnsi" w:eastAsiaTheme="minorEastAsia" w:hAnsiTheme="minorHAnsi" w:cstheme="minorBidi"/>
              <w:noProof/>
              <w:sz w:val="22"/>
              <w:szCs w:val="22"/>
              <w:lang w:eastAsia="en-US"/>
            </w:rPr>
          </w:pPr>
          <w:ins w:id="425"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"_Toc3452581"</w:instrText>
            </w:r>
            <w:r w:rsidRPr="00086430">
              <w:rPr>
                <w:rStyle w:val="Hyperlink"/>
                <w:noProof/>
              </w:rPr>
              <w:instrText xml:space="preserve"> </w:instrText>
            </w:r>
            <w:r w:rsidRPr="00086430">
              <w:rPr>
                <w:rStyle w:val="Hyperlink"/>
                <w:noProof/>
              </w:rPr>
              <w:fldChar w:fldCharType="separate"/>
            </w:r>
            <w:r w:rsidRPr="00086430">
              <w:rPr>
                <w:rStyle w:val="Hyperlink"/>
                <w:b/>
                <w:noProof/>
              </w:rPr>
              <w:t>1.2.</w:t>
            </w:r>
            <w:r>
              <w:rPr>
                <w:rFonts w:asciiTheme="minorHAnsi" w:eastAsiaTheme="minorEastAsia" w:hAnsiTheme="minorHAnsi" w:cstheme="minorBidi"/>
                <w:noProof/>
                <w:sz w:val="22"/>
                <w:szCs w:val="22"/>
                <w:lang w:eastAsia="en-US"/>
              </w:rPr>
              <w:tab/>
            </w:r>
            <w:r w:rsidRPr="00086430">
              <w:rPr>
                <w:rStyle w:val="Hyperlink"/>
                <w:b/>
                <w:noProof/>
              </w:rPr>
              <w:t>Съществуващи подобни WEB проложения</w:t>
            </w:r>
            <w:r>
              <w:rPr>
                <w:noProof/>
                <w:webHidden/>
              </w:rPr>
              <w:tab/>
            </w:r>
            <w:r>
              <w:rPr>
                <w:noProof/>
                <w:webHidden/>
              </w:rPr>
              <w:fldChar w:fldCharType="begin"/>
            </w:r>
            <w:r>
              <w:rPr>
                <w:noProof/>
                <w:webHidden/>
              </w:rPr>
              <w:instrText xml:space="preserve"> PAGEREF _Toc3452581 \h </w:instrText>
            </w:r>
          </w:ins>
          <w:r>
            <w:rPr>
              <w:noProof/>
              <w:webHidden/>
            </w:rPr>
          </w:r>
          <w:r>
            <w:rPr>
              <w:noProof/>
              <w:webHidden/>
            </w:rPr>
            <w:fldChar w:fldCharType="separate"/>
          </w:r>
          <w:ins w:id="426" w:author="Peter Mihaylov" w:date="2019-03-14T10:42:00Z">
            <w:r>
              <w:rPr>
                <w:noProof/>
                <w:webHidden/>
              </w:rPr>
              <w:t>6</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427" w:author="Peter Mihaylov" w:date="2019-03-14T10:42:00Z"/>
              <w:rFonts w:asciiTheme="minorHAnsi" w:eastAsiaTheme="minorEastAsia" w:hAnsiTheme="minorHAnsi" w:cstheme="minorBidi"/>
              <w:noProof/>
              <w:sz w:val="22"/>
              <w:szCs w:val="22"/>
              <w:lang w:eastAsia="en-US"/>
            </w:rPr>
          </w:pPr>
          <w:ins w:id="428"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"_Toc3452582"</w:instrText>
            </w:r>
            <w:r w:rsidRPr="00086430">
              <w:rPr>
                <w:rStyle w:val="Hyperlink"/>
                <w:noProof/>
              </w:rPr>
              <w:instrText xml:space="preserve"> </w:instrText>
            </w:r>
            <w:r w:rsidRPr="00086430">
              <w:rPr>
                <w:rStyle w:val="Hyperlink"/>
                <w:noProof/>
              </w:rPr>
              <w:fldChar w:fldCharType="separate"/>
            </w:r>
            <w:r w:rsidRPr="00086430">
              <w:rPr>
                <w:rStyle w:val="Hyperlink"/>
                <w:b/>
                <w:noProof/>
              </w:rPr>
              <w:t>1.2.1.</w:t>
            </w:r>
            <w:r>
              <w:rPr>
                <w:rFonts w:asciiTheme="minorHAnsi" w:eastAsiaTheme="minorEastAsia" w:hAnsiTheme="minorHAnsi" w:cstheme="minorBidi"/>
                <w:noProof/>
                <w:sz w:val="22"/>
                <w:szCs w:val="22"/>
                <w:lang w:eastAsia="en-US"/>
              </w:rPr>
              <w:tab/>
            </w:r>
            <w:r w:rsidRPr="00086430">
              <w:rPr>
                <w:rStyle w:val="Hyperlink"/>
                <w:b/>
                <w:noProof/>
              </w:rPr>
              <w:t>Jobs Tiger</w:t>
            </w:r>
            <w:r>
              <w:rPr>
                <w:noProof/>
                <w:webHidden/>
              </w:rPr>
              <w:tab/>
            </w:r>
            <w:r>
              <w:rPr>
                <w:noProof/>
                <w:webHidden/>
              </w:rPr>
              <w:fldChar w:fldCharType="begin"/>
            </w:r>
            <w:r>
              <w:rPr>
                <w:noProof/>
                <w:webHidden/>
              </w:rPr>
              <w:instrText xml:space="preserve"> PAGEREF _Toc3452582 \h </w:instrText>
            </w:r>
          </w:ins>
          <w:r>
            <w:rPr>
              <w:noProof/>
              <w:webHidden/>
            </w:rPr>
          </w:r>
          <w:r>
            <w:rPr>
              <w:noProof/>
              <w:webHidden/>
            </w:rPr>
            <w:fldChar w:fldCharType="separate"/>
          </w:r>
          <w:ins w:id="429" w:author="Peter Mihaylov" w:date="2019-03-14T10:42:00Z">
            <w:r>
              <w:rPr>
                <w:noProof/>
                <w:webHidden/>
              </w:rPr>
              <w:t>7</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430" w:author="Peter Mihaylov" w:date="2019-03-14T10:42:00Z"/>
              <w:rFonts w:asciiTheme="minorHAnsi" w:eastAsiaTheme="minorEastAsia" w:hAnsiTheme="minorHAnsi" w:cstheme="minorBidi"/>
              <w:noProof/>
              <w:sz w:val="22"/>
              <w:szCs w:val="22"/>
              <w:lang w:eastAsia="en-US"/>
            </w:rPr>
          </w:pPr>
          <w:ins w:id="431"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"_Toc3452583"</w:instrText>
            </w:r>
            <w:r w:rsidRPr="00086430">
              <w:rPr>
                <w:rStyle w:val="Hyperlink"/>
                <w:noProof/>
              </w:rPr>
              <w:instrText xml:space="preserve"> </w:instrText>
            </w:r>
            <w:r w:rsidRPr="00086430">
              <w:rPr>
                <w:rStyle w:val="Hyperlink"/>
                <w:noProof/>
              </w:rPr>
              <w:fldChar w:fldCharType="separate"/>
            </w:r>
            <w:r w:rsidRPr="00086430">
              <w:rPr>
                <w:rStyle w:val="Hyperlink"/>
                <w:b/>
                <w:noProof/>
              </w:rPr>
              <w:t>1.2.2.</w:t>
            </w:r>
            <w:r>
              <w:rPr>
                <w:rFonts w:asciiTheme="minorHAnsi" w:eastAsiaTheme="minorEastAsia" w:hAnsiTheme="minorHAnsi" w:cstheme="minorBidi"/>
                <w:noProof/>
                <w:sz w:val="22"/>
                <w:szCs w:val="22"/>
                <w:lang w:eastAsia="en-US"/>
              </w:rPr>
              <w:tab/>
            </w:r>
            <w:r w:rsidRPr="00086430">
              <w:rPr>
                <w:rStyle w:val="Hyperlink"/>
                <w:b/>
                <w:noProof/>
              </w:rPr>
              <w:t>Zaplata.BG</w:t>
            </w:r>
            <w:r>
              <w:rPr>
                <w:noProof/>
                <w:webHidden/>
              </w:rPr>
              <w:tab/>
            </w:r>
            <w:r>
              <w:rPr>
                <w:noProof/>
                <w:webHidden/>
              </w:rPr>
              <w:fldChar w:fldCharType="begin"/>
            </w:r>
            <w:r>
              <w:rPr>
                <w:noProof/>
                <w:webHidden/>
              </w:rPr>
              <w:instrText xml:space="preserve"> PAGEREF _Toc3452583 \h </w:instrText>
            </w:r>
          </w:ins>
          <w:r>
            <w:rPr>
              <w:noProof/>
              <w:webHidden/>
            </w:rPr>
          </w:r>
          <w:r>
            <w:rPr>
              <w:noProof/>
              <w:webHidden/>
            </w:rPr>
            <w:fldChar w:fldCharType="separate"/>
          </w:r>
          <w:ins w:id="432" w:author="Peter Mihaylov" w:date="2019-03-14T10:42:00Z">
            <w:r>
              <w:rPr>
                <w:noProof/>
                <w:webHidden/>
              </w:rPr>
              <w:t>7</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433" w:author="Peter Mihaylov" w:date="2019-03-14T10:42:00Z"/>
              <w:rFonts w:asciiTheme="minorHAnsi" w:eastAsiaTheme="minorEastAsia" w:hAnsiTheme="minorHAnsi" w:cstheme="minorBidi"/>
              <w:noProof/>
              <w:sz w:val="22"/>
              <w:szCs w:val="22"/>
              <w:lang w:eastAsia="en-US"/>
            </w:rPr>
          </w:pPr>
          <w:ins w:id="434"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"_Toc3452584"</w:instrText>
            </w:r>
            <w:r w:rsidRPr="00086430">
              <w:rPr>
                <w:rStyle w:val="Hyperlink"/>
                <w:noProof/>
              </w:rPr>
              <w:instrText xml:space="preserve"> </w:instrText>
            </w:r>
            <w:r w:rsidRPr="00086430">
              <w:rPr>
                <w:rStyle w:val="Hyperlink"/>
                <w:noProof/>
              </w:rPr>
              <w:fldChar w:fldCharType="separate"/>
            </w:r>
            <w:r w:rsidRPr="00086430">
              <w:rPr>
                <w:rStyle w:val="Hyperlink"/>
                <w:b/>
                <w:noProof/>
              </w:rPr>
              <w:t>1.2.3.</w:t>
            </w:r>
            <w:r>
              <w:rPr>
                <w:rFonts w:asciiTheme="minorHAnsi" w:eastAsiaTheme="minorEastAsia" w:hAnsiTheme="minorHAnsi" w:cstheme="minorBidi"/>
                <w:noProof/>
                <w:sz w:val="22"/>
                <w:szCs w:val="22"/>
                <w:lang w:eastAsia="en-US"/>
              </w:rPr>
              <w:tab/>
            </w:r>
            <w:r w:rsidRPr="00086430">
              <w:rPr>
                <w:rStyle w:val="Hyperlink"/>
                <w:b/>
                <w:noProof/>
                <w:shd w:val="clear" w:color="auto" w:fill="FFFFFF"/>
              </w:rPr>
              <w:t>JOBS BG</w:t>
            </w:r>
            <w:r>
              <w:rPr>
                <w:noProof/>
                <w:webHidden/>
              </w:rPr>
              <w:tab/>
            </w:r>
            <w:r>
              <w:rPr>
                <w:noProof/>
                <w:webHidden/>
              </w:rPr>
              <w:fldChar w:fldCharType="begin"/>
            </w:r>
            <w:r>
              <w:rPr>
                <w:noProof/>
                <w:webHidden/>
              </w:rPr>
              <w:instrText xml:space="preserve"> PAGEREF _Toc3452584 \h </w:instrText>
            </w:r>
          </w:ins>
          <w:r>
            <w:rPr>
              <w:noProof/>
              <w:webHidden/>
            </w:rPr>
          </w:r>
          <w:r>
            <w:rPr>
              <w:noProof/>
              <w:webHidden/>
            </w:rPr>
            <w:fldChar w:fldCharType="separate"/>
          </w:r>
          <w:ins w:id="435" w:author="Peter Mihaylov" w:date="2019-03-14T10:42:00Z">
            <w:r>
              <w:rPr>
                <w:noProof/>
                <w:webHidden/>
              </w:rPr>
              <w:t>8</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436" w:author="Peter Mihaylov" w:date="2019-03-14T10:42:00Z"/>
              <w:rFonts w:asciiTheme="minorHAnsi" w:eastAsiaTheme="minorEastAsia" w:hAnsiTheme="minorHAnsi" w:cstheme="minorBidi"/>
              <w:noProof/>
              <w:sz w:val="22"/>
              <w:szCs w:val="22"/>
              <w:lang w:eastAsia="en-US"/>
            </w:rPr>
          </w:pPr>
          <w:ins w:id="437"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"_Toc3452585"</w:instrText>
            </w:r>
            <w:r w:rsidRPr="00086430">
              <w:rPr>
                <w:rStyle w:val="Hyperlink"/>
                <w:noProof/>
              </w:rPr>
              <w:instrText xml:space="preserve"> </w:instrText>
            </w:r>
            <w:r w:rsidRPr="00086430">
              <w:rPr>
                <w:rStyle w:val="Hyperlink"/>
                <w:noProof/>
              </w:rPr>
              <w:fldChar w:fldCharType="separate"/>
            </w:r>
            <w:r w:rsidRPr="00086430">
              <w:rPr>
                <w:rStyle w:val="Hyperlink"/>
                <w:b/>
                <w:noProof/>
                <w:lang w:eastAsia="en-US"/>
              </w:rPr>
              <w:t>1.2.4.</w:t>
            </w:r>
            <w:r>
              <w:rPr>
                <w:rFonts w:asciiTheme="minorHAnsi" w:eastAsiaTheme="minorEastAsia" w:hAnsiTheme="minorHAnsi" w:cstheme="minorBidi"/>
                <w:noProof/>
                <w:sz w:val="22"/>
                <w:szCs w:val="22"/>
                <w:lang w:eastAsia="en-US"/>
              </w:rPr>
              <w:tab/>
            </w:r>
            <w:r w:rsidRPr="00086430">
              <w:rPr>
                <w:rStyle w:val="Hyperlink"/>
                <w:b/>
                <w:noProof/>
                <w:lang w:eastAsia="en-US"/>
              </w:rPr>
              <w:t>Buljobs.bg</w:t>
            </w:r>
            <w:r>
              <w:rPr>
                <w:noProof/>
                <w:webHidden/>
              </w:rPr>
              <w:tab/>
            </w:r>
            <w:r>
              <w:rPr>
                <w:noProof/>
                <w:webHidden/>
              </w:rPr>
              <w:fldChar w:fldCharType="begin"/>
            </w:r>
            <w:r>
              <w:rPr>
                <w:noProof/>
                <w:webHidden/>
              </w:rPr>
              <w:instrText xml:space="preserve"> PAGEREF _Toc3452585 \h </w:instrText>
            </w:r>
          </w:ins>
          <w:r>
            <w:rPr>
              <w:noProof/>
              <w:webHidden/>
            </w:rPr>
          </w:r>
          <w:r>
            <w:rPr>
              <w:noProof/>
              <w:webHidden/>
            </w:rPr>
            <w:fldChar w:fldCharType="separate"/>
          </w:r>
          <w:ins w:id="438" w:author="Peter Mihaylov" w:date="2019-03-14T10:42:00Z">
            <w:r>
              <w:rPr>
                <w:noProof/>
                <w:webHidden/>
              </w:rPr>
              <w:t>9</w:t>
            </w:r>
            <w:r>
              <w:rPr>
                <w:noProof/>
                <w:webHidden/>
              </w:rPr>
              <w:fldChar w:fldCharType="end"/>
            </w:r>
            <w:r w:rsidRPr="00086430">
              <w:rPr>
                <w:rStyle w:val="Hyperlink"/>
                <w:noProof/>
              </w:rPr>
              <w:fldChar w:fldCharType="end"/>
            </w:r>
          </w:ins>
        </w:p>
        <w:p w:rsidR="00A74405" w:rsidRDefault="00A74405">
          <w:pPr>
            <w:pStyle w:val="TOC2"/>
            <w:tabs>
              <w:tab w:val="right" w:leader="dot" w:pos="9350"/>
            </w:tabs>
            <w:rPr>
              <w:ins w:id="439" w:author="Peter Mihaylov" w:date="2019-03-14T10:42:00Z"/>
              <w:rFonts w:asciiTheme="minorHAnsi" w:eastAsiaTheme="minorEastAsia" w:hAnsiTheme="minorHAnsi" w:cstheme="minorBidi"/>
              <w:noProof/>
              <w:sz w:val="22"/>
              <w:szCs w:val="22"/>
              <w:lang w:eastAsia="en-US"/>
            </w:rPr>
          </w:pPr>
          <w:ins w:id="440"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"_Toc3452586"</w:instrText>
            </w:r>
            <w:r w:rsidRPr="00086430">
              <w:rPr>
                <w:rStyle w:val="Hyperlink"/>
                <w:noProof/>
              </w:rPr>
              <w:instrText xml:space="preserve"> </w:instrText>
            </w:r>
            <w:r w:rsidRPr="00086430">
              <w:rPr>
                <w:rStyle w:val="Hyperlink"/>
                <w:noProof/>
              </w:rPr>
              <w:fldChar w:fldCharType="separate"/>
            </w:r>
            <w:r w:rsidRPr="00086430">
              <w:rPr>
                <w:rStyle w:val="Hyperlink"/>
                <w:b/>
                <w:noProof/>
              </w:rPr>
              <w:t>Втора глава</w:t>
            </w:r>
            <w:r>
              <w:rPr>
                <w:noProof/>
                <w:webHidden/>
              </w:rPr>
              <w:tab/>
            </w:r>
            <w:r>
              <w:rPr>
                <w:noProof/>
                <w:webHidden/>
              </w:rPr>
              <w:fldChar w:fldCharType="begin"/>
            </w:r>
            <w:r>
              <w:rPr>
                <w:noProof/>
                <w:webHidden/>
              </w:rPr>
              <w:instrText xml:space="preserve"> PAGEREF _Toc3452586 \h </w:instrText>
            </w:r>
          </w:ins>
          <w:r>
            <w:rPr>
              <w:noProof/>
              <w:webHidden/>
            </w:rPr>
          </w:r>
          <w:r>
            <w:rPr>
              <w:noProof/>
              <w:webHidden/>
            </w:rPr>
            <w:fldChar w:fldCharType="separate"/>
          </w:r>
          <w:ins w:id="441" w:author="Peter Mihaylov" w:date="2019-03-14T10:42:00Z">
            <w:r>
              <w:rPr>
                <w:noProof/>
                <w:webHidden/>
              </w:rPr>
              <w:t>10</w:t>
            </w:r>
            <w:r>
              <w:rPr>
                <w:noProof/>
                <w:webHidden/>
              </w:rPr>
              <w:fldChar w:fldCharType="end"/>
            </w:r>
            <w:r w:rsidRPr="00086430">
              <w:rPr>
                <w:rStyle w:val="Hyperlink"/>
                <w:noProof/>
              </w:rPr>
              <w:fldChar w:fldCharType="end"/>
            </w:r>
          </w:ins>
        </w:p>
        <w:p w:rsidR="00A74405" w:rsidRDefault="00A74405">
          <w:pPr>
            <w:pStyle w:val="TOC2"/>
            <w:tabs>
              <w:tab w:val="left" w:pos="880"/>
              <w:tab w:val="right" w:leader="dot" w:pos="9350"/>
            </w:tabs>
            <w:rPr>
              <w:ins w:id="442" w:author="Peter Mihaylov" w:date="2019-03-14T10:42:00Z"/>
              <w:rFonts w:asciiTheme="minorHAnsi" w:eastAsiaTheme="minorEastAsia" w:hAnsiTheme="minorHAnsi" w:cstheme="minorBidi"/>
              <w:noProof/>
              <w:sz w:val="22"/>
              <w:szCs w:val="22"/>
              <w:lang w:eastAsia="en-US"/>
            </w:rPr>
          </w:pPr>
          <w:ins w:id="443"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"_Toc3452587"</w:instrText>
            </w:r>
            <w:r w:rsidRPr="00086430">
              <w:rPr>
                <w:rStyle w:val="Hyperlink"/>
                <w:noProof/>
              </w:rPr>
              <w:instrText xml:space="preserve"> </w:instrText>
            </w:r>
            <w:r w:rsidRPr="00086430">
              <w:rPr>
                <w:rStyle w:val="Hyperlink"/>
                <w:noProof/>
              </w:rPr>
              <w:fldChar w:fldCharType="separate"/>
            </w:r>
            <w:r w:rsidRPr="00086430">
              <w:rPr>
                <w:rStyle w:val="Hyperlink"/>
                <w:b/>
                <w:noProof/>
              </w:rPr>
              <w:t>2.</w:t>
            </w:r>
            <w:r>
              <w:rPr>
                <w:rFonts w:asciiTheme="minorHAnsi" w:eastAsiaTheme="minorEastAsia" w:hAnsiTheme="minorHAnsi" w:cstheme="minorBidi"/>
                <w:noProof/>
                <w:sz w:val="22"/>
                <w:szCs w:val="22"/>
                <w:lang w:eastAsia="en-US"/>
              </w:rPr>
              <w:tab/>
            </w:r>
            <w:r w:rsidRPr="00086430">
              <w:rPr>
                <w:rStyle w:val="Hyperlink"/>
                <w:b/>
                <w:noProof/>
              </w:rPr>
              <w:t>Функционални изисквания към системата</w:t>
            </w:r>
            <w:r>
              <w:rPr>
                <w:noProof/>
                <w:webHidden/>
              </w:rPr>
              <w:tab/>
            </w:r>
            <w:r>
              <w:rPr>
                <w:noProof/>
                <w:webHidden/>
              </w:rPr>
              <w:fldChar w:fldCharType="begin"/>
            </w:r>
            <w:r>
              <w:rPr>
                <w:noProof/>
                <w:webHidden/>
              </w:rPr>
              <w:instrText xml:space="preserve"> PAGEREF _Toc3452587 \h </w:instrText>
            </w:r>
          </w:ins>
          <w:r>
            <w:rPr>
              <w:noProof/>
              <w:webHidden/>
            </w:rPr>
          </w:r>
          <w:r>
            <w:rPr>
              <w:noProof/>
              <w:webHidden/>
            </w:rPr>
            <w:fldChar w:fldCharType="separate"/>
          </w:r>
          <w:ins w:id="444" w:author="Peter Mihaylov" w:date="2019-03-14T10:42:00Z">
            <w:r>
              <w:rPr>
                <w:noProof/>
                <w:webHidden/>
              </w:rPr>
              <w:t>10</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445" w:author="Peter Mihaylov" w:date="2019-03-14T10:42:00Z"/>
              <w:rFonts w:asciiTheme="minorHAnsi" w:eastAsiaTheme="minorEastAsia" w:hAnsiTheme="minorHAnsi" w:cstheme="minorBidi"/>
              <w:noProof/>
              <w:sz w:val="22"/>
              <w:szCs w:val="22"/>
              <w:lang w:eastAsia="en-US"/>
            </w:rPr>
          </w:pPr>
          <w:ins w:id="446"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"_Toc3452588"</w:instrText>
            </w:r>
            <w:r w:rsidRPr="00086430">
              <w:rPr>
                <w:rStyle w:val="Hyperlink"/>
                <w:noProof/>
              </w:rPr>
              <w:instrText xml:space="preserve"> </w:instrText>
            </w:r>
            <w:r w:rsidRPr="00086430">
              <w:rPr>
                <w:rStyle w:val="Hyperlink"/>
                <w:noProof/>
              </w:rPr>
              <w:fldChar w:fldCharType="separate"/>
            </w:r>
            <w:r w:rsidRPr="00086430">
              <w:rPr>
                <w:rStyle w:val="Hyperlink"/>
                <w:b/>
                <w:noProof/>
              </w:rPr>
              <w:t>2.1.1.</w:t>
            </w:r>
            <w:r>
              <w:rPr>
                <w:rFonts w:asciiTheme="minorHAnsi" w:eastAsiaTheme="minorEastAsia" w:hAnsiTheme="minorHAnsi" w:cstheme="minorBidi"/>
                <w:noProof/>
                <w:sz w:val="22"/>
                <w:szCs w:val="22"/>
                <w:lang w:eastAsia="en-US"/>
              </w:rPr>
              <w:tab/>
            </w:r>
            <w:r w:rsidRPr="00086430">
              <w:rPr>
                <w:rStyle w:val="Hyperlink"/>
                <w:b/>
                <w:noProof/>
              </w:rPr>
              <w:t>Управление на потребители:</w:t>
            </w:r>
            <w:r>
              <w:rPr>
                <w:noProof/>
                <w:webHidden/>
              </w:rPr>
              <w:tab/>
            </w:r>
            <w:r>
              <w:rPr>
                <w:noProof/>
                <w:webHidden/>
              </w:rPr>
              <w:fldChar w:fldCharType="begin"/>
            </w:r>
            <w:r>
              <w:rPr>
                <w:noProof/>
                <w:webHidden/>
              </w:rPr>
              <w:instrText xml:space="preserve"> PAGEREF _Toc3452588 \h </w:instrText>
            </w:r>
          </w:ins>
          <w:r>
            <w:rPr>
              <w:noProof/>
              <w:webHidden/>
            </w:rPr>
          </w:r>
          <w:r>
            <w:rPr>
              <w:noProof/>
              <w:webHidden/>
            </w:rPr>
            <w:fldChar w:fldCharType="separate"/>
          </w:r>
          <w:ins w:id="447" w:author="Peter Mihaylov" w:date="2019-03-14T10:42:00Z">
            <w:r>
              <w:rPr>
                <w:noProof/>
                <w:webHidden/>
              </w:rPr>
              <w:t>12</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448" w:author="Peter Mihaylov" w:date="2019-03-14T10:42:00Z"/>
              <w:rFonts w:asciiTheme="minorHAnsi" w:eastAsiaTheme="minorEastAsia" w:hAnsiTheme="minorHAnsi" w:cstheme="minorBidi"/>
              <w:noProof/>
              <w:sz w:val="22"/>
              <w:szCs w:val="22"/>
              <w:lang w:eastAsia="en-US"/>
            </w:rPr>
          </w:pPr>
          <w:ins w:id="449"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"_Toc3452589"</w:instrText>
            </w:r>
            <w:r w:rsidRPr="00086430">
              <w:rPr>
                <w:rStyle w:val="Hyperlink"/>
                <w:noProof/>
              </w:rPr>
              <w:instrText xml:space="preserve"> </w:instrText>
            </w:r>
            <w:r w:rsidRPr="00086430">
              <w:rPr>
                <w:rStyle w:val="Hyperlink"/>
                <w:noProof/>
              </w:rPr>
              <w:fldChar w:fldCharType="separate"/>
            </w:r>
            <w:r w:rsidRPr="00086430">
              <w:rPr>
                <w:rStyle w:val="Hyperlink"/>
                <w:b/>
                <w:noProof/>
              </w:rPr>
              <w:t>2.1.2.</w:t>
            </w:r>
            <w:r>
              <w:rPr>
                <w:rFonts w:asciiTheme="minorHAnsi" w:eastAsiaTheme="minorEastAsia" w:hAnsiTheme="minorHAnsi" w:cstheme="minorBidi"/>
                <w:noProof/>
                <w:sz w:val="22"/>
                <w:szCs w:val="22"/>
                <w:lang w:eastAsia="en-US"/>
              </w:rPr>
              <w:tab/>
            </w:r>
            <w:r w:rsidRPr="00086430">
              <w:rPr>
                <w:rStyle w:val="Hyperlink"/>
                <w:b/>
                <w:noProof/>
              </w:rPr>
              <w:t>Управление на публикуваните обяви:</w:t>
            </w:r>
            <w:r>
              <w:rPr>
                <w:noProof/>
                <w:webHidden/>
              </w:rPr>
              <w:tab/>
            </w:r>
            <w:r>
              <w:rPr>
                <w:noProof/>
                <w:webHidden/>
              </w:rPr>
              <w:fldChar w:fldCharType="begin"/>
            </w:r>
            <w:r>
              <w:rPr>
                <w:noProof/>
                <w:webHidden/>
              </w:rPr>
              <w:instrText xml:space="preserve"> PAGEREF _Toc3452589 \h </w:instrText>
            </w:r>
          </w:ins>
          <w:r>
            <w:rPr>
              <w:noProof/>
              <w:webHidden/>
            </w:rPr>
          </w:r>
          <w:r>
            <w:rPr>
              <w:noProof/>
              <w:webHidden/>
            </w:rPr>
            <w:fldChar w:fldCharType="separate"/>
          </w:r>
          <w:ins w:id="450" w:author="Peter Mihaylov" w:date="2019-03-14T10:42:00Z">
            <w:r>
              <w:rPr>
                <w:noProof/>
                <w:webHidden/>
              </w:rPr>
              <w:t>12</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451" w:author="Peter Mihaylov" w:date="2019-03-14T10:42:00Z"/>
              <w:rFonts w:asciiTheme="minorHAnsi" w:eastAsiaTheme="minorEastAsia" w:hAnsiTheme="minorHAnsi" w:cstheme="minorBidi"/>
              <w:noProof/>
              <w:sz w:val="22"/>
              <w:szCs w:val="22"/>
              <w:lang w:eastAsia="en-US"/>
            </w:rPr>
          </w:pPr>
          <w:ins w:id="452"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"_Toc3452590"</w:instrText>
            </w:r>
            <w:r w:rsidRPr="00086430">
              <w:rPr>
                <w:rStyle w:val="Hyperlink"/>
                <w:noProof/>
              </w:rPr>
              <w:instrText xml:space="preserve"> </w:instrText>
            </w:r>
            <w:r w:rsidRPr="00086430">
              <w:rPr>
                <w:rStyle w:val="Hyperlink"/>
                <w:noProof/>
              </w:rPr>
              <w:fldChar w:fldCharType="separate"/>
            </w:r>
            <w:r w:rsidRPr="00086430">
              <w:rPr>
                <w:rStyle w:val="Hyperlink"/>
                <w:b/>
                <w:noProof/>
              </w:rPr>
              <w:t>2.1.3.</w:t>
            </w:r>
            <w:r>
              <w:rPr>
                <w:rFonts w:asciiTheme="minorHAnsi" w:eastAsiaTheme="minorEastAsia" w:hAnsiTheme="minorHAnsi" w:cstheme="minorBidi"/>
                <w:noProof/>
                <w:sz w:val="22"/>
                <w:szCs w:val="22"/>
                <w:lang w:eastAsia="en-US"/>
              </w:rPr>
              <w:tab/>
            </w:r>
            <w:r w:rsidRPr="00086430">
              <w:rPr>
                <w:rStyle w:val="Hyperlink"/>
                <w:b/>
                <w:noProof/>
              </w:rPr>
              <w:t>Регистрация на потребител:</w:t>
            </w:r>
            <w:r>
              <w:rPr>
                <w:noProof/>
                <w:webHidden/>
              </w:rPr>
              <w:tab/>
            </w:r>
            <w:r>
              <w:rPr>
                <w:noProof/>
                <w:webHidden/>
              </w:rPr>
              <w:fldChar w:fldCharType="begin"/>
            </w:r>
            <w:r>
              <w:rPr>
                <w:noProof/>
                <w:webHidden/>
              </w:rPr>
              <w:instrText xml:space="preserve"> PAGEREF _Toc3452590 \h </w:instrText>
            </w:r>
          </w:ins>
          <w:r>
            <w:rPr>
              <w:noProof/>
              <w:webHidden/>
            </w:rPr>
          </w:r>
          <w:r>
            <w:rPr>
              <w:noProof/>
              <w:webHidden/>
            </w:rPr>
            <w:fldChar w:fldCharType="separate"/>
          </w:r>
          <w:ins w:id="453" w:author="Peter Mihaylov" w:date="2019-03-14T10:42:00Z">
            <w:r>
              <w:rPr>
                <w:noProof/>
                <w:webHidden/>
              </w:rPr>
              <w:t>13</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454" w:author="Peter Mihaylov" w:date="2019-03-14T10:42:00Z"/>
              <w:rFonts w:asciiTheme="minorHAnsi" w:eastAsiaTheme="minorEastAsia" w:hAnsiTheme="minorHAnsi" w:cstheme="minorBidi"/>
              <w:noProof/>
              <w:sz w:val="22"/>
              <w:szCs w:val="22"/>
              <w:lang w:eastAsia="en-US"/>
            </w:rPr>
          </w:pPr>
          <w:ins w:id="455"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"_Toc3452591"</w:instrText>
            </w:r>
            <w:r w:rsidRPr="00086430">
              <w:rPr>
                <w:rStyle w:val="Hyperlink"/>
                <w:noProof/>
              </w:rPr>
              <w:instrText xml:space="preserve"> </w:instrText>
            </w:r>
            <w:r w:rsidRPr="00086430">
              <w:rPr>
                <w:rStyle w:val="Hyperlink"/>
                <w:noProof/>
              </w:rPr>
              <w:fldChar w:fldCharType="separate"/>
            </w:r>
            <w:r w:rsidRPr="00086430">
              <w:rPr>
                <w:rStyle w:val="Hyperlink"/>
                <w:b/>
                <w:noProof/>
              </w:rPr>
              <w:t>2.1.4.</w:t>
            </w:r>
            <w:r>
              <w:rPr>
                <w:rFonts w:asciiTheme="minorHAnsi" w:eastAsiaTheme="minorEastAsia" w:hAnsiTheme="minorHAnsi" w:cstheme="minorBidi"/>
                <w:noProof/>
                <w:sz w:val="22"/>
                <w:szCs w:val="22"/>
                <w:lang w:eastAsia="en-US"/>
              </w:rPr>
              <w:tab/>
            </w:r>
            <w:r w:rsidRPr="00086430">
              <w:rPr>
                <w:rStyle w:val="Hyperlink"/>
                <w:b/>
                <w:noProof/>
              </w:rPr>
              <w:t>Специално гласуване</w:t>
            </w:r>
            <w:r>
              <w:rPr>
                <w:noProof/>
                <w:webHidden/>
              </w:rPr>
              <w:tab/>
            </w:r>
            <w:r>
              <w:rPr>
                <w:noProof/>
                <w:webHidden/>
              </w:rPr>
              <w:fldChar w:fldCharType="begin"/>
            </w:r>
            <w:r>
              <w:rPr>
                <w:noProof/>
                <w:webHidden/>
              </w:rPr>
              <w:instrText xml:space="preserve"> PAGEREF _Toc3452591 \h </w:instrText>
            </w:r>
          </w:ins>
          <w:r>
            <w:rPr>
              <w:noProof/>
              <w:webHidden/>
            </w:rPr>
          </w:r>
          <w:r>
            <w:rPr>
              <w:noProof/>
              <w:webHidden/>
            </w:rPr>
            <w:fldChar w:fldCharType="separate"/>
          </w:r>
          <w:ins w:id="456" w:author="Peter Mihaylov" w:date="2019-03-14T10:42:00Z">
            <w:r>
              <w:rPr>
                <w:noProof/>
                <w:webHidden/>
              </w:rPr>
              <w:t>13</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457" w:author="Peter Mihaylov" w:date="2019-03-14T10:42:00Z"/>
              <w:rFonts w:asciiTheme="minorHAnsi" w:eastAsiaTheme="minorEastAsia" w:hAnsiTheme="minorHAnsi" w:cstheme="minorBidi"/>
              <w:noProof/>
              <w:sz w:val="22"/>
              <w:szCs w:val="22"/>
              <w:lang w:eastAsia="en-US"/>
            </w:rPr>
          </w:pPr>
          <w:ins w:id="458"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"_Toc3452592"</w:instrText>
            </w:r>
            <w:r w:rsidRPr="00086430">
              <w:rPr>
                <w:rStyle w:val="Hyperlink"/>
                <w:noProof/>
              </w:rPr>
              <w:instrText xml:space="preserve"> </w:instrText>
            </w:r>
            <w:r w:rsidRPr="00086430">
              <w:rPr>
                <w:rStyle w:val="Hyperlink"/>
                <w:noProof/>
              </w:rPr>
              <w:fldChar w:fldCharType="separate"/>
            </w:r>
            <w:r w:rsidRPr="00086430">
              <w:rPr>
                <w:rStyle w:val="Hyperlink"/>
                <w:b/>
                <w:noProof/>
              </w:rPr>
              <w:t>2.1.5.</w:t>
            </w:r>
            <w:r>
              <w:rPr>
                <w:rFonts w:asciiTheme="minorHAnsi" w:eastAsiaTheme="minorEastAsia" w:hAnsiTheme="minorHAnsi" w:cstheme="minorBidi"/>
                <w:noProof/>
                <w:sz w:val="22"/>
                <w:szCs w:val="22"/>
                <w:lang w:eastAsia="en-US"/>
              </w:rPr>
              <w:tab/>
            </w:r>
            <w:r w:rsidRPr="00086430">
              <w:rPr>
                <w:rStyle w:val="Hyperlink"/>
                <w:b/>
                <w:noProof/>
              </w:rPr>
              <w:t>Търсене по обява</w:t>
            </w:r>
            <w:r>
              <w:rPr>
                <w:noProof/>
                <w:webHidden/>
              </w:rPr>
              <w:tab/>
            </w:r>
            <w:r>
              <w:rPr>
                <w:noProof/>
                <w:webHidden/>
              </w:rPr>
              <w:fldChar w:fldCharType="begin"/>
            </w:r>
            <w:r>
              <w:rPr>
                <w:noProof/>
                <w:webHidden/>
              </w:rPr>
              <w:instrText xml:space="preserve"> PAGEREF _Toc3452592 \h </w:instrText>
            </w:r>
          </w:ins>
          <w:r>
            <w:rPr>
              <w:noProof/>
              <w:webHidden/>
            </w:rPr>
          </w:r>
          <w:r>
            <w:rPr>
              <w:noProof/>
              <w:webHidden/>
            </w:rPr>
            <w:fldChar w:fldCharType="separate"/>
          </w:r>
          <w:ins w:id="459" w:author="Peter Mihaylov" w:date="2019-03-14T10:42:00Z">
            <w:r>
              <w:rPr>
                <w:noProof/>
                <w:webHidden/>
              </w:rPr>
              <w:t>13</w:t>
            </w:r>
            <w:r>
              <w:rPr>
                <w:noProof/>
                <w:webHidden/>
              </w:rPr>
              <w:fldChar w:fldCharType="end"/>
            </w:r>
            <w:r w:rsidRPr="00086430">
              <w:rPr>
                <w:rStyle w:val="Hyperlink"/>
                <w:noProof/>
              </w:rPr>
              <w:fldChar w:fldCharType="end"/>
            </w:r>
          </w:ins>
        </w:p>
        <w:p w:rsidR="00A74405" w:rsidRDefault="00A74405">
          <w:pPr>
            <w:pStyle w:val="TOC2"/>
            <w:tabs>
              <w:tab w:val="left" w:pos="1100"/>
              <w:tab w:val="right" w:leader="dot" w:pos="9350"/>
            </w:tabs>
            <w:rPr>
              <w:ins w:id="460" w:author="Peter Mihaylov" w:date="2019-03-14T10:42:00Z"/>
              <w:rFonts w:asciiTheme="minorHAnsi" w:eastAsiaTheme="minorEastAsia" w:hAnsiTheme="minorHAnsi" w:cstheme="minorBidi"/>
              <w:noProof/>
              <w:sz w:val="22"/>
              <w:szCs w:val="22"/>
              <w:lang w:eastAsia="en-US"/>
            </w:rPr>
          </w:pPr>
          <w:ins w:id="461"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"_Toc3452593"</w:instrText>
            </w:r>
            <w:r w:rsidRPr="00086430">
              <w:rPr>
                <w:rStyle w:val="Hyperlink"/>
                <w:noProof/>
              </w:rPr>
              <w:instrText xml:space="preserve"> </w:instrText>
            </w:r>
            <w:r w:rsidRPr="00086430">
              <w:rPr>
                <w:rStyle w:val="Hyperlink"/>
                <w:noProof/>
              </w:rPr>
              <w:fldChar w:fldCharType="separate"/>
            </w:r>
            <w:r w:rsidRPr="00086430">
              <w:rPr>
                <w:rStyle w:val="Hyperlink"/>
                <w:b/>
                <w:noProof/>
              </w:rPr>
              <w:t>2.2.</w:t>
            </w:r>
            <w:r>
              <w:rPr>
                <w:rFonts w:asciiTheme="minorHAnsi" w:eastAsiaTheme="minorEastAsia" w:hAnsiTheme="minorHAnsi" w:cstheme="minorBidi"/>
                <w:noProof/>
                <w:sz w:val="22"/>
                <w:szCs w:val="22"/>
                <w:lang w:eastAsia="en-US"/>
              </w:rPr>
              <w:tab/>
            </w:r>
            <w:r w:rsidRPr="00086430">
              <w:rPr>
                <w:rStyle w:val="Hyperlink"/>
                <w:b/>
                <w:noProof/>
              </w:rPr>
              <w:t>Съображения за избор на програмни средства и развойната среда</w:t>
            </w:r>
            <w:r>
              <w:rPr>
                <w:noProof/>
                <w:webHidden/>
              </w:rPr>
              <w:tab/>
            </w:r>
            <w:r>
              <w:rPr>
                <w:noProof/>
                <w:webHidden/>
              </w:rPr>
              <w:fldChar w:fldCharType="begin"/>
            </w:r>
            <w:r>
              <w:rPr>
                <w:noProof/>
                <w:webHidden/>
              </w:rPr>
              <w:instrText xml:space="preserve"> PAGEREF _Toc3452593 \h </w:instrText>
            </w:r>
          </w:ins>
          <w:r>
            <w:rPr>
              <w:noProof/>
              <w:webHidden/>
            </w:rPr>
          </w:r>
          <w:r>
            <w:rPr>
              <w:noProof/>
              <w:webHidden/>
            </w:rPr>
            <w:fldChar w:fldCharType="separate"/>
          </w:r>
          <w:ins w:id="462" w:author="Peter Mihaylov" w:date="2019-03-14T10:42:00Z">
            <w:r>
              <w:rPr>
                <w:noProof/>
                <w:webHidden/>
              </w:rPr>
              <w:t>13</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463" w:author="Peter Mihaylov" w:date="2019-03-14T10:42:00Z"/>
              <w:rFonts w:asciiTheme="minorHAnsi" w:eastAsiaTheme="minorEastAsia" w:hAnsiTheme="minorHAnsi" w:cstheme="minorBidi"/>
              <w:noProof/>
              <w:sz w:val="22"/>
              <w:szCs w:val="22"/>
              <w:lang w:eastAsia="en-US"/>
            </w:rPr>
          </w:pPr>
          <w:ins w:id="464"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"_Toc3452594"</w:instrText>
            </w:r>
            <w:r w:rsidRPr="00086430">
              <w:rPr>
                <w:rStyle w:val="Hyperlink"/>
                <w:noProof/>
              </w:rPr>
              <w:instrText xml:space="preserve"> </w:instrText>
            </w:r>
            <w:r w:rsidRPr="00086430">
              <w:rPr>
                <w:rStyle w:val="Hyperlink"/>
                <w:noProof/>
              </w:rPr>
              <w:fldChar w:fldCharType="separate"/>
            </w:r>
            <w:r w:rsidRPr="00086430">
              <w:rPr>
                <w:rStyle w:val="Hyperlink"/>
                <w:b/>
                <w:noProof/>
              </w:rPr>
              <w:t>2.2.1.</w:t>
            </w:r>
            <w:r>
              <w:rPr>
                <w:rFonts w:asciiTheme="minorHAnsi" w:eastAsiaTheme="minorEastAsia" w:hAnsiTheme="minorHAnsi" w:cstheme="minorBidi"/>
                <w:noProof/>
                <w:sz w:val="22"/>
                <w:szCs w:val="22"/>
                <w:lang w:eastAsia="en-US"/>
              </w:rPr>
              <w:tab/>
            </w:r>
            <w:r w:rsidRPr="00086430">
              <w:rPr>
                <w:rStyle w:val="Hyperlink"/>
                <w:b/>
                <w:noProof/>
              </w:rPr>
              <w:t>Избор на език за програмиране</w:t>
            </w:r>
            <w:r>
              <w:rPr>
                <w:noProof/>
                <w:webHidden/>
              </w:rPr>
              <w:tab/>
            </w:r>
            <w:r>
              <w:rPr>
                <w:noProof/>
                <w:webHidden/>
              </w:rPr>
              <w:fldChar w:fldCharType="begin"/>
            </w:r>
            <w:r>
              <w:rPr>
                <w:noProof/>
                <w:webHidden/>
              </w:rPr>
              <w:instrText xml:space="preserve"> PAGEREF _Toc3452594 \h </w:instrText>
            </w:r>
          </w:ins>
          <w:r>
            <w:rPr>
              <w:noProof/>
              <w:webHidden/>
            </w:rPr>
          </w:r>
          <w:r>
            <w:rPr>
              <w:noProof/>
              <w:webHidden/>
            </w:rPr>
            <w:fldChar w:fldCharType="separate"/>
          </w:r>
          <w:ins w:id="465" w:author="Peter Mihaylov" w:date="2019-03-14T10:42:00Z">
            <w:r>
              <w:rPr>
                <w:noProof/>
                <w:webHidden/>
              </w:rPr>
              <w:t>13</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466" w:author="Peter Mihaylov" w:date="2019-03-14T10:42:00Z"/>
              <w:rFonts w:asciiTheme="minorHAnsi" w:eastAsiaTheme="minorEastAsia" w:hAnsiTheme="minorHAnsi" w:cstheme="minorBidi"/>
              <w:noProof/>
              <w:sz w:val="22"/>
              <w:szCs w:val="22"/>
              <w:lang w:eastAsia="en-US"/>
            </w:rPr>
          </w:pPr>
          <w:ins w:id="467"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"_Toc3452595"</w:instrText>
            </w:r>
            <w:r w:rsidRPr="00086430">
              <w:rPr>
                <w:rStyle w:val="Hyperlink"/>
                <w:noProof/>
              </w:rPr>
              <w:instrText xml:space="preserve"> </w:instrText>
            </w:r>
            <w:r w:rsidRPr="00086430">
              <w:rPr>
                <w:rStyle w:val="Hyperlink"/>
                <w:noProof/>
              </w:rPr>
              <w:fldChar w:fldCharType="separate"/>
            </w:r>
            <w:r w:rsidRPr="00086430">
              <w:rPr>
                <w:rStyle w:val="Hyperlink"/>
                <w:b/>
                <w:noProof/>
              </w:rPr>
              <w:t>2.2.2.</w:t>
            </w:r>
            <w:r>
              <w:rPr>
                <w:rFonts w:asciiTheme="minorHAnsi" w:eastAsiaTheme="minorEastAsia" w:hAnsiTheme="minorHAnsi" w:cstheme="minorBidi"/>
                <w:noProof/>
                <w:sz w:val="22"/>
                <w:szCs w:val="22"/>
                <w:lang w:eastAsia="en-US"/>
              </w:rPr>
              <w:tab/>
            </w:r>
            <w:r w:rsidRPr="00086430">
              <w:rPr>
                <w:rStyle w:val="Hyperlink"/>
                <w:b/>
                <w:noProof/>
              </w:rPr>
              <w:t>Избор на технологична рамка</w:t>
            </w:r>
            <w:r>
              <w:rPr>
                <w:noProof/>
                <w:webHidden/>
              </w:rPr>
              <w:tab/>
            </w:r>
            <w:r>
              <w:rPr>
                <w:noProof/>
                <w:webHidden/>
              </w:rPr>
              <w:fldChar w:fldCharType="begin"/>
            </w:r>
            <w:r>
              <w:rPr>
                <w:noProof/>
                <w:webHidden/>
              </w:rPr>
              <w:instrText xml:space="preserve"> PAGEREF _Toc3452595 \h </w:instrText>
            </w:r>
          </w:ins>
          <w:r>
            <w:rPr>
              <w:noProof/>
              <w:webHidden/>
            </w:rPr>
          </w:r>
          <w:r>
            <w:rPr>
              <w:noProof/>
              <w:webHidden/>
            </w:rPr>
            <w:fldChar w:fldCharType="separate"/>
          </w:r>
          <w:ins w:id="468" w:author="Peter Mihaylov" w:date="2019-03-14T10:42:00Z">
            <w:r>
              <w:rPr>
                <w:noProof/>
                <w:webHidden/>
              </w:rPr>
              <w:t>14</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469" w:author="Peter Mihaylov" w:date="2019-03-14T10:42:00Z"/>
              <w:rFonts w:asciiTheme="minorHAnsi" w:eastAsiaTheme="minorEastAsia" w:hAnsiTheme="minorHAnsi" w:cstheme="minorBidi"/>
              <w:noProof/>
              <w:sz w:val="22"/>
              <w:szCs w:val="22"/>
              <w:lang w:eastAsia="en-US"/>
            </w:rPr>
          </w:pPr>
          <w:ins w:id="470"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"_Toc3452596"</w:instrText>
            </w:r>
            <w:r w:rsidRPr="00086430">
              <w:rPr>
                <w:rStyle w:val="Hyperlink"/>
                <w:noProof/>
              </w:rPr>
              <w:instrText xml:space="preserve"> </w:instrText>
            </w:r>
            <w:r w:rsidRPr="00086430">
              <w:rPr>
                <w:rStyle w:val="Hyperlink"/>
                <w:noProof/>
              </w:rPr>
              <w:fldChar w:fldCharType="separate"/>
            </w:r>
            <w:r w:rsidRPr="00086430">
              <w:rPr>
                <w:rStyle w:val="Hyperlink"/>
                <w:b/>
                <w:noProof/>
              </w:rPr>
              <w:t>2.2.3.</w:t>
            </w:r>
            <w:r>
              <w:rPr>
                <w:rFonts w:asciiTheme="minorHAnsi" w:eastAsiaTheme="minorEastAsia" w:hAnsiTheme="minorHAnsi" w:cstheme="minorBidi"/>
                <w:noProof/>
                <w:sz w:val="22"/>
                <w:szCs w:val="22"/>
                <w:lang w:eastAsia="en-US"/>
              </w:rPr>
              <w:tab/>
            </w:r>
            <w:r w:rsidRPr="00086430">
              <w:rPr>
                <w:rStyle w:val="Hyperlink"/>
                <w:b/>
                <w:noProof/>
              </w:rPr>
              <w:t>Библиотеки</w:t>
            </w:r>
            <w:r>
              <w:rPr>
                <w:noProof/>
                <w:webHidden/>
              </w:rPr>
              <w:tab/>
            </w:r>
            <w:r>
              <w:rPr>
                <w:noProof/>
                <w:webHidden/>
              </w:rPr>
              <w:fldChar w:fldCharType="begin"/>
            </w:r>
            <w:r>
              <w:rPr>
                <w:noProof/>
                <w:webHidden/>
              </w:rPr>
              <w:instrText xml:space="preserve"> PAGEREF _Toc3452596 \h </w:instrText>
            </w:r>
          </w:ins>
          <w:r>
            <w:rPr>
              <w:noProof/>
              <w:webHidden/>
            </w:rPr>
          </w:r>
          <w:r>
            <w:rPr>
              <w:noProof/>
              <w:webHidden/>
            </w:rPr>
            <w:fldChar w:fldCharType="separate"/>
          </w:r>
          <w:ins w:id="471" w:author="Peter Mihaylov" w:date="2019-03-14T10:42:00Z">
            <w:r>
              <w:rPr>
                <w:noProof/>
                <w:webHidden/>
              </w:rPr>
              <w:t>15</w:t>
            </w:r>
            <w:r>
              <w:rPr>
                <w:noProof/>
                <w:webHidden/>
              </w:rPr>
              <w:fldChar w:fldCharType="end"/>
            </w:r>
            <w:r w:rsidRPr="00086430">
              <w:rPr>
                <w:rStyle w:val="Hyperlink"/>
                <w:noProof/>
              </w:rPr>
              <w:fldChar w:fldCharType="end"/>
            </w:r>
          </w:ins>
        </w:p>
        <w:p w:rsidR="00A74405" w:rsidRDefault="00A74405">
          <w:pPr>
            <w:pStyle w:val="TOC2"/>
            <w:tabs>
              <w:tab w:val="right" w:leader="dot" w:pos="9350"/>
            </w:tabs>
            <w:rPr>
              <w:ins w:id="472" w:author="Peter Mihaylov" w:date="2019-03-14T10:42:00Z"/>
              <w:rFonts w:asciiTheme="minorHAnsi" w:eastAsiaTheme="minorEastAsia" w:hAnsiTheme="minorHAnsi" w:cstheme="minorBidi"/>
              <w:noProof/>
              <w:sz w:val="22"/>
              <w:szCs w:val="22"/>
              <w:lang w:eastAsia="en-US"/>
            </w:rPr>
          </w:pPr>
          <w:ins w:id="473"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"_Toc3452597"</w:instrText>
            </w:r>
            <w:r w:rsidRPr="00086430">
              <w:rPr>
                <w:rStyle w:val="Hyperlink"/>
                <w:noProof/>
              </w:rPr>
              <w:instrText xml:space="preserve"> </w:instrText>
            </w:r>
            <w:r w:rsidRPr="00086430">
              <w:rPr>
                <w:rStyle w:val="Hyperlink"/>
                <w:noProof/>
              </w:rPr>
              <w:fldChar w:fldCharType="separate"/>
            </w:r>
            <w:r w:rsidRPr="00086430">
              <w:rPr>
                <w:rStyle w:val="Hyperlink"/>
                <w:b/>
                <w:noProof/>
              </w:rPr>
              <w:t>Logging Libraries</w:t>
            </w:r>
            <w:r>
              <w:rPr>
                <w:noProof/>
                <w:webHidden/>
              </w:rPr>
              <w:tab/>
            </w:r>
            <w:r>
              <w:rPr>
                <w:noProof/>
                <w:webHidden/>
              </w:rPr>
              <w:fldChar w:fldCharType="begin"/>
            </w:r>
            <w:r>
              <w:rPr>
                <w:noProof/>
                <w:webHidden/>
              </w:rPr>
              <w:instrText xml:space="preserve"> PAGEREF _Toc3452597 \h </w:instrText>
            </w:r>
          </w:ins>
          <w:r>
            <w:rPr>
              <w:noProof/>
              <w:webHidden/>
            </w:rPr>
          </w:r>
          <w:r>
            <w:rPr>
              <w:noProof/>
              <w:webHidden/>
            </w:rPr>
            <w:fldChar w:fldCharType="separate"/>
          </w:r>
          <w:ins w:id="474" w:author="Peter Mihaylov" w:date="2019-03-14T10:42:00Z">
            <w:r>
              <w:rPr>
                <w:noProof/>
                <w:webHidden/>
              </w:rPr>
              <w:t>15</w:t>
            </w:r>
            <w:r>
              <w:rPr>
                <w:noProof/>
                <w:webHidden/>
              </w:rPr>
              <w:fldChar w:fldCharType="end"/>
            </w:r>
            <w:r w:rsidRPr="00086430">
              <w:rPr>
                <w:rStyle w:val="Hyperlink"/>
                <w:noProof/>
              </w:rPr>
              <w:fldChar w:fldCharType="end"/>
            </w:r>
          </w:ins>
        </w:p>
        <w:p w:rsidR="00A74405" w:rsidRDefault="00A74405">
          <w:pPr>
            <w:pStyle w:val="TOC2"/>
            <w:tabs>
              <w:tab w:val="left" w:pos="1100"/>
              <w:tab w:val="right" w:leader="dot" w:pos="9350"/>
            </w:tabs>
            <w:rPr>
              <w:ins w:id="475" w:author="Peter Mihaylov" w:date="2019-03-14T10:42:00Z"/>
              <w:rFonts w:asciiTheme="minorHAnsi" w:eastAsiaTheme="minorEastAsia" w:hAnsiTheme="minorHAnsi" w:cstheme="minorBidi"/>
              <w:noProof/>
              <w:sz w:val="22"/>
              <w:szCs w:val="22"/>
              <w:lang w:eastAsia="en-US"/>
            </w:rPr>
          </w:pPr>
          <w:ins w:id="476"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"_Toc3452598"</w:instrText>
            </w:r>
            <w:r w:rsidRPr="00086430">
              <w:rPr>
                <w:rStyle w:val="Hyperlink"/>
                <w:noProof/>
              </w:rPr>
              <w:instrText xml:space="preserve"> </w:instrText>
            </w:r>
            <w:r w:rsidRPr="00086430">
              <w:rPr>
                <w:rStyle w:val="Hyperlink"/>
                <w:noProof/>
              </w:rPr>
              <w:fldChar w:fldCharType="separate"/>
            </w:r>
            <w:r w:rsidRPr="00086430">
              <w:rPr>
                <w:rStyle w:val="Hyperlink"/>
                <w:b/>
                <w:noProof/>
              </w:rPr>
              <w:t>2.3.</w:t>
            </w:r>
            <w:r>
              <w:rPr>
                <w:rFonts w:asciiTheme="minorHAnsi" w:eastAsiaTheme="minorEastAsia" w:hAnsiTheme="minorHAnsi" w:cstheme="minorBidi"/>
                <w:noProof/>
                <w:sz w:val="22"/>
                <w:szCs w:val="22"/>
                <w:lang w:eastAsia="en-US"/>
              </w:rPr>
              <w:tab/>
            </w:r>
            <w:r w:rsidRPr="00086430">
              <w:rPr>
                <w:rStyle w:val="Hyperlink"/>
                <w:b/>
                <w:noProof/>
              </w:rPr>
              <w:t>Архитектура на приложението</w:t>
            </w:r>
            <w:r>
              <w:rPr>
                <w:noProof/>
                <w:webHidden/>
              </w:rPr>
              <w:tab/>
            </w:r>
            <w:r>
              <w:rPr>
                <w:noProof/>
                <w:webHidden/>
              </w:rPr>
              <w:fldChar w:fldCharType="begin"/>
            </w:r>
            <w:r>
              <w:rPr>
                <w:noProof/>
                <w:webHidden/>
              </w:rPr>
              <w:instrText xml:space="preserve"> PAGEREF _Toc3452598 \h </w:instrText>
            </w:r>
          </w:ins>
          <w:r>
            <w:rPr>
              <w:noProof/>
              <w:webHidden/>
            </w:rPr>
          </w:r>
          <w:r>
            <w:rPr>
              <w:noProof/>
              <w:webHidden/>
            </w:rPr>
            <w:fldChar w:fldCharType="separate"/>
          </w:r>
          <w:ins w:id="477" w:author="Peter Mihaylov" w:date="2019-03-14T10:42:00Z">
            <w:r>
              <w:rPr>
                <w:noProof/>
                <w:webHidden/>
              </w:rPr>
              <w:t>16</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478" w:author="Peter Mihaylov" w:date="2019-03-14T10:42:00Z"/>
              <w:rFonts w:asciiTheme="minorHAnsi" w:eastAsiaTheme="minorEastAsia" w:hAnsiTheme="minorHAnsi" w:cstheme="minorBidi"/>
              <w:noProof/>
              <w:sz w:val="22"/>
              <w:szCs w:val="22"/>
              <w:lang w:eastAsia="en-US"/>
            </w:rPr>
          </w:pPr>
          <w:ins w:id="479"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"_Toc3452599"</w:instrText>
            </w:r>
            <w:r w:rsidRPr="00086430">
              <w:rPr>
                <w:rStyle w:val="Hyperlink"/>
                <w:noProof/>
              </w:rPr>
              <w:instrText xml:space="preserve"> </w:instrText>
            </w:r>
            <w:r w:rsidRPr="00086430">
              <w:rPr>
                <w:rStyle w:val="Hyperlink"/>
                <w:noProof/>
              </w:rPr>
              <w:fldChar w:fldCharType="separate"/>
            </w:r>
            <w:r w:rsidRPr="00086430">
              <w:rPr>
                <w:rStyle w:val="Hyperlink"/>
                <w:b/>
                <w:noProof/>
              </w:rPr>
              <w:t>2.3.1.</w:t>
            </w:r>
            <w:r>
              <w:rPr>
                <w:rFonts w:asciiTheme="minorHAnsi" w:eastAsiaTheme="minorEastAsia" w:hAnsiTheme="minorHAnsi" w:cstheme="minorBidi"/>
                <w:noProof/>
                <w:sz w:val="22"/>
                <w:szCs w:val="22"/>
                <w:lang w:eastAsia="en-US"/>
              </w:rPr>
              <w:tab/>
            </w:r>
            <w:r w:rsidRPr="00086430">
              <w:rPr>
                <w:rStyle w:val="Hyperlink"/>
                <w:b/>
                <w:noProof/>
              </w:rPr>
              <w:t>Spring MVC</w:t>
            </w:r>
            <w:r>
              <w:rPr>
                <w:noProof/>
                <w:webHidden/>
              </w:rPr>
              <w:tab/>
            </w:r>
            <w:r>
              <w:rPr>
                <w:noProof/>
                <w:webHidden/>
              </w:rPr>
              <w:fldChar w:fldCharType="begin"/>
            </w:r>
            <w:r>
              <w:rPr>
                <w:noProof/>
                <w:webHidden/>
              </w:rPr>
              <w:instrText xml:space="preserve"> PAGEREF _Toc3452599 \h </w:instrText>
            </w:r>
          </w:ins>
          <w:r>
            <w:rPr>
              <w:noProof/>
              <w:webHidden/>
            </w:rPr>
          </w:r>
          <w:r>
            <w:rPr>
              <w:noProof/>
              <w:webHidden/>
            </w:rPr>
            <w:fldChar w:fldCharType="separate"/>
          </w:r>
          <w:ins w:id="480" w:author="Peter Mihaylov" w:date="2019-03-14T10:42:00Z">
            <w:r>
              <w:rPr>
                <w:noProof/>
                <w:webHidden/>
              </w:rPr>
              <w:t>17</w:t>
            </w:r>
            <w:r>
              <w:rPr>
                <w:noProof/>
                <w:webHidden/>
              </w:rPr>
              <w:fldChar w:fldCharType="end"/>
            </w:r>
            <w:r w:rsidRPr="00086430">
              <w:rPr>
                <w:rStyle w:val="Hyperlink"/>
                <w:noProof/>
              </w:rPr>
              <w:fldChar w:fldCharType="end"/>
            </w:r>
          </w:ins>
        </w:p>
        <w:p w:rsidR="00A74405" w:rsidRDefault="00A74405">
          <w:pPr>
            <w:pStyle w:val="TOC2"/>
            <w:tabs>
              <w:tab w:val="left" w:pos="1760"/>
              <w:tab w:val="right" w:leader="dot" w:pos="9350"/>
            </w:tabs>
            <w:rPr>
              <w:ins w:id="481" w:author="Peter Mihaylov" w:date="2019-03-14T10:42:00Z"/>
              <w:rFonts w:asciiTheme="minorHAnsi" w:eastAsiaTheme="minorEastAsia" w:hAnsiTheme="minorHAnsi" w:cstheme="minorBidi"/>
              <w:noProof/>
              <w:sz w:val="22"/>
              <w:szCs w:val="22"/>
              <w:lang w:eastAsia="en-US"/>
            </w:rPr>
          </w:pPr>
          <w:ins w:id="482"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"_Toc3452600"</w:instrText>
            </w:r>
            <w:r w:rsidRPr="00086430">
              <w:rPr>
                <w:rStyle w:val="Hyperlink"/>
                <w:noProof/>
              </w:rPr>
              <w:instrText xml:space="preserve"> </w:instrText>
            </w:r>
            <w:r w:rsidRPr="00086430">
              <w:rPr>
                <w:rStyle w:val="Hyperlink"/>
                <w:noProof/>
              </w:rPr>
              <w:fldChar w:fldCharType="separate"/>
            </w:r>
            <w:r w:rsidRPr="00086430">
              <w:rPr>
                <w:rStyle w:val="Hyperlink"/>
                <w:b/>
                <w:noProof/>
              </w:rPr>
              <w:t>2.3.1.1.</w:t>
            </w:r>
            <w:r>
              <w:rPr>
                <w:rFonts w:asciiTheme="minorHAnsi" w:eastAsiaTheme="minorEastAsia" w:hAnsiTheme="minorHAnsi" w:cstheme="minorBidi"/>
                <w:noProof/>
                <w:sz w:val="22"/>
                <w:szCs w:val="22"/>
                <w:lang w:eastAsia="en-US"/>
              </w:rPr>
              <w:tab/>
            </w:r>
            <w:r w:rsidRPr="00086430">
              <w:rPr>
                <w:rStyle w:val="Hyperlink"/>
                <w:b/>
                <w:noProof/>
              </w:rPr>
              <w:t>Spring MVC архитектура</w:t>
            </w:r>
            <w:r>
              <w:rPr>
                <w:noProof/>
                <w:webHidden/>
              </w:rPr>
              <w:tab/>
            </w:r>
            <w:r>
              <w:rPr>
                <w:noProof/>
                <w:webHidden/>
              </w:rPr>
              <w:fldChar w:fldCharType="begin"/>
            </w:r>
            <w:r>
              <w:rPr>
                <w:noProof/>
                <w:webHidden/>
              </w:rPr>
              <w:instrText xml:space="preserve"> PAGEREF _Toc3452600 \h </w:instrText>
            </w:r>
          </w:ins>
          <w:r>
            <w:rPr>
              <w:noProof/>
              <w:webHidden/>
            </w:rPr>
          </w:r>
          <w:r>
            <w:rPr>
              <w:noProof/>
              <w:webHidden/>
            </w:rPr>
            <w:fldChar w:fldCharType="separate"/>
          </w:r>
          <w:ins w:id="483" w:author="Peter Mihaylov" w:date="2019-03-14T10:42:00Z">
            <w:r>
              <w:rPr>
                <w:noProof/>
                <w:webHidden/>
              </w:rPr>
              <w:t>20</w:t>
            </w:r>
            <w:r>
              <w:rPr>
                <w:noProof/>
                <w:webHidden/>
              </w:rPr>
              <w:fldChar w:fldCharType="end"/>
            </w:r>
            <w:r w:rsidRPr="00086430">
              <w:rPr>
                <w:rStyle w:val="Hyperlink"/>
                <w:noProof/>
              </w:rPr>
              <w:fldChar w:fldCharType="end"/>
            </w:r>
          </w:ins>
        </w:p>
        <w:p w:rsidR="00A74405" w:rsidRDefault="00A74405">
          <w:pPr>
            <w:pStyle w:val="TOC2"/>
            <w:tabs>
              <w:tab w:val="left" w:pos="1760"/>
              <w:tab w:val="right" w:leader="dot" w:pos="9350"/>
            </w:tabs>
            <w:rPr>
              <w:ins w:id="484" w:author="Peter Mihaylov" w:date="2019-03-14T10:42:00Z"/>
              <w:rFonts w:asciiTheme="minorHAnsi" w:eastAsiaTheme="minorEastAsia" w:hAnsiTheme="minorHAnsi" w:cstheme="minorBidi"/>
              <w:noProof/>
              <w:sz w:val="22"/>
              <w:szCs w:val="22"/>
              <w:lang w:eastAsia="en-US"/>
            </w:rPr>
          </w:pPr>
          <w:ins w:id="485"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"_Toc3452601"</w:instrText>
            </w:r>
            <w:r w:rsidRPr="00086430">
              <w:rPr>
                <w:rStyle w:val="Hyperlink"/>
                <w:noProof/>
              </w:rPr>
              <w:instrText xml:space="preserve"> </w:instrText>
            </w:r>
            <w:r w:rsidRPr="00086430">
              <w:rPr>
                <w:rStyle w:val="Hyperlink"/>
                <w:noProof/>
              </w:rPr>
              <w:fldChar w:fldCharType="separate"/>
            </w:r>
            <w:r w:rsidRPr="00086430">
              <w:rPr>
                <w:rStyle w:val="Hyperlink"/>
                <w:b/>
                <w:noProof/>
              </w:rPr>
              <w:t>2.3.1.2.</w:t>
            </w:r>
            <w:r>
              <w:rPr>
                <w:rFonts w:asciiTheme="minorHAnsi" w:eastAsiaTheme="minorEastAsia" w:hAnsiTheme="minorHAnsi" w:cstheme="minorBidi"/>
                <w:noProof/>
                <w:sz w:val="22"/>
                <w:szCs w:val="22"/>
                <w:lang w:eastAsia="en-US"/>
              </w:rPr>
              <w:tab/>
            </w:r>
            <w:r w:rsidRPr="00086430">
              <w:rPr>
                <w:rStyle w:val="Hyperlink"/>
                <w:b/>
                <w:noProof/>
              </w:rPr>
              <w:t>Spring’s Dispatcher Servlet</w:t>
            </w:r>
            <w:r>
              <w:rPr>
                <w:noProof/>
                <w:webHidden/>
              </w:rPr>
              <w:tab/>
            </w:r>
            <w:r>
              <w:rPr>
                <w:noProof/>
                <w:webHidden/>
              </w:rPr>
              <w:fldChar w:fldCharType="begin"/>
            </w:r>
            <w:r>
              <w:rPr>
                <w:noProof/>
                <w:webHidden/>
              </w:rPr>
              <w:instrText xml:space="preserve"> PAGEREF _Toc3452601 \h </w:instrText>
            </w:r>
          </w:ins>
          <w:r>
            <w:rPr>
              <w:noProof/>
              <w:webHidden/>
            </w:rPr>
          </w:r>
          <w:r>
            <w:rPr>
              <w:noProof/>
              <w:webHidden/>
            </w:rPr>
            <w:fldChar w:fldCharType="separate"/>
          </w:r>
          <w:ins w:id="486" w:author="Peter Mihaylov" w:date="2019-03-14T10:42:00Z">
            <w:r>
              <w:rPr>
                <w:noProof/>
                <w:webHidden/>
              </w:rPr>
              <w:t>21</w:t>
            </w:r>
            <w:r>
              <w:rPr>
                <w:noProof/>
                <w:webHidden/>
              </w:rPr>
              <w:fldChar w:fldCharType="end"/>
            </w:r>
            <w:r w:rsidRPr="00086430">
              <w:rPr>
                <w:rStyle w:val="Hyperlink"/>
                <w:noProof/>
              </w:rPr>
              <w:fldChar w:fldCharType="end"/>
            </w:r>
          </w:ins>
        </w:p>
        <w:p w:rsidR="00A74405" w:rsidRDefault="00A74405">
          <w:pPr>
            <w:pStyle w:val="TOC2"/>
            <w:tabs>
              <w:tab w:val="left" w:pos="1760"/>
              <w:tab w:val="right" w:leader="dot" w:pos="9350"/>
            </w:tabs>
            <w:rPr>
              <w:ins w:id="487" w:author="Peter Mihaylov" w:date="2019-03-14T10:42:00Z"/>
              <w:rFonts w:asciiTheme="minorHAnsi" w:eastAsiaTheme="minorEastAsia" w:hAnsiTheme="minorHAnsi" w:cstheme="minorBidi"/>
              <w:noProof/>
              <w:sz w:val="22"/>
              <w:szCs w:val="22"/>
              <w:lang w:eastAsia="en-US"/>
            </w:rPr>
          </w:pPr>
          <w:ins w:id="488"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"_Toc3452602"</w:instrText>
            </w:r>
            <w:r w:rsidRPr="00086430">
              <w:rPr>
                <w:rStyle w:val="Hyperlink"/>
                <w:noProof/>
              </w:rPr>
              <w:instrText xml:space="preserve"> </w:instrText>
            </w:r>
            <w:r w:rsidRPr="00086430">
              <w:rPr>
                <w:rStyle w:val="Hyperlink"/>
                <w:noProof/>
              </w:rPr>
              <w:fldChar w:fldCharType="separate"/>
            </w:r>
            <w:r w:rsidRPr="00086430">
              <w:rPr>
                <w:rStyle w:val="Hyperlink"/>
                <w:b/>
                <w:noProof/>
              </w:rPr>
              <w:t>2.3.1.3.</w:t>
            </w:r>
            <w:r>
              <w:rPr>
                <w:rFonts w:asciiTheme="minorHAnsi" w:eastAsiaTheme="minorEastAsia" w:hAnsiTheme="minorHAnsi" w:cstheme="minorBidi"/>
                <w:noProof/>
                <w:sz w:val="22"/>
                <w:szCs w:val="22"/>
                <w:lang w:eastAsia="en-US"/>
              </w:rPr>
              <w:tab/>
            </w:r>
            <w:r w:rsidRPr="00086430">
              <w:rPr>
                <w:rStyle w:val="Hyperlink"/>
                <w:b/>
                <w:noProof/>
              </w:rPr>
              <w:t>Handler Mapping</w:t>
            </w:r>
            <w:r>
              <w:rPr>
                <w:noProof/>
                <w:webHidden/>
              </w:rPr>
              <w:tab/>
            </w:r>
            <w:r>
              <w:rPr>
                <w:noProof/>
                <w:webHidden/>
              </w:rPr>
              <w:fldChar w:fldCharType="begin"/>
            </w:r>
            <w:r>
              <w:rPr>
                <w:noProof/>
                <w:webHidden/>
              </w:rPr>
              <w:instrText xml:space="preserve"> PAGEREF _Toc3452602 \h </w:instrText>
            </w:r>
          </w:ins>
          <w:r>
            <w:rPr>
              <w:noProof/>
              <w:webHidden/>
            </w:rPr>
          </w:r>
          <w:r>
            <w:rPr>
              <w:noProof/>
              <w:webHidden/>
            </w:rPr>
            <w:fldChar w:fldCharType="separate"/>
          </w:r>
          <w:ins w:id="489" w:author="Peter Mihaylov" w:date="2019-03-14T10:42:00Z">
            <w:r>
              <w:rPr>
                <w:noProof/>
                <w:webHidden/>
              </w:rPr>
              <w:t>21</w:t>
            </w:r>
            <w:r>
              <w:rPr>
                <w:noProof/>
                <w:webHidden/>
              </w:rPr>
              <w:fldChar w:fldCharType="end"/>
            </w:r>
            <w:r w:rsidRPr="00086430">
              <w:rPr>
                <w:rStyle w:val="Hyperlink"/>
                <w:noProof/>
              </w:rPr>
              <w:fldChar w:fldCharType="end"/>
            </w:r>
          </w:ins>
        </w:p>
        <w:p w:rsidR="00A74405" w:rsidRDefault="00A74405">
          <w:pPr>
            <w:pStyle w:val="TOC2"/>
            <w:tabs>
              <w:tab w:val="left" w:pos="1760"/>
              <w:tab w:val="right" w:leader="dot" w:pos="9350"/>
            </w:tabs>
            <w:rPr>
              <w:ins w:id="490" w:author="Peter Mihaylov" w:date="2019-03-14T10:42:00Z"/>
              <w:rFonts w:asciiTheme="minorHAnsi" w:eastAsiaTheme="minorEastAsia" w:hAnsiTheme="minorHAnsi" w:cstheme="minorBidi"/>
              <w:noProof/>
              <w:sz w:val="22"/>
              <w:szCs w:val="22"/>
              <w:lang w:eastAsia="en-US"/>
            </w:rPr>
          </w:pPr>
          <w:ins w:id="491"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"_Toc3452603"</w:instrText>
            </w:r>
            <w:r w:rsidRPr="00086430">
              <w:rPr>
                <w:rStyle w:val="Hyperlink"/>
                <w:noProof/>
              </w:rPr>
              <w:instrText xml:space="preserve"> </w:instrText>
            </w:r>
            <w:r w:rsidRPr="00086430">
              <w:rPr>
                <w:rStyle w:val="Hyperlink"/>
                <w:noProof/>
              </w:rPr>
              <w:fldChar w:fldCharType="separate"/>
            </w:r>
            <w:r w:rsidRPr="00086430">
              <w:rPr>
                <w:rStyle w:val="Hyperlink"/>
                <w:b/>
                <w:noProof/>
              </w:rPr>
              <w:t>2.3.1.4.</w:t>
            </w:r>
            <w:r>
              <w:rPr>
                <w:rFonts w:asciiTheme="minorHAnsi" w:eastAsiaTheme="minorEastAsia" w:hAnsiTheme="minorHAnsi" w:cstheme="minorBidi"/>
                <w:noProof/>
                <w:sz w:val="22"/>
                <w:szCs w:val="22"/>
                <w:lang w:eastAsia="en-US"/>
              </w:rPr>
              <w:tab/>
            </w:r>
            <w:r w:rsidRPr="00086430">
              <w:rPr>
                <w:rStyle w:val="Hyperlink"/>
                <w:b/>
                <w:noProof/>
              </w:rPr>
              <w:t>Controller</w:t>
            </w:r>
            <w:r>
              <w:rPr>
                <w:noProof/>
                <w:webHidden/>
              </w:rPr>
              <w:tab/>
            </w:r>
            <w:r>
              <w:rPr>
                <w:noProof/>
                <w:webHidden/>
              </w:rPr>
              <w:fldChar w:fldCharType="begin"/>
            </w:r>
            <w:r>
              <w:rPr>
                <w:noProof/>
                <w:webHidden/>
              </w:rPr>
              <w:instrText xml:space="preserve"> PAGEREF _Toc3452603 \h </w:instrText>
            </w:r>
          </w:ins>
          <w:r>
            <w:rPr>
              <w:noProof/>
              <w:webHidden/>
            </w:rPr>
          </w:r>
          <w:r>
            <w:rPr>
              <w:noProof/>
              <w:webHidden/>
            </w:rPr>
            <w:fldChar w:fldCharType="separate"/>
          </w:r>
          <w:ins w:id="492" w:author="Peter Mihaylov" w:date="2019-03-14T10:42:00Z">
            <w:r>
              <w:rPr>
                <w:noProof/>
                <w:webHidden/>
              </w:rPr>
              <w:t>21</w:t>
            </w:r>
            <w:r>
              <w:rPr>
                <w:noProof/>
                <w:webHidden/>
              </w:rPr>
              <w:fldChar w:fldCharType="end"/>
            </w:r>
            <w:r w:rsidRPr="00086430">
              <w:rPr>
                <w:rStyle w:val="Hyperlink"/>
                <w:noProof/>
              </w:rPr>
              <w:fldChar w:fldCharType="end"/>
            </w:r>
          </w:ins>
        </w:p>
        <w:p w:rsidR="00A74405" w:rsidRDefault="00A74405">
          <w:pPr>
            <w:pStyle w:val="TOC2"/>
            <w:tabs>
              <w:tab w:val="left" w:pos="1760"/>
              <w:tab w:val="right" w:leader="dot" w:pos="9350"/>
            </w:tabs>
            <w:rPr>
              <w:ins w:id="493" w:author="Peter Mihaylov" w:date="2019-03-14T10:42:00Z"/>
              <w:rFonts w:asciiTheme="minorHAnsi" w:eastAsiaTheme="minorEastAsia" w:hAnsiTheme="minorHAnsi" w:cstheme="minorBidi"/>
              <w:noProof/>
              <w:sz w:val="22"/>
              <w:szCs w:val="22"/>
              <w:lang w:eastAsia="en-US"/>
            </w:rPr>
          </w:pPr>
          <w:ins w:id="494"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"_Toc3452604"</w:instrText>
            </w:r>
            <w:r w:rsidRPr="00086430">
              <w:rPr>
                <w:rStyle w:val="Hyperlink"/>
                <w:noProof/>
              </w:rPr>
              <w:instrText xml:space="preserve"> </w:instrText>
            </w:r>
            <w:r w:rsidRPr="00086430">
              <w:rPr>
                <w:rStyle w:val="Hyperlink"/>
                <w:noProof/>
              </w:rPr>
              <w:fldChar w:fldCharType="separate"/>
            </w:r>
            <w:r w:rsidRPr="00086430">
              <w:rPr>
                <w:rStyle w:val="Hyperlink"/>
                <w:b/>
                <w:noProof/>
              </w:rPr>
              <w:t>2.3.1.5.</w:t>
            </w:r>
            <w:r>
              <w:rPr>
                <w:rFonts w:asciiTheme="minorHAnsi" w:eastAsiaTheme="minorEastAsia" w:hAnsiTheme="minorHAnsi" w:cstheme="minorBidi"/>
                <w:noProof/>
                <w:sz w:val="22"/>
                <w:szCs w:val="22"/>
                <w:lang w:eastAsia="en-US"/>
              </w:rPr>
              <w:tab/>
            </w:r>
            <w:r w:rsidRPr="00086430">
              <w:rPr>
                <w:rStyle w:val="Hyperlink"/>
                <w:b/>
                <w:noProof/>
              </w:rPr>
              <w:t>View Resolver</w:t>
            </w:r>
            <w:r>
              <w:rPr>
                <w:noProof/>
                <w:webHidden/>
              </w:rPr>
              <w:tab/>
            </w:r>
            <w:r>
              <w:rPr>
                <w:noProof/>
                <w:webHidden/>
              </w:rPr>
              <w:fldChar w:fldCharType="begin"/>
            </w:r>
            <w:r>
              <w:rPr>
                <w:noProof/>
                <w:webHidden/>
              </w:rPr>
              <w:instrText xml:space="preserve"> PAGEREF _Toc3452604 \h </w:instrText>
            </w:r>
          </w:ins>
          <w:r>
            <w:rPr>
              <w:noProof/>
              <w:webHidden/>
            </w:rPr>
          </w:r>
          <w:r>
            <w:rPr>
              <w:noProof/>
              <w:webHidden/>
            </w:rPr>
            <w:fldChar w:fldCharType="separate"/>
          </w:r>
          <w:ins w:id="495" w:author="Peter Mihaylov" w:date="2019-03-14T10:42:00Z">
            <w:r>
              <w:rPr>
                <w:noProof/>
                <w:webHidden/>
              </w:rPr>
              <w:t>21</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496" w:author="Peter Mihaylov" w:date="2019-03-14T10:42:00Z"/>
              <w:rFonts w:asciiTheme="minorHAnsi" w:eastAsiaTheme="minorEastAsia" w:hAnsiTheme="minorHAnsi" w:cstheme="minorBidi"/>
              <w:noProof/>
              <w:sz w:val="22"/>
              <w:szCs w:val="22"/>
              <w:lang w:eastAsia="en-US"/>
            </w:rPr>
          </w:pPr>
          <w:ins w:id="497"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"_Toc3452605"</w:instrText>
            </w:r>
            <w:r w:rsidRPr="00086430">
              <w:rPr>
                <w:rStyle w:val="Hyperlink"/>
                <w:noProof/>
              </w:rPr>
              <w:instrText xml:space="preserve"> </w:instrText>
            </w:r>
            <w:r w:rsidRPr="00086430">
              <w:rPr>
                <w:rStyle w:val="Hyperlink"/>
                <w:noProof/>
              </w:rPr>
              <w:fldChar w:fldCharType="separate"/>
            </w:r>
            <w:r w:rsidRPr="00086430">
              <w:rPr>
                <w:rStyle w:val="Hyperlink"/>
                <w:b/>
                <w:noProof/>
                <w:rtl/>
              </w:rPr>
              <w:t>2.3.1.6.</w:t>
            </w:r>
            <w:r>
              <w:rPr>
                <w:rFonts w:asciiTheme="minorHAnsi" w:eastAsiaTheme="minorEastAsia" w:hAnsiTheme="minorHAnsi" w:cstheme="minorBidi"/>
                <w:noProof/>
                <w:sz w:val="22"/>
                <w:szCs w:val="22"/>
                <w:lang w:eastAsia="en-US"/>
              </w:rPr>
              <w:tab/>
            </w:r>
            <w:r w:rsidRPr="00086430">
              <w:rPr>
                <w:rStyle w:val="Hyperlink"/>
                <w:b/>
                <w:noProof/>
              </w:rPr>
              <w:t>Registration View</w:t>
            </w:r>
            <w:r>
              <w:rPr>
                <w:noProof/>
                <w:webHidden/>
              </w:rPr>
              <w:tab/>
            </w:r>
            <w:r>
              <w:rPr>
                <w:noProof/>
                <w:webHidden/>
              </w:rPr>
              <w:fldChar w:fldCharType="begin"/>
            </w:r>
            <w:r>
              <w:rPr>
                <w:noProof/>
                <w:webHidden/>
              </w:rPr>
              <w:instrText xml:space="preserve"> PAGEREF _Toc3452605 \h </w:instrText>
            </w:r>
          </w:ins>
          <w:r>
            <w:rPr>
              <w:noProof/>
              <w:webHidden/>
            </w:rPr>
          </w:r>
          <w:r>
            <w:rPr>
              <w:noProof/>
              <w:webHidden/>
            </w:rPr>
            <w:fldChar w:fldCharType="separate"/>
          </w:r>
          <w:ins w:id="498" w:author="Peter Mihaylov" w:date="2019-03-14T10:42:00Z">
            <w:r>
              <w:rPr>
                <w:noProof/>
                <w:webHidden/>
              </w:rPr>
              <w:t>22</w:t>
            </w:r>
            <w:r>
              <w:rPr>
                <w:noProof/>
                <w:webHidden/>
              </w:rPr>
              <w:fldChar w:fldCharType="end"/>
            </w:r>
            <w:r w:rsidRPr="00086430">
              <w:rPr>
                <w:rStyle w:val="Hyperlink"/>
                <w:noProof/>
              </w:rPr>
              <w:fldChar w:fldCharType="end"/>
            </w:r>
          </w:ins>
        </w:p>
        <w:p w:rsidR="00A74405" w:rsidRDefault="00A74405">
          <w:pPr>
            <w:pStyle w:val="TOC2"/>
            <w:tabs>
              <w:tab w:val="left" w:pos="1760"/>
              <w:tab w:val="right" w:leader="dot" w:pos="9350"/>
            </w:tabs>
            <w:rPr>
              <w:ins w:id="499" w:author="Peter Mihaylov" w:date="2019-03-14T10:42:00Z"/>
              <w:rFonts w:asciiTheme="minorHAnsi" w:eastAsiaTheme="minorEastAsia" w:hAnsiTheme="minorHAnsi" w:cstheme="minorBidi"/>
              <w:noProof/>
              <w:sz w:val="22"/>
              <w:szCs w:val="22"/>
              <w:lang w:eastAsia="en-US"/>
            </w:rPr>
          </w:pPr>
          <w:ins w:id="500" w:author="Peter Mihaylov" w:date="2019-03-14T10:42:00Z">
            <w:r w:rsidRPr="00086430">
              <w:rPr>
                <w:rStyle w:val="Hyperlink"/>
                <w:noProof/>
              </w:rPr>
              <w:lastRenderedPageBreak/>
              <w:fldChar w:fldCharType="begin"/>
            </w:r>
            <w:r w:rsidRPr="00086430">
              <w:rPr>
                <w:rStyle w:val="Hyperlink"/>
                <w:noProof/>
              </w:rPr>
              <w:instrText xml:space="preserve"> </w:instrText>
            </w:r>
            <w:r>
              <w:rPr>
                <w:noProof/>
              </w:rPr>
              <w:instrText>HYPERLINK \l "_Toc3452606"</w:instrText>
            </w:r>
            <w:r w:rsidRPr="00086430">
              <w:rPr>
                <w:rStyle w:val="Hyperlink"/>
                <w:noProof/>
              </w:rPr>
              <w:instrText xml:space="preserve"> </w:instrText>
            </w:r>
            <w:r w:rsidRPr="00086430">
              <w:rPr>
                <w:rStyle w:val="Hyperlink"/>
                <w:noProof/>
              </w:rPr>
              <w:fldChar w:fldCharType="separate"/>
            </w:r>
            <w:r w:rsidRPr="00086430">
              <w:rPr>
                <w:rStyle w:val="Hyperlink"/>
                <w:b/>
                <w:noProof/>
              </w:rPr>
              <w:t>2.3.1.7.</w:t>
            </w:r>
            <w:r>
              <w:rPr>
                <w:rFonts w:asciiTheme="minorHAnsi" w:eastAsiaTheme="minorEastAsia" w:hAnsiTheme="minorHAnsi" w:cstheme="minorBidi"/>
                <w:noProof/>
                <w:sz w:val="22"/>
                <w:szCs w:val="22"/>
                <w:lang w:eastAsia="en-US"/>
              </w:rPr>
              <w:tab/>
            </w:r>
            <w:r w:rsidRPr="00086430">
              <w:rPr>
                <w:rStyle w:val="Hyperlink"/>
                <w:b/>
                <w:noProof/>
              </w:rPr>
              <w:t>Index page View</w:t>
            </w:r>
            <w:r>
              <w:rPr>
                <w:noProof/>
                <w:webHidden/>
              </w:rPr>
              <w:tab/>
            </w:r>
            <w:r>
              <w:rPr>
                <w:noProof/>
                <w:webHidden/>
              </w:rPr>
              <w:fldChar w:fldCharType="begin"/>
            </w:r>
            <w:r>
              <w:rPr>
                <w:noProof/>
                <w:webHidden/>
              </w:rPr>
              <w:instrText xml:space="preserve"> PAGEREF _Toc3452606 \h </w:instrText>
            </w:r>
          </w:ins>
          <w:r>
            <w:rPr>
              <w:noProof/>
              <w:webHidden/>
            </w:rPr>
          </w:r>
          <w:r>
            <w:rPr>
              <w:noProof/>
              <w:webHidden/>
            </w:rPr>
            <w:fldChar w:fldCharType="separate"/>
          </w:r>
          <w:ins w:id="501" w:author="Peter Mihaylov" w:date="2019-03-14T10:42:00Z">
            <w:r>
              <w:rPr>
                <w:noProof/>
                <w:webHidden/>
              </w:rPr>
              <w:t>23</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502" w:author="Peter Mihaylov" w:date="2019-03-14T10:42:00Z"/>
              <w:rFonts w:asciiTheme="minorHAnsi" w:eastAsiaTheme="minorEastAsia" w:hAnsiTheme="minorHAnsi" w:cstheme="minorBidi"/>
              <w:noProof/>
              <w:sz w:val="22"/>
              <w:szCs w:val="22"/>
              <w:lang w:eastAsia="en-US"/>
            </w:rPr>
          </w:pPr>
          <w:ins w:id="503"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"_Toc3452607"</w:instrText>
            </w:r>
            <w:r w:rsidRPr="00086430">
              <w:rPr>
                <w:rStyle w:val="Hyperlink"/>
                <w:noProof/>
              </w:rPr>
              <w:instrText xml:space="preserve"> </w:instrText>
            </w:r>
            <w:r w:rsidRPr="00086430">
              <w:rPr>
                <w:rStyle w:val="Hyperlink"/>
                <w:noProof/>
              </w:rPr>
              <w:fldChar w:fldCharType="separate"/>
            </w:r>
            <w:r w:rsidRPr="00086430">
              <w:rPr>
                <w:rStyle w:val="Hyperlink"/>
                <w:b/>
                <w:noProof/>
              </w:rPr>
              <w:t>2.3.2.</w:t>
            </w:r>
            <w:r>
              <w:rPr>
                <w:rFonts w:asciiTheme="minorHAnsi" w:eastAsiaTheme="minorEastAsia" w:hAnsiTheme="minorHAnsi" w:cstheme="minorBidi"/>
                <w:noProof/>
                <w:sz w:val="22"/>
                <w:szCs w:val="22"/>
                <w:lang w:eastAsia="en-US"/>
              </w:rPr>
              <w:tab/>
            </w:r>
            <w:r w:rsidRPr="00086430">
              <w:rPr>
                <w:rStyle w:val="Hyperlink"/>
                <w:b/>
                <w:noProof/>
              </w:rPr>
              <w:t>Hibernate</w:t>
            </w:r>
            <w:r>
              <w:rPr>
                <w:noProof/>
                <w:webHidden/>
              </w:rPr>
              <w:tab/>
            </w:r>
            <w:r>
              <w:rPr>
                <w:noProof/>
                <w:webHidden/>
              </w:rPr>
              <w:fldChar w:fldCharType="begin"/>
            </w:r>
            <w:r>
              <w:rPr>
                <w:noProof/>
                <w:webHidden/>
              </w:rPr>
              <w:instrText xml:space="preserve"> PAGEREF _Toc3452607 \h </w:instrText>
            </w:r>
          </w:ins>
          <w:r>
            <w:rPr>
              <w:noProof/>
              <w:webHidden/>
            </w:rPr>
          </w:r>
          <w:r>
            <w:rPr>
              <w:noProof/>
              <w:webHidden/>
            </w:rPr>
            <w:fldChar w:fldCharType="separate"/>
          </w:r>
          <w:ins w:id="504" w:author="Peter Mihaylov" w:date="2019-03-14T10:42:00Z">
            <w:r>
              <w:rPr>
                <w:noProof/>
                <w:webHidden/>
              </w:rPr>
              <w:t>23</w:t>
            </w:r>
            <w:r>
              <w:rPr>
                <w:noProof/>
                <w:webHidden/>
              </w:rPr>
              <w:fldChar w:fldCharType="end"/>
            </w:r>
            <w:r w:rsidRPr="00086430">
              <w:rPr>
                <w:rStyle w:val="Hyperlink"/>
                <w:noProof/>
              </w:rPr>
              <w:fldChar w:fldCharType="end"/>
            </w:r>
          </w:ins>
        </w:p>
        <w:p w:rsidR="00A74405" w:rsidRDefault="00A74405">
          <w:pPr>
            <w:pStyle w:val="TOC2"/>
            <w:tabs>
              <w:tab w:val="left" w:pos="1100"/>
              <w:tab w:val="right" w:leader="dot" w:pos="9350"/>
            </w:tabs>
            <w:rPr>
              <w:ins w:id="505" w:author="Peter Mihaylov" w:date="2019-03-14T10:42:00Z"/>
              <w:rFonts w:asciiTheme="minorHAnsi" w:eastAsiaTheme="minorEastAsia" w:hAnsiTheme="minorHAnsi" w:cstheme="minorBidi"/>
              <w:noProof/>
              <w:sz w:val="22"/>
              <w:szCs w:val="22"/>
              <w:lang w:eastAsia="en-US"/>
            </w:rPr>
          </w:pPr>
          <w:ins w:id="506"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"_Toc3452608"</w:instrText>
            </w:r>
            <w:r w:rsidRPr="00086430">
              <w:rPr>
                <w:rStyle w:val="Hyperlink"/>
                <w:noProof/>
              </w:rPr>
              <w:instrText xml:space="preserve"> </w:instrText>
            </w:r>
            <w:r w:rsidRPr="00086430">
              <w:rPr>
                <w:rStyle w:val="Hyperlink"/>
                <w:noProof/>
              </w:rPr>
              <w:fldChar w:fldCharType="separate"/>
            </w:r>
            <w:r w:rsidRPr="00086430">
              <w:rPr>
                <w:rStyle w:val="Hyperlink"/>
                <w:b/>
                <w:noProof/>
              </w:rPr>
              <w:t>2.4.</w:t>
            </w:r>
            <w:r>
              <w:rPr>
                <w:rFonts w:asciiTheme="minorHAnsi" w:eastAsiaTheme="minorEastAsia" w:hAnsiTheme="minorHAnsi" w:cstheme="minorBidi"/>
                <w:noProof/>
                <w:sz w:val="22"/>
                <w:szCs w:val="22"/>
                <w:lang w:eastAsia="en-US"/>
              </w:rPr>
              <w:tab/>
            </w:r>
            <w:r w:rsidRPr="00086430">
              <w:rPr>
                <w:rStyle w:val="Hyperlink"/>
                <w:b/>
                <w:noProof/>
              </w:rPr>
              <w:t>Слоеве на приложението</w:t>
            </w:r>
            <w:r>
              <w:rPr>
                <w:noProof/>
                <w:webHidden/>
              </w:rPr>
              <w:tab/>
            </w:r>
            <w:r>
              <w:rPr>
                <w:noProof/>
                <w:webHidden/>
              </w:rPr>
              <w:fldChar w:fldCharType="begin"/>
            </w:r>
            <w:r>
              <w:rPr>
                <w:noProof/>
                <w:webHidden/>
              </w:rPr>
              <w:instrText xml:space="preserve"> PAGEREF _Toc3452608 \h </w:instrText>
            </w:r>
          </w:ins>
          <w:r>
            <w:rPr>
              <w:noProof/>
              <w:webHidden/>
            </w:rPr>
          </w:r>
          <w:r>
            <w:rPr>
              <w:noProof/>
              <w:webHidden/>
            </w:rPr>
            <w:fldChar w:fldCharType="separate"/>
          </w:r>
          <w:ins w:id="507" w:author="Peter Mihaylov" w:date="2019-03-14T10:42:00Z">
            <w:r>
              <w:rPr>
                <w:noProof/>
                <w:webHidden/>
              </w:rPr>
              <w:t>24</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508" w:author="Peter Mihaylov" w:date="2019-03-14T10:42:00Z"/>
              <w:rFonts w:asciiTheme="minorHAnsi" w:eastAsiaTheme="minorEastAsia" w:hAnsiTheme="minorHAnsi" w:cstheme="minorBidi"/>
              <w:noProof/>
              <w:sz w:val="22"/>
              <w:szCs w:val="22"/>
              <w:lang w:eastAsia="en-US"/>
            </w:rPr>
          </w:pPr>
          <w:ins w:id="509"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"_Toc3452609"</w:instrText>
            </w:r>
            <w:r w:rsidRPr="00086430">
              <w:rPr>
                <w:rStyle w:val="Hyperlink"/>
                <w:noProof/>
              </w:rPr>
              <w:instrText xml:space="preserve"> </w:instrText>
            </w:r>
            <w:r w:rsidRPr="00086430">
              <w:rPr>
                <w:rStyle w:val="Hyperlink"/>
                <w:noProof/>
              </w:rPr>
              <w:fldChar w:fldCharType="separate"/>
            </w:r>
            <w:r w:rsidRPr="00086430">
              <w:rPr>
                <w:rStyle w:val="Hyperlink"/>
                <w:noProof/>
              </w:rPr>
              <w:t>2.4.1.</w:t>
            </w:r>
            <w:r>
              <w:rPr>
                <w:rFonts w:asciiTheme="minorHAnsi" w:eastAsiaTheme="minorEastAsia" w:hAnsiTheme="minorHAnsi" w:cstheme="minorBidi"/>
                <w:noProof/>
                <w:sz w:val="22"/>
                <w:szCs w:val="22"/>
                <w:lang w:eastAsia="en-US"/>
              </w:rPr>
              <w:tab/>
            </w:r>
            <w:r w:rsidRPr="00086430">
              <w:rPr>
                <w:rStyle w:val="Hyperlink"/>
                <w:b/>
                <w:noProof/>
              </w:rPr>
              <w:t>Presentation Layer:</w:t>
            </w:r>
            <w:r>
              <w:rPr>
                <w:noProof/>
                <w:webHidden/>
              </w:rPr>
              <w:tab/>
            </w:r>
            <w:r>
              <w:rPr>
                <w:noProof/>
                <w:webHidden/>
              </w:rPr>
              <w:fldChar w:fldCharType="begin"/>
            </w:r>
            <w:r>
              <w:rPr>
                <w:noProof/>
                <w:webHidden/>
              </w:rPr>
              <w:instrText xml:space="preserve"> PAGEREF _Toc3452609 \h </w:instrText>
            </w:r>
          </w:ins>
          <w:r>
            <w:rPr>
              <w:noProof/>
              <w:webHidden/>
            </w:rPr>
          </w:r>
          <w:r>
            <w:rPr>
              <w:noProof/>
              <w:webHidden/>
            </w:rPr>
            <w:fldChar w:fldCharType="separate"/>
          </w:r>
          <w:ins w:id="510" w:author="Peter Mihaylov" w:date="2019-03-14T10:42:00Z">
            <w:r>
              <w:rPr>
                <w:noProof/>
                <w:webHidden/>
              </w:rPr>
              <w:t>24</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511" w:author="Peter Mihaylov" w:date="2019-03-14T10:42:00Z"/>
              <w:rFonts w:asciiTheme="minorHAnsi" w:eastAsiaTheme="minorEastAsia" w:hAnsiTheme="minorHAnsi" w:cstheme="minorBidi"/>
              <w:noProof/>
              <w:sz w:val="22"/>
              <w:szCs w:val="22"/>
              <w:lang w:eastAsia="en-US"/>
            </w:rPr>
          </w:pPr>
          <w:ins w:id="512"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"_Toc3452610"</w:instrText>
            </w:r>
            <w:r w:rsidRPr="00086430">
              <w:rPr>
                <w:rStyle w:val="Hyperlink"/>
                <w:noProof/>
              </w:rPr>
              <w:instrText xml:space="preserve"> </w:instrText>
            </w:r>
            <w:r w:rsidRPr="00086430">
              <w:rPr>
                <w:rStyle w:val="Hyperlink"/>
                <w:noProof/>
              </w:rPr>
              <w:fldChar w:fldCharType="separate"/>
            </w:r>
            <w:r w:rsidRPr="00086430">
              <w:rPr>
                <w:rStyle w:val="Hyperlink"/>
                <w:noProof/>
              </w:rPr>
              <w:t>2.4.2.</w:t>
            </w:r>
            <w:r>
              <w:rPr>
                <w:rFonts w:asciiTheme="minorHAnsi" w:eastAsiaTheme="minorEastAsia" w:hAnsiTheme="minorHAnsi" w:cstheme="minorBidi"/>
                <w:noProof/>
                <w:sz w:val="22"/>
                <w:szCs w:val="22"/>
                <w:lang w:eastAsia="en-US"/>
              </w:rPr>
              <w:tab/>
            </w:r>
            <w:r w:rsidRPr="00086430">
              <w:rPr>
                <w:rStyle w:val="Hyperlink"/>
                <w:b/>
                <w:noProof/>
              </w:rPr>
              <w:t>Controller Layer:</w:t>
            </w:r>
            <w:r>
              <w:rPr>
                <w:noProof/>
                <w:webHidden/>
              </w:rPr>
              <w:tab/>
            </w:r>
            <w:r>
              <w:rPr>
                <w:noProof/>
                <w:webHidden/>
              </w:rPr>
              <w:fldChar w:fldCharType="begin"/>
            </w:r>
            <w:r>
              <w:rPr>
                <w:noProof/>
                <w:webHidden/>
              </w:rPr>
              <w:instrText xml:space="preserve"> PAGEREF _Toc3452610 \h </w:instrText>
            </w:r>
          </w:ins>
          <w:r>
            <w:rPr>
              <w:noProof/>
              <w:webHidden/>
            </w:rPr>
          </w:r>
          <w:r>
            <w:rPr>
              <w:noProof/>
              <w:webHidden/>
            </w:rPr>
            <w:fldChar w:fldCharType="separate"/>
          </w:r>
          <w:ins w:id="513" w:author="Peter Mihaylov" w:date="2019-03-14T10:42:00Z">
            <w:r>
              <w:rPr>
                <w:noProof/>
                <w:webHidden/>
              </w:rPr>
              <w:t>24</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514" w:author="Peter Mihaylov" w:date="2019-03-14T10:42:00Z"/>
              <w:rFonts w:asciiTheme="minorHAnsi" w:eastAsiaTheme="minorEastAsia" w:hAnsiTheme="minorHAnsi" w:cstheme="minorBidi"/>
              <w:noProof/>
              <w:sz w:val="22"/>
              <w:szCs w:val="22"/>
              <w:lang w:eastAsia="en-US"/>
            </w:rPr>
          </w:pPr>
          <w:ins w:id="515"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"_Toc3452611"</w:instrText>
            </w:r>
            <w:r w:rsidRPr="00086430">
              <w:rPr>
                <w:rStyle w:val="Hyperlink"/>
                <w:noProof/>
              </w:rPr>
              <w:instrText xml:space="preserve"> </w:instrText>
            </w:r>
            <w:r w:rsidRPr="00086430">
              <w:rPr>
                <w:rStyle w:val="Hyperlink"/>
                <w:noProof/>
              </w:rPr>
              <w:fldChar w:fldCharType="separate"/>
            </w:r>
            <w:r w:rsidRPr="00086430">
              <w:rPr>
                <w:rStyle w:val="Hyperlink"/>
                <w:b/>
                <w:noProof/>
              </w:rPr>
              <w:t>2.4.3.</w:t>
            </w:r>
            <w:r>
              <w:rPr>
                <w:rFonts w:asciiTheme="minorHAnsi" w:eastAsiaTheme="minorEastAsia" w:hAnsiTheme="minorHAnsi" w:cstheme="minorBidi"/>
                <w:noProof/>
                <w:sz w:val="22"/>
                <w:szCs w:val="22"/>
                <w:lang w:eastAsia="en-US"/>
              </w:rPr>
              <w:tab/>
            </w:r>
            <w:r w:rsidRPr="00086430">
              <w:rPr>
                <w:rStyle w:val="Hyperlink"/>
                <w:b/>
                <w:noProof/>
              </w:rPr>
              <w:t>Service Layer:</w:t>
            </w:r>
            <w:r>
              <w:rPr>
                <w:noProof/>
                <w:webHidden/>
              </w:rPr>
              <w:tab/>
            </w:r>
            <w:r>
              <w:rPr>
                <w:noProof/>
                <w:webHidden/>
              </w:rPr>
              <w:fldChar w:fldCharType="begin"/>
            </w:r>
            <w:r>
              <w:rPr>
                <w:noProof/>
                <w:webHidden/>
              </w:rPr>
              <w:instrText xml:space="preserve"> PAGEREF _Toc3452611 \h </w:instrText>
            </w:r>
          </w:ins>
          <w:r>
            <w:rPr>
              <w:noProof/>
              <w:webHidden/>
            </w:rPr>
          </w:r>
          <w:r>
            <w:rPr>
              <w:noProof/>
              <w:webHidden/>
            </w:rPr>
            <w:fldChar w:fldCharType="separate"/>
          </w:r>
          <w:ins w:id="516" w:author="Peter Mihaylov" w:date="2019-03-14T10:42:00Z">
            <w:r>
              <w:rPr>
                <w:noProof/>
                <w:webHidden/>
              </w:rPr>
              <w:t>25</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517" w:author="Peter Mihaylov" w:date="2019-03-14T10:42:00Z"/>
              <w:rFonts w:asciiTheme="minorHAnsi" w:eastAsiaTheme="minorEastAsia" w:hAnsiTheme="minorHAnsi" w:cstheme="minorBidi"/>
              <w:noProof/>
              <w:sz w:val="22"/>
              <w:szCs w:val="22"/>
              <w:lang w:eastAsia="en-US"/>
            </w:rPr>
          </w:pPr>
          <w:ins w:id="518"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"_Toc3452612"</w:instrText>
            </w:r>
            <w:r w:rsidRPr="00086430">
              <w:rPr>
                <w:rStyle w:val="Hyperlink"/>
                <w:noProof/>
              </w:rPr>
              <w:instrText xml:space="preserve"> </w:instrText>
            </w:r>
            <w:r w:rsidRPr="00086430">
              <w:rPr>
                <w:rStyle w:val="Hyperlink"/>
                <w:noProof/>
              </w:rPr>
              <w:fldChar w:fldCharType="separate"/>
            </w:r>
            <w:r w:rsidRPr="00086430">
              <w:rPr>
                <w:rStyle w:val="Hyperlink"/>
                <w:b/>
                <w:noProof/>
              </w:rPr>
              <w:t>2.4.4.</w:t>
            </w:r>
            <w:r>
              <w:rPr>
                <w:rFonts w:asciiTheme="minorHAnsi" w:eastAsiaTheme="minorEastAsia" w:hAnsiTheme="minorHAnsi" w:cstheme="minorBidi"/>
                <w:noProof/>
                <w:sz w:val="22"/>
                <w:szCs w:val="22"/>
                <w:lang w:eastAsia="en-US"/>
              </w:rPr>
              <w:tab/>
            </w:r>
            <w:r w:rsidRPr="00086430">
              <w:rPr>
                <w:rStyle w:val="Hyperlink"/>
                <w:b/>
                <w:noProof/>
              </w:rPr>
              <w:t>Persistence layer</w:t>
            </w:r>
            <w:r>
              <w:rPr>
                <w:noProof/>
                <w:webHidden/>
              </w:rPr>
              <w:tab/>
            </w:r>
            <w:r>
              <w:rPr>
                <w:noProof/>
                <w:webHidden/>
              </w:rPr>
              <w:fldChar w:fldCharType="begin"/>
            </w:r>
            <w:r>
              <w:rPr>
                <w:noProof/>
                <w:webHidden/>
              </w:rPr>
              <w:instrText xml:space="preserve"> PAGEREF _Toc3452612 \h </w:instrText>
            </w:r>
          </w:ins>
          <w:r>
            <w:rPr>
              <w:noProof/>
              <w:webHidden/>
            </w:rPr>
          </w:r>
          <w:r>
            <w:rPr>
              <w:noProof/>
              <w:webHidden/>
            </w:rPr>
            <w:fldChar w:fldCharType="separate"/>
          </w:r>
          <w:ins w:id="519" w:author="Peter Mihaylov" w:date="2019-03-14T10:42:00Z">
            <w:r>
              <w:rPr>
                <w:noProof/>
                <w:webHidden/>
              </w:rPr>
              <w:t>25</w:t>
            </w:r>
            <w:r>
              <w:rPr>
                <w:noProof/>
                <w:webHidden/>
              </w:rPr>
              <w:fldChar w:fldCharType="end"/>
            </w:r>
            <w:r w:rsidRPr="00086430">
              <w:rPr>
                <w:rStyle w:val="Hyperlink"/>
                <w:noProof/>
              </w:rPr>
              <w:fldChar w:fldCharType="end"/>
            </w:r>
          </w:ins>
        </w:p>
        <w:p w:rsidR="00A74405" w:rsidRDefault="00A74405">
          <w:pPr>
            <w:pStyle w:val="TOC2"/>
            <w:tabs>
              <w:tab w:val="left" w:pos="1100"/>
              <w:tab w:val="right" w:leader="dot" w:pos="9350"/>
            </w:tabs>
            <w:rPr>
              <w:ins w:id="520" w:author="Peter Mihaylov" w:date="2019-03-14T10:42:00Z"/>
              <w:rFonts w:asciiTheme="minorHAnsi" w:eastAsiaTheme="minorEastAsia" w:hAnsiTheme="minorHAnsi" w:cstheme="minorBidi"/>
              <w:noProof/>
              <w:sz w:val="22"/>
              <w:szCs w:val="22"/>
              <w:lang w:eastAsia="en-US"/>
            </w:rPr>
          </w:pPr>
          <w:ins w:id="521"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"_Toc3452613"</w:instrText>
            </w:r>
            <w:r w:rsidRPr="00086430">
              <w:rPr>
                <w:rStyle w:val="Hyperlink"/>
                <w:noProof/>
              </w:rPr>
              <w:instrText xml:space="preserve"> </w:instrText>
            </w:r>
            <w:r w:rsidRPr="00086430">
              <w:rPr>
                <w:rStyle w:val="Hyperlink"/>
                <w:noProof/>
              </w:rPr>
              <w:fldChar w:fldCharType="separate"/>
            </w:r>
            <w:r w:rsidRPr="00086430">
              <w:rPr>
                <w:rStyle w:val="Hyperlink"/>
                <w:b/>
                <w:noProof/>
              </w:rPr>
              <w:t>2.5.</w:t>
            </w:r>
            <w:r>
              <w:rPr>
                <w:rFonts w:asciiTheme="minorHAnsi" w:eastAsiaTheme="minorEastAsia" w:hAnsiTheme="minorHAnsi" w:cstheme="minorBidi"/>
                <w:noProof/>
                <w:sz w:val="22"/>
                <w:szCs w:val="22"/>
                <w:lang w:eastAsia="en-US"/>
              </w:rPr>
              <w:tab/>
            </w:r>
            <w:r w:rsidRPr="00086430">
              <w:rPr>
                <w:rStyle w:val="Hyperlink"/>
                <w:b/>
                <w:noProof/>
              </w:rPr>
              <w:t>Структура на базата данни</w:t>
            </w:r>
            <w:r>
              <w:rPr>
                <w:noProof/>
                <w:webHidden/>
              </w:rPr>
              <w:tab/>
            </w:r>
            <w:r>
              <w:rPr>
                <w:noProof/>
                <w:webHidden/>
              </w:rPr>
              <w:fldChar w:fldCharType="begin"/>
            </w:r>
            <w:r>
              <w:rPr>
                <w:noProof/>
                <w:webHidden/>
              </w:rPr>
              <w:instrText xml:space="preserve"> PAGEREF _Toc3452613 \h </w:instrText>
            </w:r>
          </w:ins>
          <w:r>
            <w:rPr>
              <w:noProof/>
              <w:webHidden/>
            </w:rPr>
          </w:r>
          <w:r>
            <w:rPr>
              <w:noProof/>
              <w:webHidden/>
            </w:rPr>
            <w:fldChar w:fldCharType="separate"/>
          </w:r>
          <w:ins w:id="522" w:author="Peter Mihaylov" w:date="2019-03-14T10:42:00Z">
            <w:r>
              <w:rPr>
                <w:noProof/>
                <w:webHidden/>
              </w:rPr>
              <w:t>27</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523" w:author="Peter Mihaylov" w:date="2019-03-14T10:42:00Z"/>
              <w:rFonts w:asciiTheme="minorHAnsi" w:eastAsiaTheme="minorEastAsia" w:hAnsiTheme="minorHAnsi" w:cstheme="minorBidi"/>
              <w:noProof/>
              <w:sz w:val="22"/>
              <w:szCs w:val="22"/>
              <w:lang w:eastAsia="en-US"/>
            </w:rPr>
          </w:pPr>
          <w:ins w:id="524"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"_Toc3452614"</w:instrText>
            </w:r>
            <w:r w:rsidRPr="00086430">
              <w:rPr>
                <w:rStyle w:val="Hyperlink"/>
                <w:noProof/>
              </w:rPr>
              <w:instrText xml:space="preserve"> </w:instrText>
            </w:r>
            <w:r w:rsidRPr="00086430">
              <w:rPr>
                <w:rStyle w:val="Hyperlink"/>
                <w:noProof/>
              </w:rPr>
              <w:fldChar w:fldCharType="separate"/>
            </w:r>
            <w:r w:rsidRPr="00086430">
              <w:rPr>
                <w:rStyle w:val="Hyperlink"/>
                <w:b/>
                <w:noProof/>
              </w:rPr>
              <w:t>2.5.1.</w:t>
            </w:r>
            <w:r>
              <w:rPr>
                <w:rFonts w:asciiTheme="minorHAnsi" w:eastAsiaTheme="minorEastAsia" w:hAnsiTheme="minorHAnsi" w:cstheme="minorBidi"/>
                <w:noProof/>
                <w:sz w:val="22"/>
                <w:szCs w:val="22"/>
                <w:lang w:eastAsia="en-US"/>
              </w:rPr>
              <w:tab/>
            </w:r>
            <w:r w:rsidRPr="00086430">
              <w:rPr>
                <w:rStyle w:val="Hyperlink"/>
                <w:b/>
                <w:noProof/>
              </w:rPr>
              <w:t>Таблица Users</w:t>
            </w:r>
            <w:r>
              <w:rPr>
                <w:noProof/>
                <w:webHidden/>
              </w:rPr>
              <w:tab/>
            </w:r>
            <w:r>
              <w:rPr>
                <w:noProof/>
                <w:webHidden/>
              </w:rPr>
              <w:fldChar w:fldCharType="begin"/>
            </w:r>
            <w:r>
              <w:rPr>
                <w:noProof/>
                <w:webHidden/>
              </w:rPr>
              <w:instrText xml:space="preserve"> PAGEREF _Toc3452614 \h </w:instrText>
            </w:r>
          </w:ins>
          <w:r>
            <w:rPr>
              <w:noProof/>
              <w:webHidden/>
            </w:rPr>
          </w:r>
          <w:r>
            <w:rPr>
              <w:noProof/>
              <w:webHidden/>
            </w:rPr>
            <w:fldChar w:fldCharType="separate"/>
          </w:r>
          <w:ins w:id="525" w:author="Peter Mihaylov" w:date="2019-03-14T10:42:00Z">
            <w:r>
              <w:rPr>
                <w:noProof/>
                <w:webHidden/>
              </w:rPr>
              <w:t>27</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526" w:author="Peter Mihaylov" w:date="2019-03-14T10:42:00Z"/>
              <w:rFonts w:asciiTheme="minorHAnsi" w:eastAsiaTheme="minorEastAsia" w:hAnsiTheme="minorHAnsi" w:cstheme="minorBidi"/>
              <w:noProof/>
              <w:sz w:val="22"/>
              <w:szCs w:val="22"/>
              <w:lang w:eastAsia="en-US"/>
            </w:rPr>
          </w:pPr>
          <w:ins w:id="527"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"_Toc3452615"</w:instrText>
            </w:r>
            <w:r w:rsidRPr="00086430">
              <w:rPr>
                <w:rStyle w:val="Hyperlink"/>
                <w:noProof/>
              </w:rPr>
              <w:instrText xml:space="preserve"> </w:instrText>
            </w:r>
            <w:r w:rsidRPr="00086430">
              <w:rPr>
                <w:rStyle w:val="Hyperlink"/>
                <w:noProof/>
              </w:rPr>
              <w:fldChar w:fldCharType="separate"/>
            </w:r>
            <w:r w:rsidRPr="00086430">
              <w:rPr>
                <w:rStyle w:val="Hyperlink"/>
                <w:b/>
                <w:noProof/>
              </w:rPr>
              <w:t>2.5.2.</w:t>
            </w:r>
            <w:r>
              <w:rPr>
                <w:rFonts w:asciiTheme="minorHAnsi" w:eastAsiaTheme="minorEastAsia" w:hAnsiTheme="minorHAnsi" w:cstheme="minorBidi"/>
                <w:noProof/>
                <w:sz w:val="22"/>
                <w:szCs w:val="22"/>
                <w:lang w:eastAsia="en-US"/>
              </w:rPr>
              <w:tab/>
            </w:r>
            <w:r w:rsidRPr="00086430">
              <w:rPr>
                <w:rStyle w:val="Hyperlink"/>
                <w:b/>
                <w:noProof/>
              </w:rPr>
              <w:t>Таблица Role</w:t>
            </w:r>
            <w:r>
              <w:rPr>
                <w:noProof/>
                <w:webHidden/>
              </w:rPr>
              <w:tab/>
            </w:r>
            <w:r>
              <w:rPr>
                <w:noProof/>
                <w:webHidden/>
              </w:rPr>
              <w:fldChar w:fldCharType="begin"/>
            </w:r>
            <w:r>
              <w:rPr>
                <w:noProof/>
                <w:webHidden/>
              </w:rPr>
              <w:instrText xml:space="preserve"> PAGEREF _Toc3452615 \h </w:instrText>
            </w:r>
          </w:ins>
          <w:r>
            <w:rPr>
              <w:noProof/>
              <w:webHidden/>
            </w:rPr>
          </w:r>
          <w:r>
            <w:rPr>
              <w:noProof/>
              <w:webHidden/>
            </w:rPr>
            <w:fldChar w:fldCharType="separate"/>
          </w:r>
          <w:ins w:id="528" w:author="Peter Mihaylov" w:date="2019-03-14T10:42:00Z">
            <w:r>
              <w:rPr>
                <w:noProof/>
                <w:webHidden/>
              </w:rPr>
              <w:t>27</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529" w:author="Peter Mihaylov" w:date="2019-03-14T10:42:00Z"/>
              <w:rFonts w:asciiTheme="minorHAnsi" w:eastAsiaTheme="minorEastAsia" w:hAnsiTheme="minorHAnsi" w:cstheme="minorBidi"/>
              <w:noProof/>
              <w:sz w:val="22"/>
              <w:szCs w:val="22"/>
              <w:lang w:eastAsia="en-US"/>
            </w:rPr>
          </w:pPr>
          <w:ins w:id="530"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"_Toc3452616"</w:instrText>
            </w:r>
            <w:r w:rsidRPr="00086430">
              <w:rPr>
                <w:rStyle w:val="Hyperlink"/>
                <w:noProof/>
              </w:rPr>
              <w:instrText xml:space="preserve"> </w:instrText>
            </w:r>
            <w:r w:rsidRPr="00086430">
              <w:rPr>
                <w:rStyle w:val="Hyperlink"/>
                <w:noProof/>
              </w:rPr>
              <w:fldChar w:fldCharType="separate"/>
            </w:r>
            <w:r w:rsidRPr="00086430">
              <w:rPr>
                <w:rStyle w:val="Hyperlink"/>
                <w:b/>
                <w:noProof/>
              </w:rPr>
              <w:t>2.5.3.</w:t>
            </w:r>
            <w:r>
              <w:rPr>
                <w:rFonts w:asciiTheme="minorHAnsi" w:eastAsiaTheme="minorEastAsia" w:hAnsiTheme="minorHAnsi" w:cstheme="minorBidi"/>
                <w:noProof/>
                <w:sz w:val="22"/>
                <w:szCs w:val="22"/>
                <w:lang w:eastAsia="en-US"/>
              </w:rPr>
              <w:tab/>
            </w:r>
            <w:r w:rsidRPr="00086430">
              <w:rPr>
                <w:rStyle w:val="Hyperlink"/>
                <w:b/>
                <w:noProof/>
              </w:rPr>
              <w:t>Таблица Users_Roles</w:t>
            </w:r>
            <w:r>
              <w:rPr>
                <w:noProof/>
                <w:webHidden/>
              </w:rPr>
              <w:tab/>
            </w:r>
            <w:r>
              <w:rPr>
                <w:noProof/>
                <w:webHidden/>
              </w:rPr>
              <w:fldChar w:fldCharType="begin"/>
            </w:r>
            <w:r>
              <w:rPr>
                <w:noProof/>
                <w:webHidden/>
              </w:rPr>
              <w:instrText xml:space="preserve"> PAGEREF _Toc3452616 \h </w:instrText>
            </w:r>
          </w:ins>
          <w:r>
            <w:rPr>
              <w:noProof/>
              <w:webHidden/>
            </w:rPr>
          </w:r>
          <w:r>
            <w:rPr>
              <w:noProof/>
              <w:webHidden/>
            </w:rPr>
            <w:fldChar w:fldCharType="separate"/>
          </w:r>
          <w:ins w:id="531" w:author="Peter Mihaylov" w:date="2019-03-14T10:42:00Z">
            <w:r>
              <w:rPr>
                <w:noProof/>
                <w:webHidden/>
              </w:rPr>
              <w:t>27</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532" w:author="Peter Mihaylov" w:date="2019-03-14T10:42:00Z"/>
              <w:rFonts w:asciiTheme="minorHAnsi" w:eastAsiaTheme="minorEastAsia" w:hAnsiTheme="minorHAnsi" w:cstheme="minorBidi"/>
              <w:noProof/>
              <w:sz w:val="22"/>
              <w:szCs w:val="22"/>
              <w:lang w:eastAsia="en-US"/>
            </w:rPr>
          </w:pPr>
          <w:ins w:id="533"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"_Toc3452617"</w:instrText>
            </w:r>
            <w:r w:rsidRPr="00086430">
              <w:rPr>
                <w:rStyle w:val="Hyperlink"/>
                <w:noProof/>
              </w:rPr>
              <w:instrText xml:space="preserve"> </w:instrText>
            </w:r>
            <w:r w:rsidRPr="00086430">
              <w:rPr>
                <w:rStyle w:val="Hyperlink"/>
                <w:noProof/>
              </w:rPr>
              <w:fldChar w:fldCharType="separate"/>
            </w:r>
            <w:r w:rsidRPr="00086430">
              <w:rPr>
                <w:rStyle w:val="Hyperlink"/>
                <w:b/>
                <w:noProof/>
              </w:rPr>
              <w:t>2.5.4.</w:t>
            </w:r>
            <w:r>
              <w:rPr>
                <w:rFonts w:asciiTheme="minorHAnsi" w:eastAsiaTheme="minorEastAsia" w:hAnsiTheme="minorHAnsi" w:cstheme="minorBidi"/>
                <w:noProof/>
                <w:sz w:val="22"/>
                <w:szCs w:val="22"/>
                <w:lang w:eastAsia="en-US"/>
              </w:rPr>
              <w:tab/>
            </w:r>
            <w:r w:rsidRPr="00086430">
              <w:rPr>
                <w:rStyle w:val="Hyperlink"/>
                <w:b/>
                <w:noProof/>
              </w:rPr>
              <w:t>Таблица File_Мodel</w:t>
            </w:r>
            <w:r>
              <w:rPr>
                <w:noProof/>
                <w:webHidden/>
              </w:rPr>
              <w:tab/>
            </w:r>
            <w:r>
              <w:rPr>
                <w:noProof/>
                <w:webHidden/>
              </w:rPr>
              <w:fldChar w:fldCharType="begin"/>
            </w:r>
            <w:r>
              <w:rPr>
                <w:noProof/>
                <w:webHidden/>
              </w:rPr>
              <w:instrText xml:space="preserve"> PAGEREF _Toc3452617 \h </w:instrText>
            </w:r>
          </w:ins>
          <w:r>
            <w:rPr>
              <w:noProof/>
              <w:webHidden/>
            </w:rPr>
          </w:r>
          <w:r>
            <w:rPr>
              <w:noProof/>
              <w:webHidden/>
            </w:rPr>
            <w:fldChar w:fldCharType="separate"/>
          </w:r>
          <w:ins w:id="534" w:author="Peter Mihaylov" w:date="2019-03-14T10:42:00Z">
            <w:r>
              <w:rPr>
                <w:noProof/>
                <w:webHidden/>
              </w:rPr>
              <w:t>27</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535" w:author="Peter Mihaylov" w:date="2019-03-14T10:42:00Z"/>
              <w:rFonts w:asciiTheme="minorHAnsi" w:eastAsiaTheme="minorEastAsia" w:hAnsiTheme="minorHAnsi" w:cstheme="minorBidi"/>
              <w:noProof/>
              <w:sz w:val="22"/>
              <w:szCs w:val="22"/>
              <w:lang w:eastAsia="en-US"/>
            </w:rPr>
          </w:pPr>
          <w:ins w:id="536"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"_Toc3452618"</w:instrText>
            </w:r>
            <w:r w:rsidRPr="00086430">
              <w:rPr>
                <w:rStyle w:val="Hyperlink"/>
                <w:noProof/>
              </w:rPr>
              <w:instrText xml:space="preserve"> </w:instrText>
            </w:r>
            <w:r w:rsidRPr="00086430">
              <w:rPr>
                <w:rStyle w:val="Hyperlink"/>
                <w:noProof/>
              </w:rPr>
              <w:fldChar w:fldCharType="separate"/>
            </w:r>
            <w:r w:rsidRPr="00086430">
              <w:rPr>
                <w:rStyle w:val="Hyperlink"/>
                <w:b/>
                <w:noProof/>
              </w:rPr>
              <w:t>2.5.5.</w:t>
            </w:r>
            <w:r>
              <w:rPr>
                <w:rFonts w:asciiTheme="minorHAnsi" w:eastAsiaTheme="minorEastAsia" w:hAnsiTheme="minorHAnsi" w:cstheme="minorBidi"/>
                <w:noProof/>
                <w:sz w:val="22"/>
                <w:szCs w:val="22"/>
                <w:lang w:eastAsia="en-US"/>
              </w:rPr>
              <w:tab/>
            </w:r>
            <w:r w:rsidRPr="00086430">
              <w:rPr>
                <w:rStyle w:val="Hyperlink"/>
                <w:b/>
                <w:noProof/>
              </w:rPr>
              <w:t>Таблица Post</w:t>
            </w:r>
            <w:r>
              <w:rPr>
                <w:noProof/>
                <w:webHidden/>
              </w:rPr>
              <w:tab/>
            </w:r>
            <w:r>
              <w:rPr>
                <w:noProof/>
                <w:webHidden/>
              </w:rPr>
              <w:fldChar w:fldCharType="begin"/>
            </w:r>
            <w:r>
              <w:rPr>
                <w:noProof/>
                <w:webHidden/>
              </w:rPr>
              <w:instrText xml:space="preserve"> PAGEREF _Toc3452618 \h </w:instrText>
            </w:r>
          </w:ins>
          <w:r>
            <w:rPr>
              <w:noProof/>
              <w:webHidden/>
            </w:rPr>
          </w:r>
          <w:r>
            <w:rPr>
              <w:noProof/>
              <w:webHidden/>
            </w:rPr>
            <w:fldChar w:fldCharType="separate"/>
          </w:r>
          <w:ins w:id="537" w:author="Peter Mihaylov" w:date="2019-03-14T10:42:00Z">
            <w:r>
              <w:rPr>
                <w:noProof/>
                <w:webHidden/>
              </w:rPr>
              <w:t>28</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538" w:author="Peter Mihaylov" w:date="2019-03-14T10:42:00Z"/>
              <w:rFonts w:asciiTheme="minorHAnsi" w:eastAsiaTheme="minorEastAsia" w:hAnsiTheme="minorHAnsi" w:cstheme="minorBidi"/>
              <w:noProof/>
              <w:sz w:val="22"/>
              <w:szCs w:val="22"/>
              <w:lang w:eastAsia="en-US"/>
            </w:rPr>
          </w:pPr>
          <w:ins w:id="539"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"_Toc3452619"</w:instrText>
            </w:r>
            <w:r w:rsidRPr="00086430">
              <w:rPr>
                <w:rStyle w:val="Hyperlink"/>
                <w:noProof/>
              </w:rPr>
              <w:instrText xml:space="preserve"> </w:instrText>
            </w:r>
            <w:r w:rsidRPr="00086430">
              <w:rPr>
                <w:rStyle w:val="Hyperlink"/>
                <w:noProof/>
              </w:rPr>
              <w:fldChar w:fldCharType="separate"/>
            </w:r>
            <w:r w:rsidRPr="00086430">
              <w:rPr>
                <w:rStyle w:val="Hyperlink"/>
                <w:b/>
                <w:noProof/>
              </w:rPr>
              <w:t>2.5.6.</w:t>
            </w:r>
            <w:r>
              <w:rPr>
                <w:rFonts w:asciiTheme="minorHAnsi" w:eastAsiaTheme="minorEastAsia" w:hAnsiTheme="minorHAnsi" w:cstheme="minorBidi"/>
                <w:noProof/>
                <w:sz w:val="22"/>
                <w:szCs w:val="22"/>
                <w:lang w:eastAsia="en-US"/>
              </w:rPr>
              <w:tab/>
            </w:r>
            <w:r w:rsidRPr="00086430">
              <w:rPr>
                <w:rStyle w:val="Hyperlink"/>
                <w:b/>
                <w:noProof/>
              </w:rPr>
              <w:t>Таблица Message</w:t>
            </w:r>
            <w:r>
              <w:rPr>
                <w:noProof/>
                <w:webHidden/>
              </w:rPr>
              <w:tab/>
            </w:r>
            <w:r>
              <w:rPr>
                <w:noProof/>
                <w:webHidden/>
              </w:rPr>
              <w:fldChar w:fldCharType="begin"/>
            </w:r>
            <w:r>
              <w:rPr>
                <w:noProof/>
                <w:webHidden/>
              </w:rPr>
              <w:instrText xml:space="preserve"> PAGEREF _Toc3452619 \h </w:instrText>
            </w:r>
          </w:ins>
          <w:r>
            <w:rPr>
              <w:noProof/>
              <w:webHidden/>
            </w:rPr>
          </w:r>
          <w:r>
            <w:rPr>
              <w:noProof/>
              <w:webHidden/>
            </w:rPr>
            <w:fldChar w:fldCharType="separate"/>
          </w:r>
          <w:ins w:id="540" w:author="Peter Mihaylov" w:date="2019-03-14T10:42:00Z">
            <w:r>
              <w:rPr>
                <w:noProof/>
                <w:webHidden/>
              </w:rPr>
              <w:t>28</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541" w:author="Peter Mihaylov" w:date="2019-03-14T10:42:00Z"/>
              <w:rFonts w:asciiTheme="minorHAnsi" w:eastAsiaTheme="minorEastAsia" w:hAnsiTheme="minorHAnsi" w:cstheme="minorBidi"/>
              <w:noProof/>
              <w:sz w:val="22"/>
              <w:szCs w:val="22"/>
              <w:lang w:eastAsia="en-US"/>
            </w:rPr>
          </w:pPr>
          <w:ins w:id="542"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"_Toc3452620"</w:instrText>
            </w:r>
            <w:r w:rsidRPr="00086430">
              <w:rPr>
                <w:rStyle w:val="Hyperlink"/>
                <w:noProof/>
              </w:rPr>
              <w:instrText xml:space="preserve"> </w:instrText>
            </w:r>
            <w:r w:rsidRPr="00086430">
              <w:rPr>
                <w:rStyle w:val="Hyperlink"/>
                <w:noProof/>
              </w:rPr>
              <w:fldChar w:fldCharType="separate"/>
            </w:r>
            <w:r w:rsidRPr="00086430">
              <w:rPr>
                <w:rStyle w:val="Hyperlink"/>
                <w:b/>
                <w:noProof/>
              </w:rPr>
              <w:t>2.5.7.</w:t>
            </w:r>
            <w:r>
              <w:rPr>
                <w:rFonts w:asciiTheme="minorHAnsi" w:eastAsiaTheme="minorEastAsia" w:hAnsiTheme="minorHAnsi" w:cstheme="minorBidi"/>
                <w:noProof/>
                <w:sz w:val="22"/>
                <w:szCs w:val="22"/>
                <w:lang w:eastAsia="en-US"/>
              </w:rPr>
              <w:tab/>
            </w:r>
            <w:r w:rsidRPr="00086430">
              <w:rPr>
                <w:rStyle w:val="Hyperlink"/>
                <w:b/>
                <w:noProof/>
              </w:rPr>
              <w:t>Таблица Candidacy</w:t>
            </w:r>
            <w:r>
              <w:rPr>
                <w:noProof/>
                <w:webHidden/>
              </w:rPr>
              <w:tab/>
            </w:r>
            <w:r>
              <w:rPr>
                <w:noProof/>
                <w:webHidden/>
              </w:rPr>
              <w:fldChar w:fldCharType="begin"/>
            </w:r>
            <w:r>
              <w:rPr>
                <w:noProof/>
                <w:webHidden/>
              </w:rPr>
              <w:instrText xml:space="preserve"> PAGEREF _Toc3452620 \h </w:instrText>
            </w:r>
          </w:ins>
          <w:r>
            <w:rPr>
              <w:noProof/>
              <w:webHidden/>
            </w:rPr>
          </w:r>
          <w:r>
            <w:rPr>
              <w:noProof/>
              <w:webHidden/>
            </w:rPr>
            <w:fldChar w:fldCharType="separate"/>
          </w:r>
          <w:ins w:id="543" w:author="Peter Mihaylov" w:date="2019-03-14T10:42:00Z">
            <w:r>
              <w:rPr>
                <w:noProof/>
                <w:webHidden/>
              </w:rPr>
              <w:t>28</w:t>
            </w:r>
            <w:r>
              <w:rPr>
                <w:noProof/>
                <w:webHidden/>
              </w:rPr>
              <w:fldChar w:fldCharType="end"/>
            </w:r>
            <w:r w:rsidRPr="00086430">
              <w:rPr>
                <w:rStyle w:val="Hyperlink"/>
                <w:noProof/>
              </w:rPr>
              <w:fldChar w:fldCharType="end"/>
            </w:r>
          </w:ins>
        </w:p>
        <w:p w:rsidR="00A74405" w:rsidRDefault="00A74405">
          <w:pPr>
            <w:pStyle w:val="TOC2"/>
            <w:tabs>
              <w:tab w:val="left" w:pos="880"/>
              <w:tab w:val="right" w:leader="dot" w:pos="9350"/>
            </w:tabs>
            <w:rPr>
              <w:ins w:id="544" w:author="Peter Mihaylov" w:date="2019-03-14T10:42:00Z"/>
              <w:rFonts w:asciiTheme="minorHAnsi" w:eastAsiaTheme="minorEastAsia" w:hAnsiTheme="minorHAnsi" w:cstheme="minorBidi"/>
              <w:noProof/>
              <w:sz w:val="22"/>
              <w:szCs w:val="22"/>
              <w:lang w:eastAsia="en-US"/>
            </w:rPr>
          </w:pPr>
          <w:ins w:id="545"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"_Toc3452621"</w:instrText>
            </w:r>
            <w:r w:rsidRPr="00086430">
              <w:rPr>
                <w:rStyle w:val="Hyperlink"/>
                <w:noProof/>
              </w:rPr>
              <w:instrText xml:space="preserve"> </w:instrText>
            </w:r>
            <w:r w:rsidRPr="00086430">
              <w:rPr>
                <w:rStyle w:val="Hyperlink"/>
                <w:noProof/>
              </w:rPr>
              <w:fldChar w:fldCharType="separate"/>
            </w:r>
            <w:r w:rsidRPr="00086430">
              <w:rPr>
                <w:rStyle w:val="Hyperlink"/>
                <w:b/>
                <w:noProof/>
              </w:rPr>
              <w:t>3.</w:t>
            </w:r>
            <w:r>
              <w:rPr>
                <w:rFonts w:asciiTheme="minorHAnsi" w:eastAsiaTheme="minorEastAsia" w:hAnsiTheme="minorHAnsi" w:cstheme="minorBidi"/>
                <w:noProof/>
                <w:sz w:val="22"/>
                <w:szCs w:val="22"/>
                <w:lang w:eastAsia="en-US"/>
              </w:rPr>
              <w:tab/>
            </w:r>
            <w:r w:rsidRPr="00086430">
              <w:rPr>
                <w:rStyle w:val="Hyperlink"/>
                <w:b/>
                <w:noProof/>
              </w:rPr>
              <w:t>Реализация на проекта</w:t>
            </w:r>
            <w:r>
              <w:rPr>
                <w:noProof/>
                <w:webHidden/>
              </w:rPr>
              <w:tab/>
            </w:r>
            <w:r>
              <w:rPr>
                <w:noProof/>
                <w:webHidden/>
              </w:rPr>
              <w:fldChar w:fldCharType="begin"/>
            </w:r>
            <w:r>
              <w:rPr>
                <w:noProof/>
                <w:webHidden/>
              </w:rPr>
              <w:instrText xml:space="preserve"> PAGEREF _Toc3452621 \h </w:instrText>
            </w:r>
          </w:ins>
          <w:r>
            <w:rPr>
              <w:noProof/>
              <w:webHidden/>
            </w:rPr>
          </w:r>
          <w:r>
            <w:rPr>
              <w:noProof/>
              <w:webHidden/>
            </w:rPr>
            <w:fldChar w:fldCharType="separate"/>
          </w:r>
          <w:ins w:id="546" w:author="Peter Mihaylov" w:date="2019-03-14T10:42:00Z">
            <w:r>
              <w:rPr>
                <w:noProof/>
                <w:webHidden/>
              </w:rPr>
              <w:t>29</w:t>
            </w:r>
            <w:r>
              <w:rPr>
                <w:noProof/>
                <w:webHidden/>
              </w:rPr>
              <w:fldChar w:fldCharType="end"/>
            </w:r>
            <w:r w:rsidRPr="00086430">
              <w:rPr>
                <w:rStyle w:val="Hyperlink"/>
                <w:noProof/>
              </w:rPr>
              <w:fldChar w:fldCharType="end"/>
            </w:r>
          </w:ins>
        </w:p>
        <w:p w:rsidR="00A74405" w:rsidRDefault="00A74405">
          <w:pPr>
            <w:pStyle w:val="TOC2"/>
            <w:tabs>
              <w:tab w:val="left" w:pos="1100"/>
              <w:tab w:val="right" w:leader="dot" w:pos="9350"/>
            </w:tabs>
            <w:rPr>
              <w:ins w:id="547" w:author="Peter Mihaylov" w:date="2019-03-14T10:42:00Z"/>
              <w:rFonts w:asciiTheme="minorHAnsi" w:eastAsiaTheme="minorEastAsia" w:hAnsiTheme="minorHAnsi" w:cstheme="minorBidi"/>
              <w:noProof/>
              <w:sz w:val="22"/>
              <w:szCs w:val="22"/>
              <w:lang w:eastAsia="en-US"/>
            </w:rPr>
          </w:pPr>
          <w:ins w:id="548"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"_Toc3452622"</w:instrText>
            </w:r>
            <w:r w:rsidRPr="00086430">
              <w:rPr>
                <w:rStyle w:val="Hyperlink"/>
                <w:noProof/>
              </w:rPr>
              <w:instrText xml:space="preserve"> </w:instrText>
            </w:r>
            <w:r w:rsidRPr="00086430">
              <w:rPr>
                <w:rStyle w:val="Hyperlink"/>
                <w:noProof/>
              </w:rPr>
              <w:fldChar w:fldCharType="separate"/>
            </w:r>
            <w:r w:rsidRPr="00086430">
              <w:rPr>
                <w:rStyle w:val="Hyperlink"/>
                <w:b/>
                <w:noProof/>
              </w:rPr>
              <w:t>3.1.</w:t>
            </w:r>
            <w:r>
              <w:rPr>
                <w:rFonts w:asciiTheme="minorHAnsi" w:eastAsiaTheme="minorEastAsia" w:hAnsiTheme="minorHAnsi" w:cstheme="minorBidi"/>
                <w:noProof/>
                <w:sz w:val="22"/>
                <w:szCs w:val="22"/>
                <w:lang w:eastAsia="en-US"/>
              </w:rPr>
              <w:tab/>
            </w:r>
            <w:r w:rsidRPr="00086430">
              <w:rPr>
                <w:rStyle w:val="Hyperlink"/>
                <w:b/>
                <w:noProof/>
              </w:rPr>
              <w:t>Създаване на POM</w:t>
            </w:r>
            <w:r>
              <w:rPr>
                <w:noProof/>
                <w:webHidden/>
              </w:rPr>
              <w:tab/>
            </w:r>
            <w:r>
              <w:rPr>
                <w:noProof/>
                <w:webHidden/>
              </w:rPr>
              <w:fldChar w:fldCharType="begin"/>
            </w:r>
            <w:r>
              <w:rPr>
                <w:noProof/>
                <w:webHidden/>
              </w:rPr>
              <w:instrText xml:space="preserve"> PAGEREF _Toc3452622 \h </w:instrText>
            </w:r>
          </w:ins>
          <w:r>
            <w:rPr>
              <w:noProof/>
              <w:webHidden/>
            </w:rPr>
          </w:r>
          <w:r>
            <w:rPr>
              <w:noProof/>
              <w:webHidden/>
            </w:rPr>
            <w:fldChar w:fldCharType="separate"/>
          </w:r>
          <w:ins w:id="549" w:author="Peter Mihaylov" w:date="2019-03-14T10:42:00Z">
            <w:r>
              <w:rPr>
                <w:noProof/>
                <w:webHidden/>
              </w:rPr>
              <w:t>29</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550" w:author="Peter Mihaylov" w:date="2019-03-14T10:42:00Z"/>
              <w:rFonts w:asciiTheme="minorHAnsi" w:eastAsiaTheme="minorEastAsia" w:hAnsiTheme="minorHAnsi" w:cstheme="minorBidi"/>
              <w:noProof/>
              <w:sz w:val="22"/>
              <w:szCs w:val="22"/>
              <w:lang w:eastAsia="en-US"/>
            </w:rPr>
          </w:pPr>
          <w:ins w:id="551"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"_Toc3452623"</w:instrText>
            </w:r>
            <w:r w:rsidRPr="00086430">
              <w:rPr>
                <w:rStyle w:val="Hyperlink"/>
                <w:noProof/>
              </w:rPr>
              <w:instrText xml:space="preserve"> </w:instrText>
            </w:r>
            <w:r w:rsidRPr="00086430">
              <w:rPr>
                <w:rStyle w:val="Hyperlink"/>
                <w:noProof/>
              </w:rPr>
              <w:fldChar w:fldCharType="separate"/>
            </w:r>
            <w:r w:rsidRPr="00086430">
              <w:rPr>
                <w:rStyle w:val="Hyperlink"/>
                <w:b/>
                <w:noProof/>
              </w:rPr>
              <w:t>3.1.1.</w:t>
            </w:r>
            <w:r>
              <w:rPr>
                <w:rFonts w:asciiTheme="minorHAnsi" w:eastAsiaTheme="minorEastAsia" w:hAnsiTheme="minorHAnsi" w:cstheme="minorBidi"/>
                <w:noProof/>
                <w:sz w:val="22"/>
                <w:szCs w:val="22"/>
                <w:lang w:eastAsia="en-US"/>
              </w:rPr>
              <w:tab/>
            </w:r>
            <w:r w:rsidRPr="00086430">
              <w:rPr>
                <w:rStyle w:val="Hyperlink"/>
                <w:b/>
                <w:noProof/>
              </w:rPr>
              <w:t>Създаване на Classpath Dependencies</w:t>
            </w:r>
            <w:r>
              <w:rPr>
                <w:noProof/>
                <w:webHidden/>
              </w:rPr>
              <w:tab/>
            </w:r>
            <w:r>
              <w:rPr>
                <w:noProof/>
                <w:webHidden/>
              </w:rPr>
              <w:fldChar w:fldCharType="begin"/>
            </w:r>
            <w:r>
              <w:rPr>
                <w:noProof/>
                <w:webHidden/>
              </w:rPr>
              <w:instrText xml:space="preserve"> PAGEREF _Toc3452623 \h </w:instrText>
            </w:r>
          </w:ins>
          <w:r>
            <w:rPr>
              <w:noProof/>
              <w:webHidden/>
            </w:rPr>
          </w:r>
          <w:r>
            <w:rPr>
              <w:noProof/>
              <w:webHidden/>
            </w:rPr>
            <w:fldChar w:fldCharType="separate"/>
          </w:r>
          <w:ins w:id="552" w:author="Peter Mihaylov" w:date="2019-03-14T10:42:00Z">
            <w:r>
              <w:rPr>
                <w:noProof/>
                <w:webHidden/>
              </w:rPr>
              <w:t>29</w:t>
            </w:r>
            <w:r>
              <w:rPr>
                <w:noProof/>
                <w:webHidden/>
              </w:rPr>
              <w:fldChar w:fldCharType="end"/>
            </w:r>
            <w:r w:rsidRPr="00086430">
              <w:rPr>
                <w:rStyle w:val="Hyperlink"/>
                <w:noProof/>
              </w:rPr>
              <w:fldChar w:fldCharType="end"/>
            </w:r>
          </w:ins>
        </w:p>
        <w:p w:rsidR="00A74405" w:rsidRDefault="00A74405">
          <w:pPr>
            <w:pStyle w:val="TOC2"/>
            <w:tabs>
              <w:tab w:val="left" w:pos="1100"/>
              <w:tab w:val="right" w:leader="dot" w:pos="9350"/>
            </w:tabs>
            <w:rPr>
              <w:ins w:id="553" w:author="Peter Mihaylov" w:date="2019-03-14T10:42:00Z"/>
              <w:rFonts w:asciiTheme="minorHAnsi" w:eastAsiaTheme="minorEastAsia" w:hAnsiTheme="minorHAnsi" w:cstheme="minorBidi"/>
              <w:noProof/>
              <w:sz w:val="22"/>
              <w:szCs w:val="22"/>
              <w:lang w:eastAsia="en-US"/>
            </w:rPr>
          </w:pPr>
          <w:ins w:id="554"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"_Toc3452624"</w:instrText>
            </w:r>
            <w:r w:rsidRPr="00086430">
              <w:rPr>
                <w:rStyle w:val="Hyperlink"/>
                <w:noProof/>
              </w:rPr>
              <w:instrText xml:space="preserve"> </w:instrText>
            </w:r>
            <w:r w:rsidRPr="00086430">
              <w:rPr>
                <w:rStyle w:val="Hyperlink"/>
                <w:noProof/>
              </w:rPr>
              <w:fldChar w:fldCharType="separate"/>
            </w:r>
            <w:r w:rsidRPr="00086430">
              <w:rPr>
                <w:rStyle w:val="Hyperlink"/>
                <w:b/>
                <w:noProof/>
              </w:rPr>
              <w:t>3.2.</w:t>
            </w:r>
            <w:r>
              <w:rPr>
                <w:rFonts w:asciiTheme="minorHAnsi" w:eastAsiaTheme="minorEastAsia" w:hAnsiTheme="minorHAnsi" w:cstheme="minorBidi"/>
                <w:noProof/>
                <w:sz w:val="22"/>
                <w:szCs w:val="22"/>
                <w:lang w:eastAsia="en-US"/>
              </w:rPr>
              <w:tab/>
            </w:r>
            <w:r w:rsidRPr="00086430">
              <w:rPr>
                <w:rStyle w:val="Hyperlink"/>
                <w:b/>
                <w:noProof/>
              </w:rPr>
              <w:t>Създаване на Micro-Services</w:t>
            </w:r>
            <w:r>
              <w:rPr>
                <w:noProof/>
                <w:webHidden/>
              </w:rPr>
              <w:tab/>
            </w:r>
            <w:r>
              <w:rPr>
                <w:noProof/>
                <w:webHidden/>
              </w:rPr>
              <w:fldChar w:fldCharType="begin"/>
            </w:r>
            <w:r>
              <w:rPr>
                <w:noProof/>
                <w:webHidden/>
              </w:rPr>
              <w:instrText xml:space="preserve"> PAGEREF _Toc3452624 \h </w:instrText>
            </w:r>
          </w:ins>
          <w:r>
            <w:rPr>
              <w:noProof/>
              <w:webHidden/>
            </w:rPr>
          </w:r>
          <w:r>
            <w:rPr>
              <w:noProof/>
              <w:webHidden/>
            </w:rPr>
            <w:fldChar w:fldCharType="separate"/>
          </w:r>
          <w:ins w:id="555" w:author="Peter Mihaylov" w:date="2019-03-14T10:42:00Z">
            <w:r>
              <w:rPr>
                <w:noProof/>
                <w:webHidden/>
              </w:rPr>
              <w:t>31</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556" w:author="Peter Mihaylov" w:date="2019-03-14T10:42:00Z"/>
              <w:rFonts w:asciiTheme="minorHAnsi" w:eastAsiaTheme="minorEastAsia" w:hAnsiTheme="minorHAnsi" w:cstheme="minorBidi"/>
              <w:noProof/>
              <w:sz w:val="22"/>
              <w:szCs w:val="22"/>
              <w:lang w:eastAsia="en-US"/>
            </w:rPr>
          </w:pPr>
          <w:ins w:id="557"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"_Toc3452625"</w:instrText>
            </w:r>
            <w:r w:rsidRPr="00086430">
              <w:rPr>
                <w:rStyle w:val="Hyperlink"/>
                <w:noProof/>
              </w:rPr>
              <w:instrText xml:space="preserve"> </w:instrText>
            </w:r>
            <w:r w:rsidRPr="00086430">
              <w:rPr>
                <w:rStyle w:val="Hyperlink"/>
                <w:noProof/>
              </w:rPr>
              <w:fldChar w:fldCharType="separate"/>
            </w:r>
            <w:r w:rsidRPr="00086430">
              <w:rPr>
                <w:rStyle w:val="Hyperlink"/>
                <w:b/>
                <w:noProof/>
              </w:rPr>
              <w:t>3.2.1.</w:t>
            </w:r>
            <w:r>
              <w:rPr>
                <w:rFonts w:asciiTheme="minorHAnsi" w:eastAsiaTheme="minorEastAsia" w:hAnsiTheme="minorHAnsi" w:cstheme="minorBidi"/>
                <w:noProof/>
                <w:sz w:val="22"/>
                <w:szCs w:val="22"/>
                <w:lang w:eastAsia="en-US"/>
              </w:rPr>
              <w:tab/>
            </w:r>
            <w:r w:rsidRPr="00086430">
              <w:rPr>
                <w:rStyle w:val="Hyperlink"/>
                <w:b/>
                <w:noProof/>
              </w:rPr>
              <w:t>Връзка с базата данни</w:t>
            </w:r>
            <w:r>
              <w:rPr>
                <w:noProof/>
                <w:webHidden/>
              </w:rPr>
              <w:tab/>
            </w:r>
            <w:r>
              <w:rPr>
                <w:noProof/>
                <w:webHidden/>
              </w:rPr>
              <w:fldChar w:fldCharType="begin"/>
            </w:r>
            <w:r>
              <w:rPr>
                <w:noProof/>
                <w:webHidden/>
              </w:rPr>
              <w:instrText xml:space="preserve"> PAGEREF _Toc3452625 \h </w:instrText>
            </w:r>
          </w:ins>
          <w:r>
            <w:rPr>
              <w:noProof/>
              <w:webHidden/>
            </w:rPr>
          </w:r>
          <w:r>
            <w:rPr>
              <w:noProof/>
              <w:webHidden/>
            </w:rPr>
            <w:fldChar w:fldCharType="separate"/>
          </w:r>
          <w:ins w:id="558" w:author="Peter Mihaylov" w:date="2019-03-14T10:42:00Z">
            <w:r>
              <w:rPr>
                <w:noProof/>
                <w:webHidden/>
              </w:rPr>
              <w:t>31</w:t>
            </w:r>
            <w:r>
              <w:rPr>
                <w:noProof/>
                <w:webHidden/>
              </w:rPr>
              <w:fldChar w:fldCharType="end"/>
            </w:r>
            <w:r w:rsidRPr="00086430">
              <w:rPr>
                <w:rStyle w:val="Hyperlink"/>
                <w:noProof/>
              </w:rPr>
              <w:fldChar w:fldCharType="end"/>
            </w:r>
          </w:ins>
        </w:p>
        <w:p w:rsidR="00A74405" w:rsidRDefault="00A74405">
          <w:pPr>
            <w:pStyle w:val="TOC2"/>
            <w:tabs>
              <w:tab w:val="left" w:pos="1100"/>
              <w:tab w:val="right" w:leader="dot" w:pos="9350"/>
            </w:tabs>
            <w:rPr>
              <w:ins w:id="559" w:author="Peter Mihaylov" w:date="2019-03-14T10:42:00Z"/>
              <w:rFonts w:asciiTheme="minorHAnsi" w:eastAsiaTheme="minorEastAsia" w:hAnsiTheme="minorHAnsi" w:cstheme="minorBidi"/>
              <w:noProof/>
              <w:sz w:val="22"/>
              <w:szCs w:val="22"/>
              <w:lang w:eastAsia="en-US"/>
            </w:rPr>
          </w:pPr>
          <w:ins w:id="560"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"_Toc3452626"</w:instrText>
            </w:r>
            <w:r w:rsidRPr="00086430">
              <w:rPr>
                <w:rStyle w:val="Hyperlink"/>
                <w:noProof/>
              </w:rPr>
              <w:instrText xml:space="preserve"> </w:instrText>
            </w:r>
            <w:r w:rsidRPr="00086430">
              <w:rPr>
                <w:rStyle w:val="Hyperlink"/>
                <w:noProof/>
              </w:rPr>
              <w:fldChar w:fldCharType="separate"/>
            </w:r>
            <w:r w:rsidRPr="00086430">
              <w:rPr>
                <w:rStyle w:val="Hyperlink"/>
                <w:b/>
                <w:noProof/>
              </w:rPr>
              <w:t>3.3.</w:t>
            </w:r>
            <w:r>
              <w:rPr>
                <w:rFonts w:asciiTheme="minorHAnsi" w:eastAsiaTheme="minorEastAsia" w:hAnsiTheme="minorHAnsi" w:cstheme="minorBidi"/>
                <w:noProof/>
                <w:sz w:val="22"/>
                <w:szCs w:val="22"/>
                <w:lang w:eastAsia="en-US"/>
              </w:rPr>
              <w:tab/>
            </w:r>
            <w:r w:rsidRPr="00086430">
              <w:rPr>
                <w:rStyle w:val="Hyperlink"/>
                <w:b/>
                <w:noProof/>
              </w:rPr>
              <w:t>Modeling Entities (Моделиращи единици)</w:t>
            </w:r>
            <w:r>
              <w:rPr>
                <w:noProof/>
                <w:webHidden/>
              </w:rPr>
              <w:tab/>
            </w:r>
            <w:r>
              <w:rPr>
                <w:noProof/>
                <w:webHidden/>
              </w:rPr>
              <w:fldChar w:fldCharType="begin"/>
            </w:r>
            <w:r>
              <w:rPr>
                <w:noProof/>
                <w:webHidden/>
              </w:rPr>
              <w:instrText xml:space="preserve"> PAGEREF _Toc3452626 \h </w:instrText>
            </w:r>
          </w:ins>
          <w:r>
            <w:rPr>
              <w:noProof/>
              <w:webHidden/>
            </w:rPr>
          </w:r>
          <w:r>
            <w:rPr>
              <w:noProof/>
              <w:webHidden/>
            </w:rPr>
            <w:fldChar w:fldCharType="separate"/>
          </w:r>
          <w:ins w:id="561" w:author="Peter Mihaylov" w:date="2019-03-14T10:42:00Z">
            <w:r>
              <w:rPr>
                <w:noProof/>
                <w:webHidden/>
              </w:rPr>
              <w:t>32</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562" w:author="Peter Mihaylov" w:date="2019-03-14T10:42:00Z"/>
              <w:rFonts w:asciiTheme="minorHAnsi" w:eastAsiaTheme="minorEastAsia" w:hAnsiTheme="minorHAnsi" w:cstheme="minorBidi"/>
              <w:noProof/>
              <w:sz w:val="22"/>
              <w:szCs w:val="22"/>
              <w:lang w:eastAsia="en-US"/>
            </w:rPr>
          </w:pPr>
          <w:ins w:id="563"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"_Toc3452627"</w:instrText>
            </w:r>
            <w:r w:rsidRPr="00086430">
              <w:rPr>
                <w:rStyle w:val="Hyperlink"/>
                <w:noProof/>
              </w:rPr>
              <w:instrText xml:space="preserve"> </w:instrText>
            </w:r>
            <w:r w:rsidRPr="00086430">
              <w:rPr>
                <w:rStyle w:val="Hyperlink"/>
                <w:noProof/>
              </w:rPr>
              <w:fldChar w:fldCharType="separate"/>
            </w:r>
            <w:r w:rsidRPr="00086430">
              <w:rPr>
                <w:rStyle w:val="Hyperlink"/>
                <w:b/>
                <w:noProof/>
              </w:rPr>
              <w:t>3.3.1.</w:t>
            </w:r>
            <w:r>
              <w:rPr>
                <w:rFonts w:asciiTheme="minorHAnsi" w:eastAsiaTheme="minorEastAsia" w:hAnsiTheme="minorHAnsi" w:cstheme="minorBidi"/>
                <w:noProof/>
                <w:sz w:val="22"/>
                <w:szCs w:val="22"/>
                <w:lang w:eastAsia="en-US"/>
              </w:rPr>
              <w:tab/>
            </w:r>
            <w:r w:rsidRPr="00086430">
              <w:rPr>
                <w:rStyle w:val="Hyperlink"/>
                <w:b/>
                <w:noProof/>
              </w:rPr>
              <w:t>User</w:t>
            </w:r>
            <w:r>
              <w:rPr>
                <w:noProof/>
                <w:webHidden/>
              </w:rPr>
              <w:tab/>
            </w:r>
            <w:r>
              <w:rPr>
                <w:noProof/>
                <w:webHidden/>
              </w:rPr>
              <w:fldChar w:fldCharType="begin"/>
            </w:r>
            <w:r>
              <w:rPr>
                <w:noProof/>
                <w:webHidden/>
              </w:rPr>
              <w:instrText xml:space="preserve"> PAGEREF _Toc3452627 \h </w:instrText>
            </w:r>
          </w:ins>
          <w:r>
            <w:rPr>
              <w:noProof/>
              <w:webHidden/>
            </w:rPr>
          </w:r>
          <w:r>
            <w:rPr>
              <w:noProof/>
              <w:webHidden/>
            </w:rPr>
            <w:fldChar w:fldCharType="separate"/>
          </w:r>
          <w:ins w:id="564" w:author="Peter Mihaylov" w:date="2019-03-14T10:42:00Z">
            <w:r>
              <w:rPr>
                <w:noProof/>
                <w:webHidden/>
              </w:rPr>
              <w:t>32</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565" w:author="Peter Mihaylov" w:date="2019-03-14T10:42:00Z"/>
              <w:rFonts w:asciiTheme="minorHAnsi" w:eastAsiaTheme="minorEastAsia" w:hAnsiTheme="minorHAnsi" w:cstheme="minorBidi"/>
              <w:noProof/>
              <w:sz w:val="22"/>
              <w:szCs w:val="22"/>
              <w:lang w:eastAsia="en-US"/>
            </w:rPr>
          </w:pPr>
          <w:ins w:id="566"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"_Toc3452628"</w:instrText>
            </w:r>
            <w:r w:rsidRPr="00086430">
              <w:rPr>
                <w:rStyle w:val="Hyperlink"/>
                <w:noProof/>
              </w:rPr>
              <w:instrText xml:space="preserve"> </w:instrText>
            </w:r>
            <w:r w:rsidRPr="00086430">
              <w:rPr>
                <w:rStyle w:val="Hyperlink"/>
                <w:noProof/>
              </w:rPr>
              <w:fldChar w:fldCharType="separate"/>
            </w:r>
            <w:r w:rsidRPr="00086430">
              <w:rPr>
                <w:rStyle w:val="Hyperlink"/>
                <w:b/>
                <w:noProof/>
              </w:rPr>
              <w:t>3.3.2.</w:t>
            </w:r>
            <w:r>
              <w:rPr>
                <w:rFonts w:asciiTheme="minorHAnsi" w:eastAsiaTheme="minorEastAsia" w:hAnsiTheme="minorHAnsi" w:cstheme="minorBidi"/>
                <w:noProof/>
                <w:sz w:val="22"/>
                <w:szCs w:val="22"/>
                <w:lang w:eastAsia="en-US"/>
              </w:rPr>
              <w:tab/>
            </w:r>
            <w:r w:rsidRPr="00086430">
              <w:rPr>
                <w:rStyle w:val="Hyperlink"/>
                <w:b/>
                <w:noProof/>
              </w:rPr>
              <w:t>Role</w:t>
            </w:r>
            <w:r>
              <w:rPr>
                <w:noProof/>
                <w:webHidden/>
              </w:rPr>
              <w:tab/>
            </w:r>
            <w:r>
              <w:rPr>
                <w:noProof/>
                <w:webHidden/>
              </w:rPr>
              <w:fldChar w:fldCharType="begin"/>
            </w:r>
            <w:r>
              <w:rPr>
                <w:noProof/>
                <w:webHidden/>
              </w:rPr>
              <w:instrText xml:space="preserve"> PAGEREF _Toc3452628 \h </w:instrText>
            </w:r>
          </w:ins>
          <w:r>
            <w:rPr>
              <w:noProof/>
              <w:webHidden/>
            </w:rPr>
          </w:r>
          <w:r>
            <w:rPr>
              <w:noProof/>
              <w:webHidden/>
            </w:rPr>
            <w:fldChar w:fldCharType="separate"/>
          </w:r>
          <w:ins w:id="567" w:author="Peter Mihaylov" w:date="2019-03-14T10:42:00Z">
            <w:r>
              <w:rPr>
                <w:noProof/>
                <w:webHidden/>
              </w:rPr>
              <w:t>33</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568" w:author="Peter Mihaylov" w:date="2019-03-14T10:42:00Z"/>
              <w:rFonts w:asciiTheme="minorHAnsi" w:eastAsiaTheme="minorEastAsia" w:hAnsiTheme="minorHAnsi" w:cstheme="minorBidi"/>
              <w:noProof/>
              <w:sz w:val="22"/>
              <w:szCs w:val="22"/>
              <w:lang w:eastAsia="en-US"/>
            </w:rPr>
          </w:pPr>
          <w:ins w:id="569"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"_Toc3452629"</w:instrText>
            </w:r>
            <w:r w:rsidRPr="00086430">
              <w:rPr>
                <w:rStyle w:val="Hyperlink"/>
                <w:noProof/>
              </w:rPr>
              <w:instrText xml:space="preserve"> </w:instrText>
            </w:r>
            <w:r w:rsidRPr="00086430">
              <w:rPr>
                <w:rStyle w:val="Hyperlink"/>
                <w:noProof/>
              </w:rPr>
              <w:fldChar w:fldCharType="separate"/>
            </w:r>
            <w:r w:rsidRPr="00086430">
              <w:rPr>
                <w:rStyle w:val="Hyperlink"/>
                <w:b/>
                <w:noProof/>
              </w:rPr>
              <w:t>3.3.3.</w:t>
            </w:r>
            <w:r>
              <w:rPr>
                <w:rFonts w:asciiTheme="minorHAnsi" w:eastAsiaTheme="minorEastAsia" w:hAnsiTheme="minorHAnsi" w:cstheme="minorBidi"/>
                <w:noProof/>
                <w:sz w:val="22"/>
                <w:szCs w:val="22"/>
                <w:lang w:eastAsia="en-US"/>
              </w:rPr>
              <w:tab/>
            </w:r>
            <w:r w:rsidRPr="00086430">
              <w:rPr>
                <w:rStyle w:val="Hyperlink"/>
                <w:b/>
                <w:noProof/>
              </w:rPr>
              <w:t>Post</w:t>
            </w:r>
            <w:r>
              <w:rPr>
                <w:noProof/>
                <w:webHidden/>
              </w:rPr>
              <w:tab/>
            </w:r>
            <w:r>
              <w:rPr>
                <w:noProof/>
                <w:webHidden/>
              </w:rPr>
              <w:fldChar w:fldCharType="begin"/>
            </w:r>
            <w:r>
              <w:rPr>
                <w:noProof/>
                <w:webHidden/>
              </w:rPr>
              <w:instrText xml:space="preserve"> PAGEREF _Toc3452629 \h </w:instrText>
            </w:r>
          </w:ins>
          <w:r>
            <w:rPr>
              <w:noProof/>
              <w:webHidden/>
            </w:rPr>
          </w:r>
          <w:r>
            <w:rPr>
              <w:noProof/>
              <w:webHidden/>
            </w:rPr>
            <w:fldChar w:fldCharType="separate"/>
          </w:r>
          <w:ins w:id="570" w:author="Peter Mihaylov" w:date="2019-03-14T10:42:00Z">
            <w:r>
              <w:rPr>
                <w:noProof/>
                <w:webHidden/>
              </w:rPr>
              <w:t>34</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571" w:author="Peter Mihaylov" w:date="2019-03-14T10:42:00Z"/>
              <w:rFonts w:asciiTheme="minorHAnsi" w:eastAsiaTheme="minorEastAsia" w:hAnsiTheme="minorHAnsi" w:cstheme="minorBidi"/>
              <w:noProof/>
              <w:sz w:val="22"/>
              <w:szCs w:val="22"/>
              <w:lang w:eastAsia="en-US"/>
            </w:rPr>
          </w:pPr>
          <w:ins w:id="572"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"_Toc3452630"</w:instrText>
            </w:r>
            <w:r w:rsidRPr="00086430">
              <w:rPr>
                <w:rStyle w:val="Hyperlink"/>
                <w:noProof/>
              </w:rPr>
              <w:instrText xml:space="preserve"> </w:instrText>
            </w:r>
            <w:r w:rsidRPr="00086430">
              <w:rPr>
                <w:rStyle w:val="Hyperlink"/>
                <w:noProof/>
              </w:rPr>
              <w:fldChar w:fldCharType="separate"/>
            </w:r>
            <w:r w:rsidRPr="00086430">
              <w:rPr>
                <w:rStyle w:val="Hyperlink"/>
                <w:b/>
                <w:noProof/>
              </w:rPr>
              <w:t>3.3.4.</w:t>
            </w:r>
            <w:r>
              <w:rPr>
                <w:rFonts w:asciiTheme="minorHAnsi" w:eastAsiaTheme="minorEastAsia" w:hAnsiTheme="minorHAnsi" w:cstheme="minorBidi"/>
                <w:noProof/>
                <w:sz w:val="22"/>
                <w:szCs w:val="22"/>
                <w:lang w:eastAsia="en-US"/>
              </w:rPr>
              <w:tab/>
            </w:r>
            <w:r w:rsidRPr="00086430">
              <w:rPr>
                <w:rStyle w:val="Hyperlink"/>
                <w:b/>
                <w:noProof/>
              </w:rPr>
              <w:t>Message</w:t>
            </w:r>
            <w:r>
              <w:rPr>
                <w:noProof/>
                <w:webHidden/>
              </w:rPr>
              <w:tab/>
            </w:r>
            <w:r>
              <w:rPr>
                <w:noProof/>
                <w:webHidden/>
              </w:rPr>
              <w:fldChar w:fldCharType="begin"/>
            </w:r>
            <w:r>
              <w:rPr>
                <w:noProof/>
                <w:webHidden/>
              </w:rPr>
              <w:instrText xml:space="preserve"> PAGEREF _Toc3452630 \h </w:instrText>
            </w:r>
          </w:ins>
          <w:r>
            <w:rPr>
              <w:noProof/>
              <w:webHidden/>
            </w:rPr>
          </w:r>
          <w:r>
            <w:rPr>
              <w:noProof/>
              <w:webHidden/>
            </w:rPr>
            <w:fldChar w:fldCharType="separate"/>
          </w:r>
          <w:ins w:id="573" w:author="Peter Mihaylov" w:date="2019-03-14T10:42:00Z">
            <w:r>
              <w:rPr>
                <w:noProof/>
                <w:webHidden/>
              </w:rPr>
              <w:t>35</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574" w:author="Peter Mihaylov" w:date="2019-03-14T10:42:00Z"/>
              <w:rFonts w:asciiTheme="minorHAnsi" w:eastAsiaTheme="minorEastAsia" w:hAnsiTheme="minorHAnsi" w:cstheme="minorBidi"/>
              <w:noProof/>
              <w:sz w:val="22"/>
              <w:szCs w:val="22"/>
              <w:lang w:eastAsia="en-US"/>
            </w:rPr>
          </w:pPr>
          <w:ins w:id="575"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"_Toc3452631"</w:instrText>
            </w:r>
            <w:r w:rsidRPr="00086430">
              <w:rPr>
                <w:rStyle w:val="Hyperlink"/>
                <w:noProof/>
              </w:rPr>
              <w:instrText xml:space="preserve"> </w:instrText>
            </w:r>
            <w:r w:rsidRPr="00086430">
              <w:rPr>
                <w:rStyle w:val="Hyperlink"/>
                <w:noProof/>
              </w:rPr>
              <w:fldChar w:fldCharType="separate"/>
            </w:r>
            <w:r w:rsidRPr="00086430">
              <w:rPr>
                <w:rStyle w:val="Hyperlink"/>
                <w:b/>
                <w:noProof/>
              </w:rPr>
              <w:t>3.3.5.</w:t>
            </w:r>
            <w:r>
              <w:rPr>
                <w:rFonts w:asciiTheme="minorHAnsi" w:eastAsiaTheme="minorEastAsia" w:hAnsiTheme="minorHAnsi" w:cstheme="minorBidi"/>
                <w:noProof/>
                <w:sz w:val="22"/>
                <w:szCs w:val="22"/>
                <w:lang w:eastAsia="en-US"/>
              </w:rPr>
              <w:tab/>
            </w:r>
            <w:r w:rsidRPr="00086430">
              <w:rPr>
                <w:rStyle w:val="Hyperlink"/>
                <w:b/>
                <w:noProof/>
              </w:rPr>
              <w:t>Candidacy</w:t>
            </w:r>
            <w:r>
              <w:rPr>
                <w:noProof/>
                <w:webHidden/>
              </w:rPr>
              <w:tab/>
            </w:r>
            <w:r>
              <w:rPr>
                <w:noProof/>
                <w:webHidden/>
              </w:rPr>
              <w:fldChar w:fldCharType="begin"/>
            </w:r>
            <w:r>
              <w:rPr>
                <w:noProof/>
                <w:webHidden/>
              </w:rPr>
              <w:instrText xml:space="preserve"> PAGEREF _Toc3452631 \h </w:instrText>
            </w:r>
          </w:ins>
          <w:r>
            <w:rPr>
              <w:noProof/>
              <w:webHidden/>
            </w:rPr>
          </w:r>
          <w:r>
            <w:rPr>
              <w:noProof/>
              <w:webHidden/>
            </w:rPr>
            <w:fldChar w:fldCharType="separate"/>
          </w:r>
          <w:ins w:id="576" w:author="Peter Mihaylov" w:date="2019-03-14T10:42:00Z">
            <w:r>
              <w:rPr>
                <w:noProof/>
                <w:webHidden/>
              </w:rPr>
              <w:t>36</w:t>
            </w:r>
            <w:r>
              <w:rPr>
                <w:noProof/>
                <w:webHidden/>
              </w:rPr>
              <w:fldChar w:fldCharType="end"/>
            </w:r>
            <w:r w:rsidRPr="00086430">
              <w:rPr>
                <w:rStyle w:val="Hyperlink"/>
                <w:noProof/>
              </w:rPr>
              <w:fldChar w:fldCharType="end"/>
            </w:r>
          </w:ins>
        </w:p>
        <w:p w:rsidR="00A74405" w:rsidRDefault="00A74405">
          <w:pPr>
            <w:pStyle w:val="TOC2"/>
            <w:tabs>
              <w:tab w:val="left" w:pos="1100"/>
              <w:tab w:val="right" w:leader="dot" w:pos="9350"/>
            </w:tabs>
            <w:rPr>
              <w:ins w:id="577" w:author="Peter Mihaylov" w:date="2019-03-14T10:42:00Z"/>
              <w:rFonts w:asciiTheme="minorHAnsi" w:eastAsiaTheme="minorEastAsia" w:hAnsiTheme="minorHAnsi" w:cstheme="minorBidi"/>
              <w:noProof/>
              <w:sz w:val="22"/>
              <w:szCs w:val="22"/>
              <w:lang w:eastAsia="en-US"/>
            </w:rPr>
          </w:pPr>
          <w:ins w:id="578"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"_Toc3452632"</w:instrText>
            </w:r>
            <w:r w:rsidRPr="00086430">
              <w:rPr>
                <w:rStyle w:val="Hyperlink"/>
                <w:noProof/>
              </w:rPr>
              <w:instrText xml:space="preserve"> </w:instrText>
            </w:r>
            <w:r w:rsidRPr="00086430">
              <w:rPr>
                <w:rStyle w:val="Hyperlink"/>
                <w:noProof/>
              </w:rPr>
              <w:fldChar w:fldCharType="separate"/>
            </w:r>
            <w:r w:rsidRPr="00086430">
              <w:rPr>
                <w:rStyle w:val="Hyperlink"/>
                <w:b/>
                <w:noProof/>
              </w:rPr>
              <w:t>3.4.</w:t>
            </w:r>
            <w:r>
              <w:rPr>
                <w:rFonts w:asciiTheme="minorHAnsi" w:eastAsiaTheme="minorEastAsia" w:hAnsiTheme="minorHAnsi" w:cstheme="minorBidi"/>
                <w:noProof/>
                <w:sz w:val="22"/>
                <w:szCs w:val="22"/>
                <w:lang w:eastAsia="en-US"/>
              </w:rPr>
              <w:tab/>
            </w:r>
            <w:r w:rsidRPr="00086430">
              <w:rPr>
                <w:rStyle w:val="Hyperlink"/>
                <w:b/>
                <w:noProof/>
              </w:rPr>
              <w:t>Релациите</w:t>
            </w:r>
            <w:r>
              <w:rPr>
                <w:noProof/>
                <w:webHidden/>
              </w:rPr>
              <w:tab/>
            </w:r>
            <w:r>
              <w:rPr>
                <w:noProof/>
                <w:webHidden/>
              </w:rPr>
              <w:fldChar w:fldCharType="begin"/>
            </w:r>
            <w:r>
              <w:rPr>
                <w:noProof/>
                <w:webHidden/>
              </w:rPr>
              <w:instrText xml:space="preserve"> PAGEREF _Toc3452632 \h </w:instrText>
            </w:r>
          </w:ins>
          <w:r>
            <w:rPr>
              <w:noProof/>
              <w:webHidden/>
            </w:rPr>
          </w:r>
          <w:r>
            <w:rPr>
              <w:noProof/>
              <w:webHidden/>
            </w:rPr>
            <w:fldChar w:fldCharType="separate"/>
          </w:r>
          <w:ins w:id="579" w:author="Peter Mihaylov" w:date="2019-03-14T10:42:00Z">
            <w:r>
              <w:rPr>
                <w:noProof/>
                <w:webHidden/>
              </w:rPr>
              <w:t>37</w:t>
            </w:r>
            <w:r>
              <w:rPr>
                <w:noProof/>
                <w:webHidden/>
              </w:rPr>
              <w:fldChar w:fldCharType="end"/>
            </w:r>
            <w:r w:rsidRPr="00086430">
              <w:rPr>
                <w:rStyle w:val="Hyperlink"/>
                <w:noProof/>
              </w:rPr>
              <w:fldChar w:fldCharType="end"/>
            </w:r>
          </w:ins>
        </w:p>
        <w:p w:rsidR="00A74405" w:rsidRDefault="00A74405">
          <w:pPr>
            <w:pStyle w:val="TOC2"/>
            <w:tabs>
              <w:tab w:val="left" w:pos="1100"/>
              <w:tab w:val="right" w:leader="dot" w:pos="9350"/>
            </w:tabs>
            <w:rPr>
              <w:ins w:id="580" w:author="Peter Mihaylov" w:date="2019-03-14T10:42:00Z"/>
              <w:rFonts w:asciiTheme="minorHAnsi" w:eastAsiaTheme="minorEastAsia" w:hAnsiTheme="minorHAnsi" w:cstheme="minorBidi"/>
              <w:noProof/>
              <w:sz w:val="22"/>
              <w:szCs w:val="22"/>
              <w:lang w:eastAsia="en-US"/>
            </w:rPr>
          </w:pPr>
          <w:ins w:id="581"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"_Toc3452633"</w:instrText>
            </w:r>
            <w:r w:rsidRPr="00086430">
              <w:rPr>
                <w:rStyle w:val="Hyperlink"/>
                <w:noProof/>
              </w:rPr>
              <w:instrText xml:space="preserve"> </w:instrText>
            </w:r>
            <w:r w:rsidRPr="00086430">
              <w:rPr>
                <w:rStyle w:val="Hyperlink"/>
                <w:noProof/>
              </w:rPr>
              <w:fldChar w:fldCharType="separate"/>
            </w:r>
            <w:r w:rsidRPr="00086430">
              <w:rPr>
                <w:rStyle w:val="Hyperlink"/>
                <w:b/>
                <w:noProof/>
              </w:rPr>
              <w:t>3.5.</w:t>
            </w:r>
            <w:r>
              <w:rPr>
                <w:rFonts w:asciiTheme="minorHAnsi" w:eastAsiaTheme="minorEastAsia" w:hAnsiTheme="minorHAnsi" w:cstheme="minorBidi"/>
                <w:noProof/>
                <w:sz w:val="22"/>
                <w:szCs w:val="22"/>
                <w:lang w:eastAsia="en-US"/>
              </w:rPr>
              <w:tab/>
            </w:r>
            <w:r w:rsidRPr="00086430">
              <w:rPr>
                <w:rStyle w:val="Hyperlink"/>
                <w:b/>
                <w:noProof/>
              </w:rPr>
              <w:t>Репозитори</w:t>
            </w:r>
            <w:r>
              <w:rPr>
                <w:noProof/>
                <w:webHidden/>
              </w:rPr>
              <w:tab/>
            </w:r>
            <w:r>
              <w:rPr>
                <w:noProof/>
                <w:webHidden/>
              </w:rPr>
              <w:fldChar w:fldCharType="begin"/>
            </w:r>
            <w:r>
              <w:rPr>
                <w:noProof/>
                <w:webHidden/>
              </w:rPr>
              <w:instrText xml:space="preserve"> PAGEREF _Toc3452633 \h </w:instrText>
            </w:r>
          </w:ins>
          <w:r>
            <w:rPr>
              <w:noProof/>
              <w:webHidden/>
            </w:rPr>
          </w:r>
          <w:r>
            <w:rPr>
              <w:noProof/>
              <w:webHidden/>
            </w:rPr>
            <w:fldChar w:fldCharType="separate"/>
          </w:r>
          <w:ins w:id="582" w:author="Peter Mihaylov" w:date="2019-03-14T10:42:00Z">
            <w:r>
              <w:rPr>
                <w:noProof/>
                <w:webHidden/>
              </w:rPr>
              <w:t>38</w:t>
            </w:r>
            <w:r>
              <w:rPr>
                <w:noProof/>
                <w:webHidden/>
              </w:rPr>
              <w:fldChar w:fldCharType="end"/>
            </w:r>
            <w:r w:rsidRPr="00086430">
              <w:rPr>
                <w:rStyle w:val="Hyperlink"/>
                <w:noProof/>
              </w:rPr>
              <w:fldChar w:fldCharType="end"/>
            </w:r>
          </w:ins>
        </w:p>
        <w:p w:rsidR="00A74405" w:rsidRDefault="00A74405">
          <w:pPr>
            <w:pStyle w:val="TOC2"/>
            <w:tabs>
              <w:tab w:val="left" w:pos="1100"/>
              <w:tab w:val="right" w:leader="dot" w:pos="9350"/>
            </w:tabs>
            <w:rPr>
              <w:ins w:id="583" w:author="Peter Mihaylov" w:date="2019-03-14T10:42:00Z"/>
              <w:rFonts w:asciiTheme="minorHAnsi" w:eastAsiaTheme="minorEastAsia" w:hAnsiTheme="minorHAnsi" w:cstheme="minorBidi"/>
              <w:noProof/>
              <w:sz w:val="22"/>
              <w:szCs w:val="22"/>
              <w:lang w:eastAsia="en-US"/>
            </w:rPr>
          </w:pPr>
          <w:ins w:id="584"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"_Toc3452634"</w:instrText>
            </w:r>
            <w:r w:rsidRPr="00086430">
              <w:rPr>
                <w:rStyle w:val="Hyperlink"/>
                <w:noProof/>
              </w:rPr>
              <w:instrText xml:space="preserve"> </w:instrText>
            </w:r>
            <w:r w:rsidRPr="00086430">
              <w:rPr>
                <w:rStyle w:val="Hyperlink"/>
                <w:noProof/>
              </w:rPr>
              <w:fldChar w:fldCharType="separate"/>
            </w:r>
            <w:r w:rsidRPr="00086430">
              <w:rPr>
                <w:rStyle w:val="Hyperlink"/>
                <w:b/>
                <w:noProof/>
              </w:rPr>
              <w:t>3.6.</w:t>
            </w:r>
            <w:r>
              <w:rPr>
                <w:rFonts w:asciiTheme="minorHAnsi" w:eastAsiaTheme="minorEastAsia" w:hAnsiTheme="minorHAnsi" w:cstheme="minorBidi"/>
                <w:noProof/>
                <w:sz w:val="22"/>
                <w:szCs w:val="22"/>
                <w:lang w:eastAsia="en-US"/>
              </w:rPr>
              <w:tab/>
            </w:r>
            <w:r w:rsidRPr="00086430">
              <w:rPr>
                <w:rStyle w:val="Hyperlink"/>
                <w:b/>
                <w:noProof/>
              </w:rPr>
              <w:t>Анотации</w:t>
            </w:r>
            <w:r>
              <w:rPr>
                <w:noProof/>
                <w:webHidden/>
              </w:rPr>
              <w:tab/>
            </w:r>
            <w:r>
              <w:rPr>
                <w:noProof/>
                <w:webHidden/>
              </w:rPr>
              <w:fldChar w:fldCharType="begin"/>
            </w:r>
            <w:r>
              <w:rPr>
                <w:noProof/>
                <w:webHidden/>
              </w:rPr>
              <w:instrText xml:space="preserve"> PAGEREF _Toc3452634 \h </w:instrText>
            </w:r>
          </w:ins>
          <w:r>
            <w:rPr>
              <w:noProof/>
              <w:webHidden/>
            </w:rPr>
          </w:r>
          <w:r>
            <w:rPr>
              <w:noProof/>
              <w:webHidden/>
            </w:rPr>
            <w:fldChar w:fldCharType="separate"/>
          </w:r>
          <w:ins w:id="585" w:author="Peter Mihaylov" w:date="2019-03-14T10:42:00Z">
            <w:r>
              <w:rPr>
                <w:noProof/>
                <w:webHidden/>
              </w:rPr>
              <w:t>39</w:t>
            </w:r>
            <w:r>
              <w:rPr>
                <w:noProof/>
                <w:webHidden/>
              </w:rPr>
              <w:fldChar w:fldCharType="end"/>
            </w:r>
            <w:r w:rsidRPr="00086430">
              <w:rPr>
                <w:rStyle w:val="Hyperlink"/>
                <w:noProof/>
              </w:rPr>
              <w:fldChar w:fldCharType="end"/>
            </w:r>
          </w:ins>
        </w:p>
        <w:p w:rsidR="00A74405" w:rsidRDefault="00A74405">
          <w:pPr>
            <w:pStyle w:val="TOC2"/>
            <w:tabs>
              <w:tab w:val="left" w:pos="1100"/>
              <w:tab w:val="right" w:leader="dot" w:pos="9350"/>
            </w:tabs>
            <w:rPr>
              <w:ins w:id="586" w:author="Peter Mihaylov" w:date="2019-03-14T10:42:00Z"/>
              <w:rFonts w:asciiTheme="minorHAnsi" w:eastAsiaTheme="minorEastAsia" w:hAnsiTheme="minorHAnsi" w:cstheme="minorBidi"/>
              <w:noProof/>
              <w:sz w:val="22"/>
              <w:szCs w:val="22"/>
              <w:lang w:eastAsia="en-US"/>
            </w:rPr>
          </w:pPr>
          <w:ins w:id="587"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"_Toc3452635"</w:instrText>
            </w:r>
            <w:r w:rsidRPr="00086430">
              <w:rPr>
                <w:rStyle w:val="Hyperlink"/>
                <w:noProof/>
              </w:rPr>
              <w:instrText xml:space="preserve"> </w:instrText>
            </w:r>
            <w:r w:rsidRPr="00086430">
              <w:rPr>
                <w:rStyle w:val="Hyperlink"/>
                <w:noProof/>
              </w:rPr>
              <w:fldChar w:fldCharType="separate"/>
            </w:r>
            <w:r w:rsidRPr="00086430">
              <w:rPr>
                <w:rStyle w:val="Hyperlink"/>
                <w:b/>
                <w:noProof/>
              </w:rPr>
              <w:t>3.7.</w:t>
            </w:r>
            <w:r>
              <w:rPr>
                <w:rFonts w:asciiTheme="minorHAnsi" w:eastAsiaTheme="minorEastAsia" w:hAnsiTheme="minorHAnsi" w:cstheme="minorBidi"/>
                <w:noProof/>
                <w:sz w:val="22"/>
                <w:szCs w:val="22"/>
                <w:lang w:eastAsia="en-US"/>
              </w:rPr>
              <w:tab/>
            </w:r>
            <w:r w:rsidRPr="00086430">
              <w:rPr>
                <w:rStyle w:val="Hyperlink"/>
                <w:b/>
                <w:noProof/>
              </w:rPr>
              <w:t>Контролери</w:t>
            </w:r>
            <w:r>
              <w:rPr>
                <w:noProof/>
                <w:webHidden/>
              </w:rPr>
              <w:tab/>
            </w:r>
            <w:r>
              <w:rPr>
                <w:noProof/>
                <w:webHidden/>
              </w:rPr>
              <w:fldChar w:fldCharType="begin"/>
            </w:r>
            <w:r>
              <w:rPr>
                <w:noProof/>
                <w:webHidden/>
              </w:rPr>
              <w:instrText xml:space="preserve"> PAGEREF _Toc3452635 \h </w:instrText>
            </w:r>
          </w:ins>
          <w:r>
            <w:rPr>
              <w:noProof/>
              <w:webHidden/>
            </w:rPr>
          </w:r>
          <w:r>
            <w:rPr>
              <w:noProof/>
              <w:webHidden/>
            </w:rPr>
            <w:fldChar w:fldCharType="separate"/>
          </w:r>
          <w:ins w:id="588" w:author="Peter Mihaylov" w:date="2019-03-14T10:42:00Z">
            <w:r>
              <w:rPr>
                <w:noProof/>
                <w:webHidden/>
              </w:rPr>
              <w:t>40</w:t>
            </w:r>
            <w:r>
              <w:rPr>
                <w:noProof/>
                <w:webHidden/>
              </w:rPr>
              <w:fldChar w:fldCharType="end"/>
            </w:r>
            <w:r w:rsidRPr="00086430">
              <w:rPr>
                <w:rStyle w:val="Hyperlink"/>
                <w:noProof/>
              </w:rPr>
              <w:fldChar w:fldCharType="end"/>
            </w:r>
          </w:ins>
        </w:p>
        <w:p w:rsidR="00A74405" w:rsidRDefault="00A74405">
          <w:pPr>
            <w:pStyle w:val="TOC2"/>
            <w:tabs>
              <w:tab w:val="left" w:pos="1100"/>
              <w:tab w:val="right" w:leader="dot" w:pos="9350"/>
            </w:tabs>
            <w:rPr>
              <w:ins w:id="589" w:author="Peter Mihaylov" w:date="2019-03-14T10:42:00Z"/>
              <w:rFonts w:asciiTheme="minorHAnsi" w:eastAsiaTheme="minorEastAsia" w:hAnsiTheme="minorHAnsi" w:cstheme="minorBidi"/>
              <w:noProof/>
              <w:sz w:val="22"/>
              <w:szCs w:val="22"/>
              <w:lang w:eastAsia="en-US"/>
            </w:rPr>
          </w:pPr>
          <w:ins w:id="590"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"_Toc3452636"</w:instrText>
            </w:r>
            <w:r w:rsidRPr="00086430">
              <w:rPr>
                <w:rStyle w:val="Hyperlink"/>
                <w:noProof/>
              </w:rPr>
              <w:instrText xml:space="preserve"> </w:instrText>
            </w:r>
            <w:r w:rsidRPr="00086430">
              <w:rPr>
                <w:rStyle w:val="Hyperlink"/>
                <w:noProof/>
              </w:rPr>
              <w:fldChar w:fldCharType="separate"/>
            </w:r>
            <w:r w:rsidRPr="00086430">
              <w:rPr>
                <w:rStyle w:val="Hyperlink"/>
                <w:b/>
                <w:noProof/>
              </w:rPr>
              <w:t>3.8.</w:t>
            </w:r>
            <w:r>
              <w:rPr>
                <w:rFonts w:asciiTheme="minorHAnsi" w:eastAsiaTheme="minorEastAsia" w:hAnsiTheme="minorHAnsi" w:cstheme="minorBidi"/>
                <w:noProof/>
                <w:sz w:val="22"/>
                <w:szCs w:val="22"/>
                <w:lang w:eastAsia="en-US"/>
              </w:rPr>
              <w:tab/>
            </w:r>
            <w:r w:rsidRPr="00086430">
              <w:rPr>
                <w:rStyle w:val="Hyperlink"/>
                <w:b/>
                <w:noProof/>
              </w:rPr>
              <w:t>Data Transfer Object</w:t>
            </w:r>
            <w:r>
              <w:rPr>
                <w:noProof/>
                <w:webHidden/>
              </w:rPr>
              <w:tab/>
            </w:r>
            <w:r>
              <w:rPr>
                <w:noProof/>
                <w:webHidden/>
              </w:rPr>
              <w:fldChar w:fldCharType="begin"/>
            </w:r>
            <w:r>
              <w:rPr>
                <w:noProof/>
                <w:webHidden/>
              </w:rPr>
              <w:instrText xml:space="preserve"> PAGEREF _Toc3452636 \h </w:instrText>
            </w:r>
          </w:ins>
          <w:r>
            <w:rPr>
              <w:noProof/>
              <w:webHidden/>
            </w:rPr>
          </w:r>
          <w:r>
            <w:rPr>
              <w:noProof/>
              <w:webHidden/>
            </w:rPr>
            <w:fldChar w:fldCharType="separate"/>
          </w:r>
          <w:ins w:id="591" w:author="Peter Mihaylov" w:date="2019-03-14T10:42:00Z">
            <w:r>
              <w:rPr>
                <w:noProof/>
                <w:webHidden/>
              </w:rPr>
              <w:t>42</w:t>
            </w:r>
            <w:r>
              <w:rPr>
                <w:noProof/>
                <w:webHidden/>
              </w:rPr>
              <w:fldChar w:fldCharType="end"/>
            </w:r>
            <w:r w:rsidRPr="00086430">
              <w:rPr>
                <w:rStyle w:val="Hyperlink"/>
                <w:noProof/>
              </w:rPr>
              <w:fldChar w:fldCharType="end"/>
            </w:r>
          </w:ins>
        </w:p>
        <w:p w:rsidR="00A74405" w:rsidRDefault="00A74405">
          <w:pPr>
            <w:pStyle w:val="TOC2"/>
            <w:tabs>
              <w:tab w:val="left" w:pos="1100"/>
              <w:tab w:val="right" w:leader="dot" w:pos="9350"/>
            </w:tabs>
            <w:rPr>
              <w:ins w:id="592" w:author="Peter Mihaylov" w:date="2019-03-14T10:42:00Z"/>
              <w:rFonts w:asciiTheme="minorHAnsi" w:eastAsiaTheme="minorEastAsia" w:hAnsiTheme="minorHAnsi" w:cstheme="minorBidi"/>
              <w:noProof/>
              <w:sz w:val="22"/>
              <w:szCs w:val="22"/>
              <w:lang w:eastAsia="en-US"/>
            </w:rPr>
          </w:pPr>
          <w:ins w:id="593"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"_Toc3452637"</w:instrText>
            </w:r>
            <w:r w:rsidRPr="00086430">
              <w:rPr>
                <w:rStyle w:val="Hyperlink"/>
                <w:noProof/>
              </w:rPr>
              <w:instrText xml:space="preserve"> </w:instrText>
            </w:r>
            <w:r w:rsidRPr="00086430">
              <w:rPr>
                <w:rStyle w:val="Hyperlink"/>
                <w:noProof/>
              </w:rPr>
              <w:fldChar w:fldCharType="separate"/>
            </w:r>
            <w:r w:rsidRPr="00086430">
              <w:rPr>
                <w:rStyle w:val="Hyperlink"/>
                <w:b/>
                <w:noProof/>
              </w:rPr>
              <w:t>3.9.</w:t>
            </w:r>
            <w:r>
              <w:rPr>
                <w:rFonts w:asciiTheme="minorHAnsi" w:eastAsiaTheme="minorEastAsia" w:hAnsiTheme="minorHAnsi" w:cstheme="minorBidi"/>
                <w:noProof/>
                <w:sz w:val="22"/>
                <w:szCs w:val="22"/>
                <w:lang w:eastAsia="en-US"/>
              </w:rPr>
              <w:tab/>
            </w:r>
            <w:r w:rsidRPr="00086430">
              <w:rPr>
                <w:rStyle w:val="Hyperlink"/>
                <w:b/>
                <w:noProof/>
              </w:rPr>
              <w:t>Валидация</w:t>
            </w:r>
            <w:r>
              <w:rPr>
                <w:noProof/>
                <w:webHidden/>
              </w:rPr>
              <w:tab/>
            </w:r>
            <w:r>
              <w:rPr>
                <w:noProof/>
                <w:webHidden/>
              </w:rPr>
              <w:fldChar w:fldCharType="begin"/>
            </w:r>
            <w:r>
              <w:rPr>
                <w:noProof/>
                <w:webHidden/>
              </w:rPr>
              <w:instrText xml:space="preserve"> PAGEREF _Toc3452637 \h </w:instrText>
            </w:r>
          </w:ins>
          <w:r>
            <w:rPr>
              <w:noProof/>
              <w:webHidden/>
            </w:rPr>
          </w:r>
          <w:r>
            <w:rPr>
              <w:noProof/>
              <w:webHidden/>
            </w:rPr>
            <w:fldChar w:fldCharType="separate"/>
          </w:r>
          <w:ins w:id="594" w:author="Peter Mihaylov" w:date="2019-03-14T10:42:00Z">
            <w:r>
              <w:rPr>
                <w:noProof/>
                <w:webHidden/>
              </w:rPr>
              <w:t>42</w:t>
            </w:r>
            <w:r>
              <w:rPr>
                <w:noProof/>
                <w:webHidden/>
              </w:rPr>
              <w:fldChar w:fldCharType="end"/>
            </w:r>
            <w:r w:rsidRPr="00086430">
              <w:rPr>
                <w:rStyle w:val="Hyperlink"/>
                <w:noProof/>
              </w:rPr>
              <w:fldChar w:fldCharType="end"/>
            </w:r>
          </w:ins>
        </w:p>
        <w:p w:rsidR="00A74405" w:rsidRDefault="00A74405">
          <w:pPr>
            <w:pStyle w:val="TOC2"/>
            <w:tabs>
              <w:tab w:val="left" w:pos="1320"/>
              <w:tab w:val="right" w:leader="dot" w:pos="9350"/>
            </w:tabs>
            <w:rPr>
              <w:ins w:id="595" w:author="Peter Mihaylov" w:date="2019-03-14T10:42:00Z"/>
              <w:rFonts w:asciiTheme="minorHAnsi" w:eastAsiaTheme="minorEastAsia" w:hAnsiTheme="minorHAnsi" w:cstheme="minorBidi"/>
              <w:noProof/>
              <w:sz w:val="22"/>
              <w:szCs w:val="22"/>
              <w:lang w:eastAsia="en-US"/>
            </w:rPr>
          </w:pPr>
          <w:ins w:id="596"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"_Toc3452638"</w:instrText>
            </w:r>
            <w:r w:rsidRPr="00086430">
              <w:rPr>
                <w:rStyle w:val="Hyperlink"/>
                <w:noProof/>
              </w:rPr>
              <w:instrText xml:space="preserve"> </w:instrText>
            </w:r>
            <w:r w:rsidRPr="00086430">
              <w:rPr>
                <w:rStyle w:val="Hyperlink"/>
                <w:noProof/>
              </w:rPr>
              <w:fldChar w:fldCharType="separate"/>
            </w:r>
            <w:r w:rsidRPr="00086430">
              <w:rPr>
                <w:rStyle w:val="Hyperlink"/>
                <w:b/>
                <w:noProof/>
              </w:rPr>
              <w:t>3.10.</w:t>
            </w:r>
            <w:r>
              <w:rPr>
                <w:rFonts w:asciiTheme="minorHAnsi" w:eastAsiaTheme="minorEastAsia" w:hAnsiTheme="minorHAnsi" w:cstheme="minorBidi"/>
                <w:noProof/>
                <w:sz w:val="22"/>
                <w:szCs w:val="22"/>
                <w:lang w:eastAsia="en-US"/>
              </w:rPr>
              <w:tab/>
            </w:r>
            <w:r w:rsidRPr="00086430">
              <w:rPr>
                <w:rStyle w:val="Hyperlink"/>
                <w:b/>
                <w:noProof/>
              </w:rPr>
              <w:t>Хеширане на паролите</w:t>
            </w:r>
            <w:r>
              <w:rPr>
                <w:noProof/>
                <w:webHidden/>
              </w:rPr>
              <w:tab/>
            </w:r>
            <w:r>
              <w:rPr>
                <w:noProof/>
                <w:webHidden/>
              </w:rPr>
              <w:fldChar w:fldCharType="begin"/>
            </w:r>
            <w:r>
              <w:rPr>
                <w:noProof/>
                <w:webHidden/>
              </w:rPr>
              <w:instrText xml:space="preserve"> PAGEREF _Toc3452638 \h </w:instrText>
            </w:r>
          </w:ins>
          <w:r>
            <w:rPr>
              <w:noProof/>
              <w:webHidden/>
            </w:rPr>
          </w:r>
          <w:r>
            <w:rPr>
              <w:noProof/>
              <w:webHidden/>
            </w:rPr>
            <w:fldChar w:fldCharType="separate"/>
          </w:r>
          <w:ins w:id="597" w:author="Peter Mihaylov" w:date="2019-03-14T10:42:00Z">
            <w:r>
              <w:rPr>
                <w:noProof/>
                <w:webHidden/>
              </w:rPr>
              <w:t>43</w:t>
            </w:r>
            <w:r>
              <w:rPr>
                <w:noProof/>
                <w:webHidden/>
              </w:rPr>
              <w:fldChar w:fldCharType="end"/>
            </w:r>
            <w:r w:rsidRPr="00086430">
              <w:rPr>
                <w:rStyle w:val="Hyperlink"/>
                <w:noProof/>
              </w:rPr>
              <w:fldChar w:fldCharType="end"/>
            </w:r>
          </w:ins>
        </w:p>
        <w:p w:rsidR="00A74405" w:rsidRDefault="00A74405">
          <w:pPr>
            <w:pStyle w:val="TOC2"/>
            <w:tabs>
              <w:tab w:val="left" w:pos="1320"/>
              <w:tab w:val="right" w:leader="dot" w:pos="9350"/>
            </w:tabs>
            <w:rPr>
              <w:ins w:id="598" w:author="Peter Mihaylov" w:date="2019-03-14T10:42:00Z"/>
              <w:rFonts w:asciiTheme="minorHAnsi" w:eastAsiaTheme="minorEastAsia" w:hAnsiTheme="minorHAnsi" w:cstheme="minorBidi"/>
              <w:noProof/>
              <w:sz w:val="22"/>
              <w:szCs w:val="22"/>
              <w:lang w:eastAsia="en-US"/>
            </w:rPr>
          </w:pPr>
          <w:ins w:id="599"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"_Toc3452639"</w:instrText>
            </w:r>
            <w:r w:rsidRPr="00086430">
              <w:rPr>
                <w:rStyle w:val="Hyperlink"/>
                <w:noProof/>
              </w:rPr>
              <w:instrText xml:space="preserve"> </w:instrText>
            </w:r>
            <w:r w:rsidRPr="00086430">
              <w:rPr>
                <w:rStyle w:val="Hyperlink"/>
                <w:noProof/>
              </w:rPr>
              <w:fldChar w:fldCharType="separate"/>
            </w:r>
            <w:r w:rsidRPr="00086430">
              <w:rPr>
                <w:rStyle w:val="Hyperlink"/>
                <w:b/>
                <w:noProof/>
              </w:rPr>
              <w:t>3.11.</w:t>
            </w:r>
            <w:r>
              <w:rPr>
                <w:rFonts w:asciiTheme="minorHAnsi" w:eastAsiaTheme="minorEastAsia" w:hAnsiTheme="minorHAnsi" w:cstheme="minorBidi"/>
                <w:noProof/>
                <w:sz w:val="22"/>
                <w:szCs w:val="22"/>
                <w:lang w:eastAsia="en-US"/>
              </w:rPr>
              <w:tab/>
            </w:r>
            <w:r w:rsidRPr="00086430">
              <w:rPr>
                <w:rStyle w:val="Hyperlink"/>
                <w:b/>
                <w:noProof/>
              </w:rPr>
              <w:t>Конфигурации</w:t>
            </w:r>
            <w:r>
              <w:rPr>
                <w:noProof/>
                <w:webHidden/>
              </w:rPr>
              <w:tab/>
            </w:r>
            <w:r>
              <w:rPr>
                <w:noProof/>
                <w:webHidden/>
              </w:rPr>
              <w:fldChar w:fldCharType="begin"/>
            </w:r>
            <w:r>
              <w:rPr>
                <w:noProof/>
                <w:webHidden/>
              </w:rPr>
              <w:instrText xml:space="preserve"> PAGEREF _Toc3452639 \h </w:instrText>
            </w:r>
          </w:ins>
          <w:r>
            <w:rPr>
              <w:noProof/>
              <w:webHidden/>
            </w:rPr>
          </w:r>
          <w:r>
            <w:rPr>
              <w:noProof/>
              <w:webHidden/>
            </w:rPr>
            <w:fldChar w:fldCharType="separate"/>
          </w:r>
          <w:ins w:id="600" w:author="Peter Mihaylov" w:date="2019-03-14T10:42:00Z">
            <w:r>
              <w:rPr>
                <w:noProof/>
                <w:webHidden/>
              </w:rPr>
              <w:t>43</w:t>
            </w:r>
            <w:r>
              <w:rPr>
                <w:noProof/>
                <w:webHidden/>
              </w:rPr>
              <w:fldChar w:fldCharType="end"/>
            </w:r>
            <w:r w:rsidRPr="00086430">
              <w:rPr>
                <w:rStyle w:val="Hyperlink"/>
                <w:noProof/>
              </w:rPr>
              <w:fldChar w:fldCharType="end"/>
            </w:r>
          </w:ins>
        </w:p>
        <w:p w:rsidR="00A74405" w:rsidRDefault="00A74405">
          <w:pPr>
            <w:pStyle w:val="TOC2"/>
            <w:tabs>
              <w:tab w:val="left" w:pos="1320"/>
              <w:tab w:val="right" w:leader="dot" w:pos="9350"/>
            </w:tabs>
            <w:rPr>
              <w:ins w:id="601" w:author="Peter Mihaylov" w:date="2019-03-14T10:42:00Z"/>
              <w:rFonts w:asciiTheme="minorHAnsi" w:eastAsiaTheme="minorEastAsia" w:hAnsiTheme="minorHAnsi" w:cstheme="minorBidi"/>
              <w:noProof/>
              <w:sz w:val="22"/>
              <w:szCs w:val="22"/>
              <w:lang w:eastAsia="en-US"/>
            </w:rPr>
          </w:pPr>
          <w:ins w:id="602" w:author="Peter Mihaylov" w:date="2019-03-14T10:42:00Z">
            <w:r w:rsidRPr="00086430">
              <w:rPr>
                <w:rStyle w:val="Hyperlink"/>
                <w:noProof/>
              </w:rPr>
              <w:lastRenderedPageBreak/>
              <w:fldChar w:fldCharType="begin"/>
            </w:r>
            <w:r w:rsidRPr="00086430">
              <w:rPr>
                <w:rStyle w:val="Hyperlink"/>
                <w:noProof/>
              </w:rPr>
              <w:instrText xml:space="preserve"> </w:instrText>
            </w:r>
            <w:r>
              <w:rPr>
                <w:noProof/>
              </w:rPr>
              <w:instrText>HYPERLINK \l "_Toc3452640"</w:instrText>
            </w:r>
            <w:r w:rsidRPr="00086430">
              <w:rPr>
                <w:rStyle w:val="Hyperlink"/>
                <w:noProof/>
              </w:rPr>
              <w:instrText xml:space="preserve"> </w:instrText>
            </w:r>
            <w:r w:rsidRPr="00086430">
              <w:rPr>
                <w:rStyle w:val="Hyperlink"/>
                <w:noProof/>
              </w:rPr>
              <w:fldChar w:fldCharType="separate"/>
            </w:r>
            <w:r w:rsidRPr="00086430">
              <w:rPr>
                <w:rStyle w:val="Hyperlink"/>
                <w:b/>
                <w:noProof/>
              </w:rPr>
              <w:t>3.12.</w:t>
            </w:r>
            <w:r>
              <w:rPr>
                <w:rFonts w:asciiTheme="minorHAnsi" w:eastAsiaTheme="minorEastAsia" w:hAnsiTheme="minorHAnsi" w:cstheme="minorBidi"/>
                <w:noProof/>
                <w:sz w:val="22"/>
                <w:szCs w:val="22"/>
                <w:lang w:eastAsia="en-US"/>
              </w:rPr>
              <w:tab/>
            </w:r>
            <w:r w:rsidRPr="00086430">
              <w:rPr>
                <w:rStyle w:val="Hyperlink"/>
                <w:b/>
                <w:noProof/>
              </w:rPr>
              <w:t>Spring модел атрибутите</w:t>
            </w:r>
            <w:r>
              <w:rPr>
                <w:noProof/>
                <w:webHidden/>
              </w:rPr>
              <w:tab/>
            </w:r>
            <w:r>
              <w:rPr>
                <w:noProof/>
                <w:webHidden/>
              </w:rPr>
              <w:fldChar w:fldCharType="begin"/>
            </w:r>
            <w:r>
              <w:rPr>
                <w:noProof/>
                <w:webHidden/>
              </w:rPr>
              <w:instrText xml:space="preserve"> PAGEREF _Toc3452640 \h </w:instrText>
            </w:r>
          </w:ins>
          <w:r>
            <w:rPr>
              <w:noProof/>
              <w:webHidden/>
            </w:rPr>
          </w:r>
          <w:r>
            <w:rPr>
              <w:noProof/>
              <w:webHidden/>
            </w:rPr>
            <w:fldChar w:fldCharType="separate"/>
          </w:r>
          <w:ins w:id="603" w:author="Peter Mihaylov" w:date="2019-03-14T10:42:00Z">
            <w:r>
              <w:rPr>
                <w:noProof/>
                <w:webHidden/>
              </w:rPr>
              <w:t>45</w:t>
            </w:r>
            <w:r>
              <w:rPr>
                <w:noProof/>
                <w:webHidden/>
              </w:rPr>
              <w:fldChar w:fldCharType="end"/>
            </w:r>
            <w:r w:rsidRPr="00086430">
              <w:rPr>
                <w:rStyle w:val="Hyperlink"/>
                <w:noProof/>
              </w:rPr>
              <w:fldChar w:fldCharType="end"/>
            </w:r>
          </w:ins>
        </w:p>
        <w:p w:rsidR="00A74405" w:rsidRDefault="00A74405">
          <w:pPr>
            <w:pStyle w:val="TOC2"/>
            <w:tabs>
              <w:tab w:val="left" w:pos="1320"/>
              <w:tab w:val="right" w:leader="dot" w:pos="9350"/>
            </w:tabs>
            <w:rPr>
              <w:ins w:id="604" w:author="Peter Mihaylov" w:date="2019-03-14T10:42:00Z"/>
              <w:rFonts w:asciiTheme="minorHAnsi" w:eastAsiaTheme="minorEastAsia" w:hAnsiTheme="minorHAnsi" w:cstheme="minorBidi"/>
              <w:noProof/>
              <w:sz w:val="22"/>
              <w:szCs w:val="22"/>
              <w:lang w:eastAsia="en-US"/>
            </w:rPr>
          </w:pPr>
          <w:ins w:id="605"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"_Toc3452641"</w:instrText>
            </w:r>
            <w:r w:rsidRPr="00086430">
              <w:rPr>
                <w:rStyle w:val="Hyperlink"/>
                <w:noProof/>
              </w:rPr>
              <w:instrText xml:space="preserve"> </w:instrText>
            </w:r>
            <w:r w:rsidRPr="00086430">
              <w:rPr>
                <w:rStyle w:val="Hyperlink"/>
                <w:noProof/>
              </w:rPr>
              <w:fldChar w:fldCharType="separate"/>
            </w:r>
            <w:r w:rsidRPr="00086430">
              <w:rPr>
                <w:rStyle w:val="Hyperlink"/>
                <w:b/>
                <w:noProof/>
              </w:rPr>
              <w:t>3.13.</w:t>
            </w:r>
            <w:r>
              <w:rPr>
                <w:rFonts w:asciiTheme="minorHAnsi" w:eastAsiaTheme="minorEastAsia" w:hAnsiTheme="minorHAnsi" w:cstheme="minorBidi"/>
                <w:noProof/>
                <w:sz w:val="22"/>
                <w:szCs w:val="22"/>
                <w:lang w:eastAsia="en-US"/>
              </w:rPr>
              <w:tab/>
            </w:r>
            <w:r w:rsidRPr="00086430">
              <w:rPr>
                <w:rStyle w:val="Hyperlink"/>
                <w:b/>
                <w:noProof/>
              </w:rPr>
              <w:t>WebSecurityConfigurerAdapter</w:t>
            </w:r>
            <w:r>
              <w:rPr>
                <w:noProof/>
                <w:webHidden/>
              </w:rPr>
              <w:tab/>
            </w:r>
            <w:r>
              <w:rPr>
                <w:noProof/>
                <w:webHidden/>
              </w:rPr>
              <w:fldChar w:fldCharType="begin"/>
            </w:r>
            <w:r>
              <w:rPr>
                <w:noProof/>
                <w:webHidden/>
              </w:rPr>
              <w:instrText xml:space="preserve"> PAGEREF _Toc3452641 \h </w:instrText>
            </w:r>
          </w:ins>
          <w:r>
            <w:rPr>
              <w:noProof/>
              <w:webHidden/>
            </w:rPr>
          </w:r>
          <w:r>
            <w:rPr>
              <w:noProof/>
              <w:webHidden/>
            </w:rPr>
            <w:fldChar w:fldCharType="separate"/>
          </w:r>
          <w:ins w:id="606" w:author="Peter Mihaylov" w:date="2019-03-14T10:42:00Z">
            <w:r>
              <w:rPr>
                <w:noProof/>
                <w:webHidden/>
              </w:rPr>
              <w:t>47</w:t>
            </w:r>
            <w:r>
              <w:rPr>
                <w:noProof/>
                <w:webHidden/>
              </w:rPr>
              <w:fldChar w:fldCharType="end"/>
            </w:r>
            <w:r w:rsidRPr="00086430">
              <w:rPr>
                <w:rStyle w:val="Hyperlink"/>
                <w:noProof/>
              </w:rPr>
              <w:fldChar w:fldCharType="end"/>
            </w:r>
          </w:ins>
        </w:p>
        <w:p w:rsidR="00A74405" w:rsidRDefault="00A74405">
          <w:pPr>
            <w:pStyle w:val="TOC2"/>
            <w:tabs>
              <w:tab w:val="left" w:pos="1320"/>
              <w:tab w:val="right" w:leader="dot" w:pos="9350"/>
            </w:tabs>
            <w:rPr>
              <w:ins w:id="607" w:author="Peter Mihaylov" w:date="2019-03-14T10:42:00Z"/>
              <w:rFonts w:asciiTheme="minorHAnsi" w:eastAsiaTheme="minorEastAsia" w:hAnsiTheme="minorHAnsi" w:cstheme="minorBidi"/>
              <w:noProof/>
              <w:sz w:val="22"/>
              <w:szCs w:val="22"/>
              <w:lang w:eastAsia="en-US"/>
            </w:rPr>
          </w:pPr>
          <w:ins w:id="608"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"_Toc3452642"</w:instrText>
            </w:r>
            <w:r w:rsidRPr="00086430">
              <w:rPr>
                <w:rStyle w:val="Hyperlink"/>
                <w:noProof/>
              </w:rPr>
              <w:instrText xml:space="preserve"> </w:instrText>
            </w:r>
            <w:r w:rsidRPr="00086430">
              <w:rPr>
                <w:rStyle w:val="Hyperlink"/>
                <w:noProof/>
              </w:rPr>
              <w:fldChar w:fldCharType="separate"/>
            </w:r>
            <w:r w:rsidRPr="00086430">
              <w:rPr>
                <w:rStyle w:val="Hyperlink"/>
                <w:b/>
                <w:noProof/>
              </w:rPr>
              <w:t>3.14.</w:t>
            </w:r>
            <w:r>
              <w:rPr>
                <w:rFonts w:asciiTheme="minorHAnsi" w:eastAsiaTheme="minorEastAsia" w:hAnsiTheme="minorHAnsi" w:cstheme="minorBidi"/>
                <w:noProof/>
                <w:sz w:val="22"/>
                <w:szCs w:val="22"/>
                <w:lang w:eastAsia="en-US"/>
              </w:rPr>
              <w:tab/>
            </w:r>
            <w:r w:rsidRPr="00086430">
              <w:rPr>
                <w:rStyle w:val="Hyperlink"/>
                <w:b/>
                <w:noProof/>
              </w:rPr>
              <w:t>Заявки на контролерите</w:t>
            </w:r>
            <w:r>
              <w:rPr>
                <w:noProof/>
                <w:webHidden/>
              </w:rPr>
              <w:tab/>
            </w:r>
            <w:r>
              <w:rPr>
                <w:noProof/>
                <w:webHidden/>
              </w:rPr>
              <w:fldChar w:fldCharType="begin"/>
            </w:r>
            <w:r>
              <w:rPr>
                <w:noProof/>
                <w:webHidden/>
              </w:rPr>
              <w:instrText xml:space="preserve"> PAGEREF _Toc3452642 \h </w:instrText>
            </w:r>
          </w:ins>
          <w:r>
            <w:rPr>
              <w:noProof/>
              <w:webHidden/>
            </w:rPr>
          </w:r>
          <w:r>
            <w:rPr>
              <w:noProof/>
              <w:webHidden/>
            </w:rPr>
            <w:fldChar w:fldCharType="separate"/>
          </w:r>
          <w:ins w:id="609" w:author="Peter Mihaylov" w:date="2019-03-14T10:42:00Z">
            <w:r>
              <w:rPr>
                <w:noProof/>
                <w:webHidden/>
              </w:rPr>
              <w:t>48</w:t>
            </w:r>
            <w:r>
              <w:rPr>
                <w:noProof/>
                <w:webHidden/>
              </w:rPr>
              <w:fldChar w:fldCharType="end"/>
            </w:r>
            <w:r w:rsidRPr="00086430">
              <w:rPr>
                <w:rStyle w:val="Hyperlink"/>
                <w:noProof/>
              </w:rPr>
              <w:fldChar w:fldCharType="end"/>
            </w:r>
          </w:ins>
        </w:p>
        <w:p w:rsidR="00A74405" w:rsidRDefault="00A74405">
          <w:pPr>
            <w:pStyle w:val="TOC2"/>
            <w:tabs>
              <w:tab w:val="left" w:pos="1540"/>
              <w:tab w:val="right" w:leader="dot" w:pos="9350"/>
            </w:tabs>
            <w:rPr>
              <w:ins w:id="610" w:author="Peter Mihaylov" w:date="2019-03-14T10:42:00Z"/>
              <w:rFonts w:asciiTheme="minorHAnsi" w:eastAsiaTheme="minorEastAsia" w:hAnsiTheme="minorHAnsi" w:cstheme="minorBidi"/>
              <w:noProof/>
              <w:sz w:val="22"/>
              <w:szCs w:val="22"/>
              <w:lang w:eastAsia="en-US"/>
            </w:rPr>
          </w:pPr>
          <w:ins w:id="611"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"_Toc3452643"</w:instrText>
            </w:r>
            <w:r w:rsidRPr="00086430">
              <w:rPr>
                <w:rStyle w:val="Hyperlink"/>
                <w:noProof/>
              </w:rPr>
              <w:instrText xml:space="preserve"> </w:instrText>
            </w:r>
            <w:r w:rsidRPr="00086430">
              <w:rPr>
                <w:rStyle w:val="Hyperlink"/>
                <w:noProof/>
              </w:rPr>
              <w:fldChar w:fldCharType="separate"/>
            </w:r>
            <w:r w:rsidRPr="00086430">
              <w:rPr>
                <w:rStyle w:val="Hyperlink"/>
                <w:b/>
                <w:noProof/>
              </w:rPr>
              <w:t>3.14.1.</w:t>
            </w:r>
            <w:r>
              <w:rPr>
                <w:rFonts w:asciiTheme="minorHAnsi" w:eastAsiaTheme="minorEastAsia" w:hAnsiTheme="minorHAnsi" w:cstheme="minorBidi"/>
                <w:noProof/>
                <w:sz w:val="22"/>
                <w:szCs w:val="22"/>
                <w:lang w:eastAsia="en-US"/>
              </w:rPr>
              <w:tab/>
            </w:r>
            <w:r w:rsidRPr="00086430">
              <w:rPr>
                <w:rStyle w:val="Hyperlink"/>
                <w:b/>
                <w:noProof/>
              </w:rPr>
              <w:t>Get Заявки</w:t>
            </w:r>
            <w:r>
              <w:rPr>
                <w:noProof/>
                <w:webHidden/>
              </w:rPr>
              <w:tab/>
            </w:r>
            <w:r>
              <w:rPr>
                <w:noProof/>
                <w:webHidden/>
              </w:rPr>
              <w:fldChar w:fldCharType="begin"/>
            </w:r>
            <w:r>
              <w:rPr>
                <w:noProof/>
                <w:webHidden/>
              </w:rPr>
              <w:instrText xml:space="preserve"> PAGEREF _Toc3452643 \h </w:instrText>
            </w:r>
          </w:ins>
          <w:r>
            <w:rPr>
              <w:noProof/>
              <w:webHidden/>
            </w:rPr>
          </w:r>
          <w:r>
            <w:rPr>
              <w:noProof/>
              <w:webHidden/>
            </w:rPr>
            <w:fldChar w:fldCharType="separate"/>
          </w:r>
          <w:ins w:id="612" w:author="Peter Mihaylov" w:date="2019-03-14T10:42:00Z">
            <w:r>
              <w:rPr>
                <w:noProof/>
                <w:webHidden/>
              </w:rPr>
              <w:t>48</w:t>
            </w:r>
            <w:r>
              <w:rPr>
                <w:noProof/>
                <w:webHidden/>
              </w:rPr>
              <w:fldChar w:fldCharType="end"/>
            </w:r>
            <w:r w:rsidRPr="00086430">
              <w:rPr>
                <w:rStyle w:val="Hyperlink"/>
                <w:noProof/>
              </w:rPr>
              <w:fldChar w:fldCharType="end"/>
            </w:r>
          </w:ins>
        </w:p>
        <w:p w:rsidR="00A74405" w:rsidRDefault="00A74405">
          <w:pPr>
            <w:pStyle w:val="TOC2"/>
            <w:tabs>
              <w:tab w:val="left" w:pos="1320"/>
              <w:tab w:val="right" w:leader="dot" w:pos="9350"/>
            </w:tabs>
            <w:rPr>
              <w:ins w:id="613" w:author="Peter Mihaylov" w:date="2019-03-14T10:42:00Z"/>
              <w:rFonts w:asciiTheme="minorHAnsi" w:eastAsiaTheme="minorEastAsia" w:hAnsiTheme="minorHAnsi" w:cstheme="minorBidi"/>
              <w:noProof/>
              <w:sz w:val="22"/>
              <w:szCs w:val="22"/>
              <w:lang w:eastAsia="en-US"/>
            </w:rPr>
          </w:pPr>
          <w:ins w:id="614"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"_Toc3452644"</w:instrText>
            </w:r>
            <w:r w:rsidRPr="00086430">
              <w:rPr>
                <w:rStyle w:val="Hyperlink"/>
                <w:noProof/>
              </w:rPr>
              <w:instrText xml:space="preserve"> </w:instrText>
            </w:r>
            <w:r w:rsidRPr="00086430">
              <w:rPr>
                <w:rStyle w:val="Hyperlink"/>
                <w:noProof/>
              </w:rPr>
              <w:fldChar w:fldCharType="separate"/>
            </w:r>
            <w:r w:rsidRPr="00086430">
              <w:rPr>
                <w:rStyle w:val="Hyperlink"/>
                <w:b/>
                <w:noProof/>
              </w:rPr>
              <w:t>3.15.</w:t>
            </w:r>
            <w:r>
              <w:rPr>
                <w:rFonts w:asciiTheme="minorHAnsi" w:eastAsiaTheme="minorEastAsia" w:hAnsiTheme="minorHAnsi" w:cstheme="minorBidi"/>
                <w:noProof/>
                <w:sz w:val="22"/>
                <w:szCs w:val="22"/>
                <w:lang w:eastAsia="en-US"/>
              </w:rPr>
              <w:tab/>
            </w:r>
            <w:r w:rsidRPr="00086430">
              <w:rPr>
                <w:rStyle w:val="Hyperlink"/>
                <w:b/>
                <w:noProof/>
              </w:rPr>
              <w:t>Post Заявки</w:t>
            </w:r>
            <w:r>
              <w:rPr>
                <w:noProof/>
                <w:webHidden/>
              </w:rPr>
              <w:tab/>
            </w:r>
            <w:r>
              <w:rPr>
                <w:noProof/>
                <w:webHidden/>
              </w:rPr>
              <w:fldChar w:fldCharType="begin"/>
            </w:r>
            <w:r>
              <w:rPr>
                <w:noProof/>
                <w:webHidden/>
              </w:rPr>
              <w:instrText xml:space="preserve"> PAGEREF _Toc3452644 \h </w:instrText>
            </w:r>
          </w:ins>
          <w:r>
            <w:rPr>
              <w:noProof/>
              <w:webHidden/>
            </w:rPr>
          </w:r>
          <w:r>
            <w:rPr>
              <w:noProof/>
              <w:webHidden/>
            </w:rPr>
            <w:fldChar w:fldCharType="separate"/>
          </w:r>
          <w:ins w:id="615" w:author="Peter Mihaylov" w:date="2019-03-14T10:42:00Z">
            <w:r>
              <w:rPr>
                <w:noProof/>
                <w:webHidden/>
              </w:rPr>
              <w:t>49</w:t>
            </w:r>
            <w:r>
              <w:rPr>
                <w:noProof/>
                <w:webHidden/>
              </w:rPr>
              <w:fldChar w:fldCharType="end"/>
            </w:r>
            <w:r w:rsidRPr="00086430">
              <w:rPr>
                <w:rStyle w:val="Hyperlink"/>
                <w:noProof/>
              </w:rPr>
              <w:fldChar w:fldCharType="end"/>
            </w:r>
          </w:ins>
        </w:p>
        <w:p w:rsidR="00A74405" w:rsidRDefault="00A74405">
          <w:pPr>
            <w:pStyle w:val="TOC2"/>
            <w:tabs>
              <w:tab w:val="right" w:leader="dot" w:pos="9350"/>
            </w:tabs>
            <w:rPr>
              <w:ins w:id="616" w:author="Peter Mihaylov" w:date="2019-03-14T10:42:00Z"/>
              <w:rFonts w:asciiTheme="minorHAnsi" w:eastAsiaTheme="minorEastAsia" w:hAnsiTheme="minorHAnsi" w:cstheme="minorBidi"/>
              <w:noProof/>
              <w:sz w:val="22"/>
              <w:szCs w:val="22"/>
              <w:lang w:eastAsia="en-US"/>
            </w:rPr>
          </w:pPr>
          <w:ins w:id="617"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"_Toc3452645"</w:instrText>
            </w:r>
            <w:r w:rsidRPr="00086430">
              <w:rPr>
                <w:rStyle w:val="Hyperlink"/>
                <w:noProof/>
              </w:rPr>
              <w:instrText xml:space="preserve"> </w:instrText>
            </w:r>
            <w:r w:rsidRPr="00086430">
              <w:rPr>
                <w:rStyle w:val="Hyperlink"/>
                <w:noProof/>
              </w:rPr>
              <w:fldChar w:fldCharType="separate"/>
            </w:r>
            <w:r w:rsidRPr="00086430">
              <w:rPr>
                <w:rStyle w:val="Hyperlink"/>
                <w:rFonts w:ascii="Tahoma" w:hAnsi="Tahoma" w:cs="Tahoma"/>
                <w:b/>
                <w:noProof/>
              </w:rPr>
              <w:t>Четвърта глава</w:t>
            </w:r>
            <w:r>
              <w:rPr>
                <w:noProof/>
                <w:webHidden/>
              </w:rPr>
              <w:tab/>
            </w:r>
            <w:r>
              <w:rPr>
                <w:noProof/>
                <w:webHidden/>
              </w:rPr>
              <w:fldChar w:fldCharType="begin"/>
            </w:r>
            <w:r>
              <w:rPr>
                <w:noProof/>
                <w:webHidden/>
              </w:rPr>
              <w:instrText xml:space="preserve"> PAGEREF _Toc3452645 \h </w:instrText>
            </w:r>
          </w:ins>
          <w:r>
            <w:rPr>
              <w:noProof/>
              <w:webHidden/>
            </w:rPr>
          </w:r>
          <w:r>
            <w:rPr>
              <w:noProof/>
              <w:webHidden/>
            </w:rPr>
            <w:fldChar w:fldCharType="separate"/>
          </w:r>
          <w:ins w:id="618" w:author="Peter Mihaylov" w:date="2019-03-14T10:42:00Z">
            <w:r>
              <w:rPr>
                <w:noProof/>
                <w:webHidden/>
              </w:rPr>
              <w:t>50</w:t>
            </w:r>
            <w:r>
              <w:rPr>
                <w:noProof/>
                <w:webHidden/>
              </w:rPr>
              <w:fldChar w:fldCharType="end"/>
            </w:r>
            <w:r w:rsidRPr="00086430">
              <w:rPr>
                <w:rStyle w:val="Hyperlink"/>
                <w:noProof/>
              </w:rPr>
              <w:fldChar w:fldCharType="end"/>
            </w:r>
          </w:ins>
        </w:p>
        <w:p w:rsidR="00A74405" w:rsidRDefault="00A74405">
          <w:pPr>
            <w:pStyle w:val="TOC2"/>
            <w:tabs>
              <w:tab w:val="left" w:pos="880"/>
              <w:tab w:val="right" w:leader="dot" w:pos="9350"/>
            </w:tabs>
            <w:rPr>
              <w:ins w:id="619" w:author="Peter Mihaylov" w:date="2019-03-14T10:42:00Z"/>
              <w:rFonts w:asciiTheme="minorHAnsi" w:eastAsiaTheme="minorEastAsia" w:hAnsiTheme="minorHAnsi" w:cstheme="minorBidi"/>
              <w:noProof/>
              <w:sz w:val="22"/>
              <w:szCs w:val="22"/>
              <w:lang w:eastAsia="en-US"/>
            </w:rPr>
          </w:pPr>
          <w:ins w:id="620"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"_Toc3452646"</w:instrText>
            </w:r>
            <w:r w:rsidRPr="00086430">
              <w:rPr>
                <w:rStyle w:val="Hyperlink"/>
                <w:noProof/>
              </w:rPr>
              <w:instrText xml:space="preserve"> </w:instrText>
            </w:r>
            <w:r w:rsidRPr="00086430">
              <w:rPr>
                <w:rStyle w:val="Hyperlink"/>
                <w:noProof/>
              </w:rPr>
              <w:fldChar w:fldCharType="separate"/>
            </w:r>
            <w:r w:rsidRPr="00086430">
              <w:rPr>
                <w:rStyle w:val="Hyperlink"/>
                <w:b/>
                <w:noProof/>
              </w:rPr>
              <w:t>4.</w:t>
            </w:r>
            <w:r>
              <w:rPr>
                <w:rFonts w:asciiTheme="minorHAnsi" w:eastAsiaTheme="minorEastAsia" w:hAnsiTheme="minorHAnsi" w:cstheme="minorBidi"/>
                <w:noProof/>
                <w:sz w:val="22"/>
                <w:szCs w:val="22"/>
                <w:lang w:eastAsia="en-US"/>
              </w:rPr>
              <w:tab/>
            </w:r>
            <w:r w:rsidRPr="00086430">
              <w:rPr>
                <w:rStyle w:val="Hyperlink"/>
                <w:b/>
                <w:noProof/>
              </w:rPr>
              <w:t>Ръководство на потребителя</w:t>
            </w:r>
            <w:r>
              <w:rPr>
                <w:noProof/>
                <w:webHidden/>
              </w:rPr>
              <w:tab/>
            </w:r>
            <w:r>
              <w:rPr>
                <w:noProof/>
                <w:webHidden/>
              </w:rPr>
              <w:fldChar w:fldCharType="begin"/>
            </w:r>
            <w:r>
              <w:rPr>
                <w:noProof/>
                <w:webHidden/>
              </w:rPr>
              <w:instrText xml:space="preserve"> PAGEREF _Toc3452646 \h </w:instrText>
            </w:r>
          </w:ins>
          <w:r>
            <w:rPr>
              <w:noProof/>
              <w:webHidden/>
            </w:rPr>
          </w:r>
          <w:r>
            <w:rPr>
              <w:noProof/>
              <w:webHidden/>
            </w:rPr>
            <w:fldChar w:fldCharType="separate"/>
          </w:r>
          <w:ins w:id="621" w:author="Peter Mihaylov" w:date="2019-03-14T10:42:00Z">
            <w:r>
              <w:rPr>
                <w:noProof/>
                <w:webHidden/>
              </w:rPr>
              <w:t>50</w:t>
            </w:r>
            <w:r>
              <w:rPr>
                <w:noProof/>
                <w:webHidden/>
              </w:rPr>
              <w:fldChar w:fldCharType="end"/>
            </w:r>
            <w:r w:rsidRPr="00086430">
              <w:rPr>
                <w:rStyle w:val="Hyperlink"/>
                <w:noProof/>
              </w:rPr>
              <w:fldChar w:fldCharType="end"/>
            </w:r>
          </w:ins>
        </w:p>
        <w:p w:rsidR="00A74405" w:rsidRDefault="00A74405">
          <w:pPr>
            <w:pStyle w:val="TOC2"/>
            <w:tabs>
              <w:tab w:val="right" w:leader="dot" w:pos="9350"/>
            </w:tabs>
            <w:rPr>
              <w:ins w:id="622" w:author="Peter Mihaylov" w:date="2019-03-14T10:42:00Z"/>
              <w:rFonts w:asciiTheme="minorHAnsi" w:eastAsiaTheme="minorEastAsia" w:hAnsiTheme="minorHAnsi" w:cstheme="minorBidi"/>
              <w:noProof/>
              <w:sz w:val="22"/>
              <w:szCs w:val="22"/>
              <w:lang w:eastAsia="en-US"/>
            </w:rPr>
          </w:pPr>
          <w:ins w:id="623"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"_Toc3452647"</w:instrText>
            </w:r>
            <w:r w:rsidRPr="00086430">
              <w:rPr>
                <w:rStyle w:val="Hyperlink"/>
                <w:noProof/>
              </w:rPr>
              <w:instrText xml:space="preserve"> </w:instrText>
            </w:r>
            <w:r w:rsidRPr="00086430">
              <w:rPr>
                <w:rStyle w:val="Hyperlink"/>
                <w:noProof/>
              </w:rPr>
              <w:fldChar w:fldCharType="separate"/>
            </w:r>
            <w:r w:rsidRPr="00086430">
              <w:rPr>
                <w:rStyle w:val="Hyperlink"/>
                <w:b/>
                <w:noProof/>
              </w:rPr>
              <w:t>Заключение</w:t>
            </w:r>
            <w:r>
              <w:rPr>
                <w:noProof/>
                <w:webHidden/>
              </w:rPr>
              <w:tab/>
            </w:r>
            <w:r>
              <w:rPr>
                <w:noProof/>
                <w:webHidden/>
              </w:rPr>
              <w:fldChar w:fldCharType="begin"/>
            </w:r>
            <w:r>
              <w:rPr>
                <w:noProof/>
                <w:webHidden/>
              </w:rPr>
              <w:instrText xml:space="preserve"> PAGEREF _Toc3452647 \h </w:instrText>
            </w:r>
          </w:ins>
          <w:r>
            <w:rPr>
              <w:noProof/>
              <w:webHidden/>
            </w:rPr>
          </w:r>
          <w:r>
            <w:rPr>
              <w:noProof/>
              <w:webHidden/>
            </w:rPr>
            <w:fldChar w:fldCharType="separate"/>
          </w:r>
          <w:ins w:id="624" w:author="Peter Mihaylov" w:date="2019-03-14T10:42:00Z">
            <w:r>
              <w:rPr>
                <w:noProof/>
                <w:webHidden/>
              </w:rPr>
              <w:t>55</w:t>
            </w:r>
            <w:r>
              <w:rPr>
                <w:noProof/>
                <w:webHidden/>
              </w:rPr>
              <w:fldChar w:fldCharType="end"/>
            </w:r>
            <w:r w:rsidRPr="00086430">
              <w:rPr>
                <w:rStyle w:val="Hyperlink"/>
                <w:noProof/>
              </w:rPr>
              <w:fldChar w:fldCharType="end"/>
            </w:r>
          </w:ins>
        </w:p>
        <w:p w:rsidR="00A74405" w:rsidRDefault="00A74405">
          <w:pPr>
            <w:pStyle w:val="TOC2"/>
            <w:tabs>
              <w:tab w:val="left" w:pos="880"/>
              <w:tab w:val="right" w:leader="dot" w:pos="9350"/>
            </w:tabs>
            <w:rPr>
              <w:ins w:id="625" w:author="Peter Mihaylov" w:date="2019-03-14T10:42:00Z"/>
              <w:rFonts w:asciiTheme="minorHAnsi" w:eastAsiaTheme="minorEastAsia" w:hAnsiTheme="minorHAnsi" w:cstheme="minorBidi"/>
              <w:noProof/>
              <w:sz w:val="22"/>
              <w:szCs w:val="22"/>
              <w:lang w:eastAsia="en-US"/>
            </w:rPr>
          </w:pPr>
          <w:ins w:id="626"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"_Toc3452648"</w:instrText>
            </w:r>
            <w:r w:rsidRPr="00086430">
              <w:rPr>
                <w:rStyle w:val="Hyperlink"/>
                <w:noProof/>
              </w:rPr>
              <w:instrText xml:space="preserve"> </w:instrText>
            </w:r>
            <w:r w:rsidRPr="00086430">
              <w:rPr>
                <w:rStyle w:val="Hyperlink"/>
                <w:noProof/>
              </w:rPr>
              <w:fldChar w:fldCharType="separate"/>
            </w:r>
            <w:r w:rsidRPr="00086430">
              <w:rPr>
                <w:rStyle w:val="Hyperlink"/>
                <w:b/>
                <w:noProof/>
              </w:rPr>
              <w:t>5.</w:t>
            </w:r>
            <w:r>
              <w:rPr>
                <w:rFonts w:asciiTheme="minorHAnsi" w:eastAsiaTheme="minorEastAsia" w:hAnsiTheme="minorHAnsi" w:cstheme="minorBidi"/>
                <w:noProof/>
                <w:sz w:val="22"/>
                <w:szCs w:val="22"/>
                <w:lang w:eastAsia="en-US"/>
              </w:rPr>
              <w:tab/>
            </w:r>
            <w:r w:rsidRPr="00086430">
              <w:rPr>
                <w:rStyle w:val="Hyperlink"/>
                <w:b/>
                <w:noProof/>
              </w:rPr>
              <w:t>Бъдещо развитие</w:t>
            </w:r>
            <w:r>
              <w:rPr>
                <w:noProof/>
                <w:webHidden/>
              </w:rPr>
              <w:tab/>
            </w:r>
            <w:r>
              <w:rPr>
                <w:noProof/>
                <w:webHidden/>
              </w:rPr>
              <w:fldChar w:fldCharType="begin"/>
            </w:r>
            <w:r>
              <w:rPr>
                <w:noProof/>
                <w:webHidden/>
              </w:rPr>
              <w:instrText xml:space="preserve"> PAGEREF _Toc3452648 \h </w:instrText>
            </w:r>
          </w:ins>
          <w:r>
            <w:rPr>
              <w:noProof/>
              <w:webHidden/>
            </w:rPr>
          </w:r>
          <w:r>
            <w:rPr>
              <w:noProof/>
              <w:webHidden/>
            </w:rPr>
            <w:fldChar w:fldCharType="separate"/>
          </w:r>
          <w:ins w:id="627" w:author="Peter Mihaylov" w:date="2019-03-14T10:42:00Z">
            <w:r>
              <w:rPr>
                <w:noProof/>
                <w:webHidden/>
              </w:rPr>
              <w:t>55</w:t>
            </w:r>
            <w:r>
              <w:rPr>
                <w:noProof/>
                <w:webHidden/>
              </w:rPr>
              <w:fldChar w:fldCharType="end"/>
            </w:r>
            <w:r w:rsidRPr="00086430">
              <w:rPr>
                <w:rStyle w:val="Hyperlink"/>
                <w:noProof/>
              </w:rPr>
              <w:fldChar w:fldCharType="end"/>
            </w:r>
          </w:ins>
        </w:p>
        <w:p w:rsidR="00A74405" w:rsidRDefault="00A74405">
          <w:pPr>
            <w:pStyle w:val="TOC2"/>
            <w:tabs>
              <w:tab w:val="left" w:pos="1100"/>
              <w:tab w:val="right" w:leader="dot" w:pos="9350"/>
            </w:tabs>
            <w:rPr>
              <w:ins w:id="628" w:author="Peter Mihaylov" w:date="2019-03-14T10:42:00Z"/>
              <w:rFonts w:asciiTheme="minorHAnsi" w:eastAsiaTheme="minorEastAsia" w:hAnsiTheme="minorHAnsi" w:cstheme="minorBidi"/>
              <w:noProof/>
              <w:sz w:val="22"/>
              <w:szCs w:val="22"/>
              <w:lang w:eastAsia="en-US"/>
            </w:rPr>
          </w:pPr>
          <w:ins w:id="629" w:author="Peter Mihaylov" w:date="2019-03-14T10:42:00Z">
            <w:r w:rsidRPr="00086430">
              <w:rPr>
                <w:rStyle w:val="Hyperlink"/>
                <w:noProof/>
              </w:rPr>
              <w:fldChar w:fldCharType="begin"/>
            </w:r>
            <w:r w:rsidRPr="00086430">
              <w:rPr>
                <w:rStyle w:val="Hyperlink"/>
                <w:noProof/>
              </w:rPr>
              <w:instrText xml:space="preserve"> </w:instrText>
            </w:r>
            <w:r>
              <w:rPr>
                <w:noProof/>
              </w:rPr>
              <w:instrText>HYPERLINK \l "_Toc3452649"</w:instrText>
            </w:r>
            <w:r w:rsidRPr="00086430">
              <w:rPr>
                <w:rStyle w:val="Hyperlink"/>
                <w:noProof/>
              </w:rPr>
              <w:instrText xml:space="preserve"> </w:instrText>
            </w:r>
            <w:r w:rsidRPr="00086430">
              <w:rPr>
                <w:rStyle w:val="Hyperlink"/>
                <w:noProof/>
              </w:rPr>
              <w:fldChar w:fldCharType="separate"/>
            </w:r>
            <w:r w:rsidRPr="00086430">
              <w:rPr>
                <w:rStyle w:val="Hyperlink"/>
                <w:b/>
                <w:noProof/>
              </w:rPr>
              <w:t>5.1.</w:t>
            </w:r>
            <w:r>
              <w:rPr>
                <w:rFonts w:asciiTheme="minorHAnsi" w:eastAsiaTheme="minorEastAsia" w:hAnsiTheme="minorHAnsi" w:cstheme="minorBidi"/>
                <w:noProof/>
                <w:sz w:val="22"/>
                <w:szCs w:val="22"/>
                <w:lang w:eastAsia="en-US"/>
              </w:rPr>
              <w:tab/>
            </w:r>
            <w:r w:rsidRPr="00086430">
              <w:rPr>
                <w:rStyle w:val="Hyperlink"/>
                <w:b/>
                <w:noProof/>
              </w:rPr>
              <w:t>Използвана литература</w:t>
            </w:r>
            <w:r>
              <w:rPr>
                <w:noProof/>
                <w:webHidden/>
              </w:rPr>
              <w:tab/>
            </w:r>
            <w:r>
              <w:rPr>
                <w:noProof/>
                <w:webHidden/>
              </w:rPr>
              <w:fldChar w:fldCharType="begin"/>
            </w:r>
            <w:r>
              <w:rPr>
                <w:noProof/>
                <w:webHidden/>
              </w:rPr>
              <w:instrText xml:space="preserve"> PAGEREF _Toc3452649 \h </w:instrText>
            </w:r>
          </w:ins>
          <w:r>
            <w:rPr>
              <w:noProof/>
              <w:webHidden/>
            </w:rPr>
          </w:r>
          <w:r>
            <w:rPr>
              <w:noProof/>
              <w:webHidden/>
            </w:rPr>
            <w:fldChar w:fldCharType="separate"/>
          </w:r>
          <w:ins w:id="630" w:author="Peter Mihaylov" w:date="2019-03-14T10:42:00Z">
            <w:r>
              <w:rPr>
                <w:noProof/>
                <w:webHidden/>
              </w:rPr>
              <w:t>56</w:t>
            </w:r>
            <w:r>
              <w:rPr>
                <w:noProof/>
                <w:webHidden/>
              </w:rPr>
              <w:fldChar w:fldCharType="end"/>
            </w:r>
            <w:r w:rsidRPr="00086430">
              <w:rPr>
                <w:rStyle w:val="Hyperlink"/>
                <w:noProof/>
              </w:rPr>
              <w:fldChar w:fldCharType="end"/>
            </w:r>
          </w:ins>
        </w:p>
        <w:p w:rsidR="00525F9C" w:rsidDel="00A74405" w:rsidRDefault="00525F9C">
          <w:pPr>
            <w:pStyle w:val="TOC2"/>
            <w:tabs>
              <w:tab w:val="right" w:leader="dot" w:pos="9350"/>
            </w:tabs>
            <w:rPr>
              <w:del w:id="631" w:author="Peter Mihaylov" w:date="2019-03-14T10:42:00Z"/>
              <w:rFonts w:asciiTheme="minorHAnsi" w:eastAsiaTheme="minorEastAsia" w:hAnsiTheme="minorHAnsi" w:cstheme="minorBidi"/>
              <w:noProof/>
              <w:sz w:val="22"/>
              <w:szCs w:val="22"/>
              <w:lang w:eastAsia="en-US"/>
            </w:rPr>
          </w:pPr>
          <w:del w:id="632" w:author="Peter Mihaylov" w:date="2019-03-14T10:42:00Z">
            <w:r w:rsidRPr="00A74405" w:rsidDel="00A74405">
              <w:rPr>
                <w:rFonts w:hint="eastAsia"/>
                <w:rPrChange w:id="633" w:author="Peter Mihaylov" w:date="2019-03-14T10:42:00Z">
                  <w:rPr>
                    <w:rStyle w:val="Hyperlink"/>
                    <w:rFonts w:hint="eastAsia"/>
                    <w:b/>
                    <w:noProof/>
                  </w:rPr>
                </w:rPrChange>
              </w:rPr>
              <w:delText>Увод</w:delText>
            </w:r>
            <w:r w:rsidDel="00A74405">
              <w:rPr>
                <w:noProof/>
                <w:webHidden/>
              </w:rPr>
              <w:tab/>
              <w:delText>3</w:delText>
            </w:r>
          </w:del>
        </w:p>
        <w:p w:rsidR="00525F9C" w:rsidDel="00A74405" w:rsidRDefault="00525F9C">
          <w:pPr>
            <w:pStyle w:val="TOC2"/>
            <w:tabs>
              <w:tab w:val="right" w:leader="dot" w:pos="9350"/>
            </w:tabs>
            <w:rPr>
              <w:del w:id="634" w:author="Peter Mihaylov" w:date="2019-03-14T10:42:00Z"/>
              <w:rFonts w:asciiTheme="minorHAnsi" w:eastAsiaTheme="minorEastAsia" w:hAnsiTheme="minorHAnsi" w:cstheme="minorBidi"/>
              <w:noProof/>
              <w:sz w:val="22"/>
              <w:szCs w:val="22"/>
              <w:lang w:eastAsia="en-US"/>
            </w:rPr>
          </w:pPr>
          <w:del w:id="635" w:author="Peter Mihaylov" w:date="2019-03-14T10:42:00Z">
            <w:r w:rsidRPr="00A74405" w:rsidDel="00A74405">
              <w:rPr>
                <w:rFonts w:hint="eastAsia"/>
                <w:rPrChange w:id="636" w:author="Peter Mihaylov" w:date="2019-03-14T10:42:00Z">
                  <w:rPr>
                    <w:rStyle w:val="Hyperlink"/>
                    <w:rFonts w:hint="eastAsia"/>
                    <w:b/>
                    <w:noProof/>
                  </w:rPr>
                </w:rPrChange>
              </w:rPr>
              <w:delText>ПЪРВА</w:delText>
            </w:r>
            <w:r w:rsidRPr="00A74405" w:rsidDel="00A74405">
              <w:rPr>
                <w:rPrChange w:id="637" w:author="Peter Mihaylov" w:date="2019-03-14T10:42:00Z">
                  <w:rPr>
                    <w:rStyle w:val="Hyperlink"/>
                    <w:b/>
                    <w:noProof/>
                  </w:rPr>
                </w:rPrChange>
              </w:rPr>
              <w:delText xml:space="preserve"> </w:delText>
            </w:r>
            <w:r w:rsidRPr="00A74405" w:rsidDel="00A74405">
              <w:rPr>
                <w:rFonts w:hint="eastAsia"/>
                <w:rPrChange w:id="638" w:author="Peter Mihaylov" w:date="2019-03-14T10:42:00Z">
                  <w:rPr>
                    <w:rStyle w:val="Hyperlink"/>
                    <w:rFonts w:hint="eastAsia"/>
                    <w:b/>
                    <w:noProof/>
                  </w:rPr>
                </w:rPrChange>
              </w:rPr>
              <w:delText>ГЛАВА</w:delText>
            </w:r>
            <w:r w:rsidDel="00A74405">
              <w:rPr>
                <w:noProof/>
                <w:webHidden/>
              </w:rPr>
              <w:tab/>
              <w:delText>4</w:delText>
            </w:r>
          </w:del>
        </w:p>
        <w:p w:rsidR="00525F9C" w:rsidDel="00A74405" w:rsidRDefault="00525F9C">
          <w:pPr>
            <w:pStyle w:val="TOC2"/>
            <w:tabs>
              <w:tab w:val="left" w:pos="880"/>
              <w:tab w:val="right" w:leader="dot" w:pos="9350"/>
            </w:tabs>
            <w:rPr>
              <w:del w:id="639" w:author="Peter Mihaylov" w:date="2019-03-14T10:42:00Z"/>
              <w:rFonts w:asciiTheme="minorHAnsi" w:eastAsiaTheme="minorEastAsia" w:hAnsiTheme="minorHAnsi" w:cstheme="minorBidi"/>
              <w:noProof/>
              <w:sz w:val="22"/>
              <w:szCs w:val="22"/>
              <w:lang w:eastAsia="en-US"/>
            </w:rPr>
          </w:pPr>
          <w:del w:id="640" w:author="Peter Mihaylov" w:date="2019-03-14T10:42:00Z">
            <w:r w:rsidRPr="00A74405" w:rsidDel="00A74405">
              <w:rPr>
                <w:rPrChange w:id="641" w:author="Peter Mihaylov" w:date="2019-03-14T10:42:00Z">
                  <w:rPr>
                    <w:rStyle w:val="Hyperlink"/>
                    <w:b/>
                    <w:noProof/>
                  </w:rPr>
                </w:rPrChange>
              </w:rPr>
              <w:delText>1.</w:delText>
            </w:r>
            <w:r w:rsidDel="00A74405">
              <w:rPr>
                <w:rFonts w:asciiTheme="minorHAnsi" w:eastAsiaTheme="minorEastAsia" w:hAnsiTheme="minorHAnsi" w:cstheme="minorBidi"/>
                <w:noProof/>
                <w:sz w:val="22"/>
                <w:szCs w:val="22"/>
                <w:lang w:eastAsia="en-US"/>
              </w:rPr>
              <w:tab/>
            </w:r>
            <w:r w:rsidRPr="00A74405" w:rsidDel="00A74405">
              <w:rPr>
                <w:rFonts w:hint="eastAsia"/>
                <w:rPrChange w:id="642" w:author="Peter Mihaylov" w:date="2019-03-14T10:42:00Z">
                  <w:rPr>
                    <w:rStyle w:val="Hyperlink"/>
                    <w:rFonts w:hint="eastAsia"/>
                    <w:b/>
                    <w:noProof/>
                  </w:rPr>
                </w:rPrChange>
              </w:rPr>
              <w:delText>МЕТОДИ</w:delText>
            </w:r>
            <w:r w:rsidRPr="00A74405" w:rsidDel="00A74405">
              <w:rPr>
                <w:rPrChange w:id="643" w:author="Peter Mihaylov" w:date="2019-03-14T10:42:00Z">
                  <w:rPr>
                    <w:rStyle w:val="Hyperlink"/>
                    <w:b/>
                    <w:noProof/>
                  </w:rPr>
                </w:rPrChange>
              </w:rPr>
              <w:delText xml:space="preserve"> </w:delText>
            </w:r>
            <w:r w:rsidRPr="00A74405" w:rsidDel="00A74405">
              <w:rPr>
                <w:rFonts w:hint="eastAsia"/>
                <w:rPrChange w:id="644" w:author="Peter Mihaylov" w:date="2019-03-14T10:42:00Z">
                  <w:rPr>
                    <w:rStyle w:val="Hyperlink"/>
                    <w:rFonts w:hint="eastAsia"/>
                    <w:b/>
                    <w:noProof/>
                  </w:rPr>
                </w:rPrChange>
              </w:rPr>
              <w:delText>И</w:delText>
            </w:r>
            <w:r w:rsidRPr="00A74405" w:rsidDel="00A74405">
              <w:rPr>
                <w:rPrChange w:id="645" w:author="Peter Mihaylov" w:date="2019-03-14T10:42:00Z">
                  <w:rPr>
                    <w:rStyle w:val="Hyperlink"/>
                    <w:b/>
                    <w:noProof/>
                  </w:rPr>
                </w:rPrChange>
              </w:rPr>
              <w:delText xml:space="preserve"> </w:delText>
            </w:r>
            <w:r w:rsidRPr="00A74405" w:rsidDel="00A74405">
              <w:rPr>
                <w:rFonts w:hint="eastAsia"/>
                <w:rPrChange w:id="646" w:author="Peter Mihaylov" w:date="2019-03-14T10:42:00Z">
                  <w:rPr>
                    <w:rStyle w:val="Hyperlink"/>
                    <w:rFonts w:hint="eastAsia"/>
                    <w:b/>
                    <w:noProof/>
                  </w:rPr>
                </w:rPrChange>
              </w:rPr>
              <w:delText>ТЕХНОЛОГИИ</w:delText>
            </w:r>
            <w:r w:rsidRPr="00A74405" w:rsidDel="00A74405">
              <w:rPr>
                <w:rPrChange w:id="647" w:author="Peter Mihaylov" w:date="2019-03-14T10:42:00Z">
                  <w:rPr>
                    <w:rStyle w:val="Hyperlink"/>
                    <w:b/>
                    <w:noProof/>
                  </w:rPr>
                </w:rPrChange>
              </w:rPr>
              <w:delText xml:space="preserve"> </w:delText>
            </w:r>
            <w:r w:rsidRPr="00A74405" w:rsidDel="00A74405">
              <w:rPr>
                <w:rFonts w:hint="eastAsia"/>
                <w:rPrChange w:id="648" w:author="Peter Mihaylov" w:date="2019-03-14T10:42:00Z">
                  <w:rPr>
                    <w:rStyle w:val="Hyperlink"/>
                    <w:rFonts w:hint="eastAsia"/>
                    <w:b/>
                    <w:noProof/>
                  </w:rPr>
                </w:rPrChange>
              </w:rPr>
              <w:delText>ЗА</w:delText>
            </w:r>
            <w:r w:rsidRPr="00A74405" w:rsidDel="00A74405">
              <w:rPr>
                <w:rPrChange w:id="649" w:author="Peter Mihaylov" w:date="2019-03-14T10:42:00Z">
                  <w:rPr>
                    <w:rStyle w:val="Hyperlink"/>
                    <w:b/>
                    <w:noProof/>
                  </w:rPr>
                </w:rPrChange>
              </w:rPr>
              <w:delText xml:space="preserve"> </w:delText>
            </w:r>
            <w:r w:rsidRPr="00A74405" w:rsidDel="00A74405">
              <w:rPr>
                <w:rFonts w:hint="eastAsia"/>
                <w:rPrChange w:id="650" w:author="Peter Mihaylov" w:date="2019-03-14T10:42:00Z">
                  <w:rPr>
                    <w:rStyle w:val="Hyperlink"/>
                    <w:rFonts w:hint="eastAsia"/>
                    <w:b/>
                    <w:noProof/>
                  </w:rPr>
                </w:rPrChange>
              </w:rPr>
              <w:delText>РЕАЛИЗИРАНЕ</w:delText>
            </w:r>
            <w:r w:rsidRPr="00A74405" w:rsidDel="00A74405">
              <w:rPr>
                <w:rPrChange w:id="651" w:author="Peter Mihaylov" w:date="2019-03-14T10:42:00Z">
                  <w:rPr>
                    <w:rStyle w:val="Hyperlink"/>
                    <w:b/>
                    <w:noProof/>
                  </w:rPr>
                </w:rPrChange>
              </w:rPr>
              <w:delText xml:space="preserve"> </w:delText>
            </w:r>
            <w:r w:rsidRPr="00A74405" w:rsidDel="00A74405">
              <w:rPr>
                <w:rFonts w:hint="eastAsia"/>
                <w:rPrChange w:id="652" w:author="Peter Mihaylov" w:date="2019-03-14T10:42:00Z">
                  <w:rPr>
                    <w:rStyle w:val="Hyperlink"/>
                    <w:rFonts w:hint="eastAsia"/>
                    <w:b/>
                    <w:noProof/>
                  </w:rPr>
                </w:rPrChange>
              </w:rPr>
              <w:delText>НА</w:delText>
            </w:r>
            <w:r w:rsidRPr="00A74405" w:rsidDel="00A74405">
              <w:rPr>
                <w:rPrChange w:id="653" w:author="Peter Mihaylov" w:date="2019-03-14T10:42:00Z">
                  <w:rPr>
                    <w:rStyle w:val="Hyperlink"/>
                    <w:b/>
                    <w:noProof/>
                  </w:rPr>
                </w:rPrChange>
              </w:rPr>
              <w:delText xml:space="preserve"> WEB </w:delText>
            </w:r>
            <w:r w:rsidRPr="00A74405" w:rsidDel="00A74405">
              <w:rPr>
                <w:rFonts w:hint="eastAsia"/>
                <w:rPrChange w:id="654" w:author="Peter Mihaylov" w:date="2019-03-14T10:42:00Z">
                  <w:rPr>
                    <w:rStyle w:val="Hyperlink"/>
                    <w:rFonts w:hint="eastAsia"/>
                    <w:b/>
                    <w:noProof/>
                  </w:rPr>
                </w:rPrChange>
              </w:rPr>
              <w:delText>ПРИЛОЖЕНИЯ</w:delText>
            </w:r>
            <w:r w:rsidDel="00A74405">
              <w:rPr>
                <w:noProof/>
                <w:webHidden/>
              </w:rPr>
              <w:tab/>
              <w:delText>4</w:delText>
            </w:r>
          </w:del>
        </w:p>
        <w:p w:rsidR="00525F9C" w:rsidDel="00A74405" w:rsidRDefault="00525F9C">
          <w:pPr>
            <w:pStyle w:val="TOC2"/>
            <w:tabs>
              <w:tab w:val="left" w:pos="1100"/>
              <w:tab w:val="right" w:leader="dot" w:pos="9350"/>
            </w:tabs>
            <w:rPr>
              <w:del w:id="655" w:author="Peter Mihaylov" w:date="2019-03-14T10:42:00Z"/>
              <w:rFonts w:asciiTheme="minorHAnsi" w:eastAsiaTheme="minorEastAsia" w:hAnsiTheme="minorHAnsi" w:cstheme="minorBidi"/>
              <w:noProof/>
              <w:sz w:val="22"/>
              <w:szCs w:val="22"/>
              <w:lang w:eastAsia="en-US"/>
            </w:rPr>
          </w:pPr>
          <w:del w:id="656" w:author="Peter Mihaylov" w:date="2019-03-14T10:42:00Z">
            <w:r w:rsidRPr="00A74405" w:rsidDel="00A74405">
              <w:rPr>
                <w:rPrChange w:id="657" w:author="Peter Mihaylov" w:date="2019-03-14T10:42:00Z">
                  <w:rPr>
                    <w:rStyle w:val="Hyperlink"/>
                    <w:b/>
                    <w:noProof/>
                  </w:rPr>
                </w:rPrChange>
              </w:rPr>
              <w:delText>1.1.</w:delText>
            </w:r>
            <w:r w:rsidDel="00A74405">
              <w:rPr>
                <w:rFonts w:asciiTheme="minorHAnsi" w:eastAsiaTheme="minorEastAsia" w:hAnsiTheme="minorHAnsi" w:cstheme="minorBidi"/>
                <w:noProof/>
                <w:sz w:val="22"/>
                <w:szCs w:val="22"/>
                <w:lang w:eastAsia="en-US"/>
              </w:rPr>
              <w:tab/>
            </w:r>
            <w:r w:rsidRPr="00A74405" w:rsidDel="00A74405">
              <w:rPr>
                <w:rFonts w:hint="eastAsia"/>
                <w:rPrChange w:id="658" w:author="Peter Mihaylov" w:date="2019-03-14T10:42:00Z">
                  <w:rPr>
                    <w:rStyle w:val="Hyperlink"/>
                    <w:rFonts w:hint="eastAsia"/>
                    <w:b/>
                    <w:noProof/>
                  </w:rPr>
                </w:rPrChange>
              </w:rPr>
              <w:delText>Основни</w:delText>
            </w:r>
            <w:r w:rsidRPr="00A74405" w:rsidDel="00A74405">
              <w:rPr>
                <w:rPrChange w:id="659" w:author="Peter Mihaylov" w:date="2019-03-14T10:42:00Z">
                  <w:rPr>
                    <w:rStyle w:val="Hyperlink"/>
                    <w:b/>
                    <w:noProof/>
                  </w:rPr>
                </w:rPrChange>
              </w:rPr>
              <w:delText xml:space="preserve"> </w:delText>
            </w:r>
            <w:r w:rsidRPr="00A74405" w:rsidDel="00A74405">
              <w:rPr>
                <w:rFonts w:hint="eastAsia"/>
                <w:rPrChange w:id="660" w:author="Peter Mihaylov" w:date="2019-03-14T10:42:00Z">
                  <w:rPr>
                    <w:rStyle w:val="Hyperlink"/>
                    <w:rFonts w:hint="eastAsia"/>
                    <w:b/>
                    <w:noProof/>
                  </w:rPr>
                </w:rPrChange>
              </w:rPr>
              <w:delText>принципи</w:delText>
            </w:r>
            <w:r w:rsidRPr="00A74405" w:rsidDel="00A74405">
              <w:rPr>
                <w:rPrChange w:id="661" w:author="Peter Mihaylov" w:date="2019-03-14T10:42:00Z">
                  <w:rPr>
                    <w:rStyle w:val="Hyperlink"/>
                    <w:b/>
                    <w:noProof/>
                  </w:rPr>
                </w:rPrChange>
              </w:rPr>
              <w:delText xml:space="preserve">, </w:delText>
            </w:r>
            <w:r w:rsidRPr="00A74405" w:rsidDel="00A74405">
              <w:rPr>
                <w:rFonts w:hint="eastAsia"/>
                <w:rPrChange w:id="662" w:author="Peter Mihaylov" w:date="2019-03-14T10:42:00Z">
                  <w:rPr>
                    <w:rStyle w:val="Hyperlink"/>
                    <w:rFonts w:hint="eastAsia"/>
                    <w:b/>
                    <w:noProof/>
                  </w:rPr>
                </w:rPrChange>
              </w:rPr>
              <w:delText>технологии</w:delText>
            </w:r>
            <w:r w:rsidRPr="00A74405" w:rsidDel="00A74405">
              <w:rPr>
                <w:rPrChange w:id="663" w:author="Peter Mihaylov" w:date="2019-03-14T10:42:00Z">
                  <w:rPr>
                    <w:rStyle w:val="Hyperlink"/>
                    <w:b/>
                    <w:noProof/>
                  </w:rPr>
                </w:rPrChange>
              </w:rPr>
              <w:delText xml:space="preserve"> </w:delText>
            </w:r>
            <w:r w:rsidRPr="00A74405" w:rsidDel="00A74405">
              <w:rPr>
                <w:rFonts w:hint="eastAsia"/>
                <w:rPrChange w:id="664" w:author="Peter Mihaylov" w:date="2019-03-14T10:42:00Z">
                  <w:rPr>
                    <w:rStyle w:val="Hyperlink"/>
                    <w:rFonts w:hint="eastAsia"/>
                    <w:b/>
                    <w:noProof/>
                  </w:rPr>
                </w:rPrChange>
              </w:rPr>
              <w:delText>и</w:delText>
            </w:r>
            <w:r w:rsidRPr="00A74405" w:rsidDel="00A74405">
              <w:rPr>
                <w:rPrChange w:id="665" w:author="Peter Mihaylov" w:date="2019-03-14T10:42:00Z">
                  <w:rPr>
                    <w:rStyle w:val="Hyperlink"/>
                    <w:b/>
                    <w:noProof/>
                  </w:rPr>
                </w:rPrChange>
              </w:rPr>
              <w:delText xml:space="preserve"> </w:delText>
            </w:r>
            <w:r w:rsidRPr="00A74405" w:rsidDel="00A74405">
              <w:rPr>
                <w:rFonts w:hint="eastAsia"/>
                <w:rPrChange w:id="666" w:author="Peter Mihaylov" w:date="2019-03-14T10:42:00Z">
                  <w:rPr>
                    <w:rStyle w:val="Hyperlink"/>
                    <w:rFonts w:hint="eastAsia"/>
                    <w:b/>
                    <w:noProof/>
                  </w:rPr>
                </w:rPrChange>
              </w:rPr>
              <w:delText>развойни</w:delText>
            </w:r>
            <w:r w:rsidRPr="00A74405" w:rsidDel="00A74405">
              <w:rPr>
                <w:rPrChange w:id="667" w:author="Peter Mihaylov" w:date="2019-03-14T10:42:00Z">
                  <w:rPr>
                    <w:rStyle w:val="Hyperlink"/>
                    <w:b/>
                    <w:noProof/>
                  </w:rPr>
                </w:rPrChange>
              </w:rPr>
              <w:delText xml:space="preserve"> </w:delText>
            </w:r>
            <w:r w:rsidRPr="00A74405" w:rsidDel="00A74405">
              <w:rPr>
                <w:rFonts w:hint="eastAsia"/>
                <w:rPrChange w:id="668" w:author="Peter Mihaylov" w:date="2019-03-14T10:42:00Z">
                  <w:rPr>
                    <w:rStyle w:val="Hyperlink"/>
                    <w:rFonts w:hint="eastAsia"/>
                    <w:b/>
                    <w:noProof/>
                  </w:rPr>
                </w:rPrChange>
              </w:rPr>
              <w:delText>среди</w:delText>
            </w:r>
            <w:r w:rsidRPr="00A74405" w:rsidDel="00A74405">
              <w:rPr>
                <w:rPrChange w:id="669" w:author="Peter Mihaylov" w:date="2019-03-14T10:42:00Z">
                  <w:rPr>
                    <w:rStyle w:val="Hyperlink"/>
                    <w:b/>
                    <w:noProof/>
                  </w:rPr>
                </w:rPrChange>
              </w:rPr>
              <w:delText xml:space="preserve"> </w:delText>
            </w:r>
            <w:r w:rsidRPr="00A74405" w:rsidDel="00A74405">
              <w:rPr>
                <w:rFonts w:hint="eastAsia"/>
                <w:rPrChange w:id="670" w:author="Peter Mihaylov" w:date="2019-03-14T10:42:00Z">
                  <w:rPr>
                    <w:rStyle w:val="Hyperlink"/>
                    <w:rFonts w:hint="eastAsia"/>
                    <w:b/>
                    <w:noProof/>
                  </w:rPr>
                </w:rPrChange>
              </w:rPr>
              <w:delText>за</w:delText>
            </w:r>
            <w:r w:rsidRPr="00A74405" w:rsidDel="00A74405">
              <w:rPr>
                <w:rPrChange w:id="671" w:author="Peter Mihaylov" w:date="2019-03-14T10:42:00Z">
                  <w:rPr>
                    <w:rStyle w:val="Hyperlink"/>
                    <w:b/>
                    <w:noProof/>
                  </w:rPr>
                </w:rPrChange>
              </w:rPr>
              <w:delText xml:space="preserve"> </w:delText>
            </w:r>
            <w:r w:rsidRPr="00A74405" w:rsidDel="00A74405">
              <w:rPr>
                <w:rFonts w:hint="eastAsia"/>
                <w:rPrChange w:id="672" w:author="Peter Mihaylov" w:date="2019-03-14T10:42:00Z">
                  <w:rPr>
                    <w:rStyle w:val="Hyperlink"/>
                    <w:rFonts w:hint="eastAsia"/>
                    <w:b/>
                    <w:noProof/>
                  </w:rPr>
                </w:rPrChange>
              </w:rPr>
              <w:delText>реализиране</w:delText>
            </w:r>
            <w:r w:rsidRPr="00A74405" w:rsidDel="00A74405">
              <w:rPr>
                <w:rPrChange w:id="673" w:author="Peter Mihaylov" w:date="2019-03-14T10:42:00Z">
                  <w:rPr>
                    <w:rStyle w:val="Hyperlink"/>
                    <w:b/>
                    <w:noProof/>
                  </w:rPr>
                </w:rPrChange>
              </w:rPr>
              <w:delText xml:space="preserve"> </w:delText>
            </w:r>
            <w:r w:rsidRPr="00A74405" w:rsidDel="00A74405">
              <w:rPr>
                <w:rFonts w:hint="eastAsia"/>
                <w:rPrChange w:id="674" w:author="Peter Mihaylov" w:date="2019-03-14T10:42:00Z">
                  <w:rPr>
                    <w:rStyle w:val="Hyperlink"/>
                    <w:rFonts w:hint="eastAsia"/>
                    <w:b/>
                    <w:noProof/>
                  </w:rPr>
                </w:rPrChange>
              </w:rPr>
              <w:delText>на</w:delText>
            </w:r>
            <w:r w:rsidRPr="00A74405" w:rsidDel="00A74405">
              <w:rPr>
                <w:rPrChange w:id="675" w:author="Peter Mihaylov" w:date="2019-03-14T10:42:00Z">
                  <w:rPr>
                    <w:rStyle w:val="Hyperlink"/>
                    <w:b/>
                    <w:noProof/>
                  </w:rPr>
                </w:rPrChange>
              </w:rPr>
              <w:delText xml:space="preserve"> web </w:delText>
            </w:r>
            <w:r w:rsidRPr="00A74405" w:rsidDel="00A74405">
              <w:rPr>
                <w:rFonts w:hint="eastAsia"/>
                <w:rPrChange w:id="676" w:author="Peter Mihaylov" w:date="2019-03-14T10:42:00Z">
                  <w:rPr>
                    <w:rStyle w:val="Hyperlink"/>
                    <w:rFonts w:hint="eastAsia"/>
                    <w:b/>
                    <w:noProof/>
                  </w:rPr>
                </w:rPrChange>
              </w:rPr>
              <w:delText>приложения</w:delText>
            </w:r>
            <w:r w:rsidDel="00A74405">
              <w:rPr>
                <w:noProof/>
                <w:webHidden/>
              </w:rPr>
              <w:tab/>
              <w:delText>4</w:delText>
            </w:r>
          </w:del>
        </w:p>
        <w:p w:rsidR="00525F9C" w:rsidDel="00A74405" w:rsidRDefault="00525F9C">
          <w:pPr>
            <w:pStyle w:val="TOC2"/>
            <w:tabs>
              <w:tab w:val="left" w:pos="1320"/>
              <w:tab w:val="right" w:leader="dot" w:pos="9350"/>
            </w:tabs>
            <w:rPr>
              <w:del w:id="677" w:author="Peter Mihaylov" w:date="2019-03-14T10:42:00Z"/>
              <w:rFonts w:asciiTheme="minorHAnsi" w:eastAsiaTheme="minorEastAsia" w:hAnsiTheme="minorHAnsi" w:cstheme="minorBidi"/>
              <w:noProof/>
              <w:sz w:val="22"/>
              <w:szCs w:val="22"/>
              <w:lang w:eastAsia="en-US"/>
            </w:rPr>
          </w:pPr>
          <w:del w:id="678" w:author="Peter Mihaylov" w:date="2019-03-14T10:42:00Z">
            <w:r w:rsidRPr="00A74405" w:rsidDel="00A74405">
              <w:rPr>
                <w:rPrChange w:id="679" w:author="Peter Mihaylov" w:date="2019-03-14T10:42:00Z">
                  <w:rPr>
                    <w:rStyle w:val="Hyperlink"/>
                    <w:rFonts w:ascii="Tahoma" w:hAnsi="Tahoma" w:cs="Tahoma"/>
                    <w:b/>
                    <w:bCs/>
                    <w:noProof/>
                  </w:rPr>
                </w:rPrChange>
              </w:rPr>
              <w:delText>1.1.1.</w:delText>
            </w:r>
            <w:r w:rsidDel="00A74405">
              <w:rPr>
                <w:rFonts w:asciiTheme="minorHAnsi" w:eastAsiaTheme="minorEastAsia" w:hAnsiTheme="minorHAnsi" w:cstheme="minorBidi"/>
                <w:noProof/>
                <w:sz w:val="22"/>
                <w:szCs w:val="22"/>
                <w:lang w:eastAsia="en-US"/>
              </w:rPr>
              <w:tab/>
            </w:r>
            <w:r w:rsidRPr="00A74405" w:rsidDel="00A74405">
              <w:rPr>
                <w:rFonts w:hint="eastAsia"/>
                <w:rPrChange w:id="680" w:author="Peter Mihaylov" w:date="2019-03-14T10:42:00Z">
                  <w:rPr>
                    <w:rStyle w:val="Hyperlink"/>
                    <w:rFonts w:hint="eastAsia"/>
                    <w:b/>
                    <w:noProof/>
                  </w:rPr>
                </w:rPrChange>
              </w:rPr>
              <w:delText>Развойни</w:delText>
            </w:r>
            <w:r w:rsidRPr="00A74405" w:rsidDel="00A74405">
              <w:rPr>
                <w:rPrChange w:id="681" w:author="Peter Mihaylov" w:date="2019-03-14T10:42:00Z">
                  <w:rPr>
                    <w:rStyle w:val="Hyperlink"/>
                    <w:b/>
                    <w:noProof/>
                  </w:rPr>
                </w:rPrChange>
              </w:rPr>
              <w:delText xml:space="preserve"> </w:delText>
            </w:r>
            <w:r w:rsidRPr="00A74405" w:rsidDel="00A74405">
              <w:rPr>
                <w:rFonts w:hint="eastAsia"/>
                <w:rPrChange w:id="682" w:author="Peter Mihaylov" w:date="2019-03-14T10:42:00Z">
                  <w:rPr>
                    <w:rStyle w:val="Hyperlink"/>
                    <w:rFonts w:hint="eastAsia"/>
                    <w:b/>
                    <w:noProof/>
                  </w:rPr>
                </w:rPrChange>
              </w:rPr>
              <w:delText>средства</w:delText>
            </w:r>
            <w:r w:rsidRPr="00A74405" w:rsidDel="00A74405">
              <w:rPr>
                <w:rPrChange w:id="683" w:author="Peter Mihaylov" w:date="2019-03-14T10:42:00Z">
                  <w:rPr>
                    <w:rStyle w:val="Hyperlink"/>
                    <w:b/>
                    <w:noProof/>
                  </w:rPr>
                </w:rPrChange>
              </w:rPr>
              <w:delText xml:space="preserve"> </w:delText>
            </w:r>
            <w:r w:rsidRPr="00A74405" w:rsidDel="00A74405">
              <w:rPr>
                <w:rFonts w:hint="eastAsia"/>
                <w:rPrChange w:id="684" w:author="Peter Mihaylov" w:date="2019-03-14T10:42:00Z">
                  <w:rPr>
                    <w:rStyle w:val="Hyperlink"/>
                    <w:rFonts w:hint="eastAsia"/>
                    <w:b/>
                    <w:noProof/>
                  </w:rPr>
                </w:rPrChange>
              </w:rPr>
              <w:delText>и</w:delText>
            </w:r>
            <w:r w:rsidRPr="00A74405" w:rsidDel="00A74405">
              <w:rPr>
                <w:rPrChange w:id="685" w:author="Peter Mihaylov" w:date="2019-03-14T10:42:00Z">
                  <w:rPr>
                    <w:rStyle w:val="Hyperlink"/>
                    <w:b/>
                    <w:noProof/>
                  </w:rPr>
                </w:rPrChange>
              </w:rPr>
              <w:delText xml:space="preserve"> </w:delText>
            </w:r>
            <w:r w:rsidRPr="00A74405" w:rsidDel="00A74405">
              <w:rPr>
                <w:rFonts w:hint="eastAsia"/>
                <w:rPrChange w:id="686" w:author="Peter Mihaylov" w:date="2019-03-14T10:42:00Z">
                  <w:rPr>
                    <w:rStyle w:val="Hyperlink"/>
                    <w:rFonts w:hint="eastAsia"/>
                    <w:b/>
                    <w:noProof/>
                  </w:rPr>
                </w:rPrChange>
              </w:rPr>
              <w:delText>среди</w:delText>
            </w:r>
            <w:r w:rsidDel="00A74405">
              <w:rPr>
                <w:noProof/>
                <w:webHidden/>
              </w:rPr>
              <w:tab/>
              <w:delText>4</w:delText>
            </w:r>
          </w:del>
        </w:p>
        <w:p w:rsidR="00525F9C" w:rsidDel="00A74405" w:rsidRDefault="00525F9C">
          <w:pPr>
            <w:pStyle w:val="TOC2"/>
            <w:tabs>
              <w:tab w:val="left" w:pos="1760"/>
              <w:tab w:val="right" w:leader="dot" w:pos="9350"/>
            </w:tabs>
            <w:rPr>
              <w:del w:id="687" w:author="Peter Mihaylov" w:date="2019-03-14T10:42:00Z"/>
              <w:rFonts w:asciiTheme="minorHAnsi" w:eastAsiaTheme="minorEastAsia" w:hAnsiTheme="minorHAnsi" w:cstheme="minorBidi"/>
              <w:noProof/>
              <w:sz w:val="22"/>
              <w:szCs w:val="22"/>
              <w:lang w:eastAsia="en-US"/>
            </w:rPr>
          </w:pPr>
          <w:del w:id="688" w:author="Peter Mihaylov" w:date="2019-03-14T10:42:00Z">
            <w:r w:rsidRPr="00A74405" w:rsidDel="00A74405">
              <w:rPr>
                <w:rPrChange w:id="689" w:author="Peter Mihaylov" w:date="2019-03-14T10:42:00Z">
                  <w:rPr>
                    <w:rStyle w:val="Hyperlink"/>
                    <w:b/>
                    <w:noProof/>
                  </w:rPr>
                </w:rPrChange>
              </w:rPr>
              <w:delText>1.1.1.1.</w:delText>
            </w:r>
            <w:r w:rsidDel="00A74405">
              <w:rPr>
                <w:rFonts w:asciiTheme="minorHAnsi" w:eastAsiaTheme="minorEastAsia" w:hAnsiTheme="minorHAnsi" w:cstheme="minorBidi"/>
                <w:noProof/>
                <w:sz w:val="22"/>
                <w:szCs w:val="22"/>
                <w:lang w:eastAsia="en-US"/>
              </w:rPr>
              <w:tab/>
            </w:r>
            <w:r w:rsidRPr="00A74405" w:rsidDel="00A74405">
              <w:rPr>
                <w:rPrChange w:id="690" w:author="Peter Mihaylov" w:date="2019-03-14T10:42:00Z">
                  <w:rPr>
                    <w:rStyle w:val="Hyperlink"/>
                    <w:b/>
                    <w:noProof/>
                  </w:rPr>
                </w:rPrChange>
              </w:rPr>
              <w:delText>IntelliJ IDEA</w:delText>
            </w:r>
            <w:r w:rsidDel="00A74405">
              <w:rPr>
                <w:noProof/>
                <w:webHidden/>
              </w:rPr>
              <w:tab/>
              <w:delText>4</w:delText>
            </w:r>
          </w:del>
        </w:p>
        <w:p w:rsidR="00525F9C" w:rsidDel="00A74405" w:rsidRDefault="00525F9C">
          <w:pPr>
            <w:pStyle w:val="TOC2"/>
            <w:tabs>
              <w:tab w:val="left" w:pos="1760"/>
              <w:tab w:val="right" w:leader="dot" w:pos="9350"/>
            </w:tabs>
            <w:rPr>
              <w:del w:id="691" w:author="Peter Mihaylov" w:date="2019-03-14T10:42:00Z"/>
              <w:rFonts w:asciiTheme="minorHAnsi" w:eastAsiaTheme="minorEastAsia" w:hAnsiTheme="minorHAnsi" w:cstheme="minorBidi"/>
              <w:noProof/>
              <w:sz w:val="22"/>
              <w:szCs w:val="22"/>
              <w:lang w:eastAsia="en-US"/>
            </w:rPr>
          </w:pPr>
          <w:del w:id="692" w:author="Peter Mihaylov" w:date="2019-03-14T10:42:00Z">
            <w:r w:rsidRPr="00A74405" w:rsidDel="00A74405">
              <w:rPr>
                <w:rPrChange w:id="693" w:author="Peter Mihaylov" w:date="2019-03-14T10:42:00Z">
                  <w:rPr>
                    <w:rStyle w:val="Hyperlink"/>
                    <w:b/>
                    <w:noProof/>
                  </w:rPr>
                </w:rPrChange>
              </w:rPr>
              <w:delText>1.1.1.2.</w:delText>
            </w:r>
            <w:r w:rsidDel="00A74405">
              <w:rPr>
                <w:rFonts w:asciiTheme="minorHAnsi" w:eastAsiaTheme="minorEastAsia" w:hAnsiTheme="minorHAnsi" w:cstheme="minorBidi"/>
                <w:noProof/>
                <w:sz w:val="22"/>
                <w:szCs w:val="22"/>
                <w:lang w:eastAsia="en-US"/>
              </w:rPr>
              <w:tab/>
            </w:r>
            <w:r w:rsidRPr="00A74405" w:rsidDel="00A74405">
              <w:rPr>
                <w:rPrChange w:id="694" w:author="Peter Mihaylov" w:date="2019-03-14T10:42:00Z">
                  <w:rPr>
                    <w:rStyle w:val="Hyperlink"/>
                    <w:b/>
                    <w:noProof/>
                  </w:rPr>
                </w:rPrChange>
              </w:rPr>
              <w:delText>Eclipse</w:delText>
            </w:r>
            <w:r w:rsidDel="00A74405">
              <w:rPr>
                <w:noProof/>
                <w:webHidden/>
              </w:rPr>
              <w:tab/>
              <w:delText>5</w:delText>
            </w:r>
          </w:del>
        </w:p>
        <w:p w:rsidR="00525F9C" w:rsidDel="00A74405" w:rsidRDefault="00525F9C">
          <w:pPr>
            <w:pStyle w:val="TOC2"/>
            <w:tabs>
              <w:tab w:val="left" w:pos="1100"/>
              <w:tab w:val="right" w:leader="dot" w:pos="9350"/>
            </w:tabs>
            <w:rPr>
              <w:del w:id="695" w:author="Peter Mihaylov" w:date="2019-03-14T10:42:00Z"/>
              <w:rFonts w:asciiTheme="minorHAnsi" w:eastAsiaTheme="minorEastAsia" w:hAnsiTheme="minorHAnsi" w:cstheme="minorBidi"/>
              <w:noProof/>
              <w:sz w:val="22"/>
              <w:szCs w:val="22"/>
              <w:lang w:eastAsia="en-US"/>
            </w:rPr>
          </w:pPr>
          <w:del w:id="696" w:author="Peter Mihaylov" w:date="2019-03-14T10:42:00Z">
            <w:r w:rsidRPr="00A74405" w:rsidDel="00A74405">
              <w:rPr>
                <w:rPrChange w:id="697" w:author="Peter Mihaylov" w:date="2019-03-14T10:42:00Z">
                  <w:rPr>
                    <w:rStyle w:val="Hyperlink"/>
                    <w:b/>
                    <w:noProof/>
                  </w:rPr>
                </w:rPrChange>
              </w:rPr>
              <w:delText>1.2.</w:delText>
            </w:r>
            <w:r w:rsidDel="00A74405">
              <w:rPr>
                <w:rFonts w:asciiTheme="minorHAnsi" w:eastAsiaTheme="minorEastAsia" w:hAnsiTheme="minorHAnsi" w:cstheme="minorBidi"/>
                <w:noProof/>
                <w:sz w:val="22"/>
                <w:szCs w:val="22"/>
                <w:lang w:eastAsia="en-US"/>
              </w:rPr>
              <w:tab/>
            </w:r>
            <w:r w:rsidRPr="00A74405" w:rsidDel="00A74405">
              <w:rPr>
                <w:rFonts w:hint="eastAsia"/>
                <w:rPrChange w:id="698" w:author="Peter Mihaylov" w:date="2019-03-14T10:42:00Z">
                  <w:rPr>
                    <w:rStyle w:val="Hyperlink"/>
                    <w:rFonts w:hint="eastAsia"/>
                    <w:b/>
                    <w:noProof/>
                  </w:rPr>
                </w:rPrChange>
              </w:rPr>
              <w:delText>Съществуващи</w:delText>
            </w:r>
            <w:r w:rsidRPr="00A74405" w:rsidDel="00A74405">
              <w:rPr>
                <w:rPrChange w:id="699" w:author="Peter Mihaylov" w:date="2019-03-14T10:42:00Z">
                  <w:rPr>
                    <w:rStyle w:val="Hyperlink"/>
                    <w:b/>
                    <w:noProof/>
                  </w:rPr>
                </w:rPrChange>
              </w:rPr>
              <w:delText xml:space="preserve"> </w:delText>
            </w:r>
            <w:r w:rsidRPr="00A74405" w:rsidDel="00A74405">
              <w:rPr>
                <w:rFonts w:hint="eastAsia"/>
                <w:rPrChange w:id="700" w:author="Peter Mihaylov" w:date="2019-03-14T10:42:00Z">
                  <w:rPr>
                    <w:rStyle w:val="Hyperlink"/>
                    <w:rFonts w:hint="eastAsia"/>
                    <w:b/>
                    <w:noProof/>
                  </w:rPr>
                </w:rPrChange>
              </w:rPr>
              <w:delText>подобни</w:delText>
            </w:r>
            <w:r w:rsidRPr="00A74405" w:rsidDel="00A74405">
              <w:rPr>
                <w:rPrChange w:id="701" w:author="Peter Mihaylov" w:date="2019-03-14T10:42:00Z">
                  <w:rPr>
                    <w:rStyle w:val="Hyperlink"/>
                    <w:b/>
                    <w:noProof/>
                  </w:rPr>
                </w:rPrChange>
              </w:rPr>
              <w:delText xml:space="preserve"> WEB </w:delText>
            </w:r>
            <w:r w:rsidRPr="00A74405" w:rsidDel="00A74405">
              <w:rPr>
                <w:rFonts w:hint="eastAsia"/>
                <w:rPrChange w:id="702" w:author="Peter Mihaylov" w:date="2019-03-14T10:42:00Z">
                  <w:rPr>
                    <w:rStyle w:val="Hyperlink"/>
                    <w:rFonts w:hint="eastAsia"/>
                    <w:b/>
                    <w:noProof/>
                  </w:rPr>
                </w:rPrChange>
              </w:rPr>
              <w:delText>проложения</w:delText>
            </w:r>
            <w:r w:rsidDel="00A74405">
              <w:rPr>
                <w:noProof/>
                <w:webHidden/>
              </w:rPr>
              <w:tab/>
              <w:delText>6</w:delText>
            </w:r>
          </w:del>
        </w:p>
        <w:p w:rsidR="00525F9C" w:rsidDel="00A74405" w:rsidRDefault="00525F9C">
          <w:pPr>
            <w:pStyle w:val="TOC2"/>
            <w:tabs>
              <w:tab w:val="left" w:pos="1540"/>
              <w:tab w:val="right" w:leader="dot" w:pos="9350"/>
            </w:tabs>
            <w:rPr>
              <w:del w:id="703" w:author="Peter Mihaylov" w:date="2019-03-14T10:42:00Z"/>
              <w:rFonts w:asciiTheme="minorHAnsi" w:eastAsiaTheme="minorEastAsia" w:hAnsiTheme="minorHAnsi" w:cstheme="minorBidi"/>
              <w:noProof/>
              <w:sz w:val="22"/>
              <w:szCs w:val="22"/>
              <w:lang w:eastAsia="en-US"/>
            </w:rPr>
          </w:pPr>
          <w:del w:id="704" w:author="Peter Mihaylov" w:date="2019-03-14T10:42:00Z">
            <w:r w:rsidRPr="00A74405" w:rsidDel="00A74405">
              <w:rPr>
                <w:rPrChange w:id="705" w:author="Peter Mihaylov" w:date="2019-03-14T10:42:00Z">
                  <w:rPr>
                    <w:rStyle w:val="Hyperlink"/>
                    <w:b/>
                    <w:noProof/>
                  </w:rPr>
                </w:rPrChange>
              </w:rPr>
              <w:delText>1.2.1.</w:delText>
            </w:r>
            <w:r w:rsidDel="00A74405">
              <w:rPr>
                <w:rFonts w:asciiTheme="minorHAnsi" w:eastAsiaTheme="minorEastAsia" w:hAnsiTheme="minorHAnsi" w:cstheme="minorBidi"/>
                <w:noProof/>
                <w:sz w:val="22"/>
                <w:szCs w:val="22"/>
                <w:lang w:eastAsia="en-US"/>
              </w:rPr>
              <w:tab/>
            </w:r>
            <w:r w:rsidRPr="00A74405" w:rsidDel="00A74405">
              <w:rPr>
                <w:rPrChange w:id="706" w:author="Peter Mihaylov" w:date="2019-03-14T10:42:00Z">
                  <w:rPr>
                    <w:rStyle w:val="Hyperlink"/>
                    <w:b/>
                    <w:noProof/>
                  </w:rPr>
                </w:rPrChange>
              </w:rPr>
              <w:delText>Jobs Tiger</w:delText>
            </w:r>
            <w:r w:rsidDel="00A74405">
              <w:rPr>
                <w:noProof/>
                <w:webHidden/>
              </w:rPr>
              <w:tab/>
              <w:delText>7</w:delText>
            </w:r>
          </w:del>
        </w:p>
        <w:p w:rsidR="00525F9C" w:rsidDel="00A74405" w:rsidRDefault="00525F9C">
          <w:pPr>
            <w:pStyle w:val="TOC2"/>
            <w:tabs>
              <w:tab w:val="left" w:pos="1540"/>
              <w:tab w:val="right" w:leader="dot" w:pos="9350"/>
            </w:tabs>
            <w:rPr>
              <w:del w:id="707" w:author="Peter Mihaylov" w:date="2019-03-14T10:42:00Z"/>
              <w:rFonts w:asciiTheme="minorHAnsi" w:eastAsiaTheme="minorEastAsia" w:hAnsiTheme="minorHAnsi" w:cstheme="minorBidi"/>
              <w:noProof/>
              <w:sz w:val="22"/>
              <w:szCs w:val="22"/>
              <w:lang w:eastAsia="en-US"/>
            </w:rPr>
          </w:pPr>
          <w:del w:id="708" w:author="Peter Mihaylov" w:date="2019-03-14T10:42:00Z">
            <w:r w:rsidRPr="00A74405" w:rsidDel="00A74405">
              <w:rPr>
                <w:rPrChange w:id="709" w:author="Peter Mihaylov" w:date="2019-03-14T10:42:00Z">
                  <w:rPr>
                    <w:rStyle w:val="Hyperlink"/>
                    <w:b/>
                    <w:noProof/>
                  </w:rPr>
                </w:rPrChange>
              </w:rPr>
              <w:delText>1.2.2.</w:delText>
            </w:r>
            <w:r w:rsidDel="00A74405">
              <w:rPr>
                <w:rFonts w:asciiTheme="minorHAnsi" w:eastAsiaTheme="minorEastAsia" w:hAnsiTheme="minorHAnsi" w:cstheme="minorBidi"/>
                <w:noProof/>
                <w:sz w:val="22"/>
                <w:szCs w:val="22"/>
                <w:lang w:eastAsia="en-US"/>
              </w:rPr>
              <w:tab/>
            </w:r>
            <w:r w:rsidRPr="00A74405" w:rsidDel="00A74405">
              <w:rPr>
                <w:rPrChange w:id="710" w:author="Peter Mihaylov" w:date="2019-03-14T10:42:00Z">
                  <w:rPr>
                    <w:rStyle w:val="Hyperlink"/>
                    <w:b/>
                    <w:noProof/>
                  </w:rPr>
                </w:rPrChange>
              </w:rPr>
              <w:delText>Zaplata.BG</w:delText>
            </w:r>
            <w:r w:rsidDel="00A74405">
              <w:rPr>
                <w:noProof/>
                <w:webHidden/>
              </w:rPr>
              <w:tab/>
              <w:delText>7</w:delText>
            </w:r>
          </w:del>
        </w:p>
        <w:p w:rsidR="00525F9C" w:rsidDel="00A74405" w:rsidRDefault="00525F9C">
          <w:pPr>
            <w:pStyle w:val="TOC2"/>
            <w:tabs>
              <w:tab w:val="left" w:pos="1540"/>
              <w:tab w:val="right" w:leader="dot" w:pos="9350"/>
            </w:tabs>
            <w:rPr>
              <w:del w:id="711" w:author="Peter Mihaylov" w:date="2019-03-14T10:42:00Z"/>
              <w:rFonts w:asciiTheme="minorHAnsi" w:eastAsiaTheme="minorEastAsia" w:hAnsiTheme="minorHAnsi" w:cstheme="minorBidi"/>
              <w:noProof/>
              <w:sz w:val="22"/>
              <w:szCs w:val="22"/>
              <w:lang w:eastAsia="en-US"/>
            </w:rPr>
          </w:pPr>
          <w:del w:id="712" w:author="Peter Mihaylov" w:date="2019-03-14T10:42:00Z">
            <w:r w:rsidRPr="00A74405" w:rsidDel="00A74405">
              <w:rPr>
                <w:rPrChange w:id="713" w:author="Peter Mihaylov" w:date="2019-03-14T10:42:00Z">
                  <w:rPr>
                    <w:rStyle w:val="Hyperlink"/>
                    <w:b/>
                    <w:noProof/>
                  </w:rPr>
                </w:rPrChange>
              </w:rPr>
              <w:delText>1.2.3.</w:delText>
            </w:r>
            <w:r w:rsidDel="00A74405">
              <w:rPr>
                <w:rFonts w:asciiTheme="minorHAnsi" w:eastAsiaTheme="minorEastAsia" w:hAnsiTheme="minorHAnsi" w:cstheme="minorBidi"/>
                <w:noProof/>
                <w:sz w:val="22"/>
                <w:szCs w:val="22"/>
                <w:lang w:eastAsia="en-US"/>
              </w:rPr>
              <w:tab/>
            </w:r>
            <w:r w:rsidRPr="00A74405" w:rsidDel="00A74405">
              <w:rPr>
                <w:rPrChange w:id="714" w:author="Peter Mihaylov" w:date="2019-03-14T10:42:00Z">
                  <w:rPr>
                    <w:rStyle w:val="Hyperlink"/>
                    <w:b/>
                    <w:noProof/>
                    <w:shd w:val="clear" w:color="auto" w:fill="FFFFFF"/>
                  </w:rPr>
                </w:rPrChange>
              </w:rPr>
              <w:delText>JOBS BG</w:delText>
            </w:r>
            <w:r w:rsidDel="00A74405">
              <w:rPr>
                <w:noProof/>
                <w:webHidden/>
              </w:rPr>
              <w:tab/>
              <w:delText>8</w:delText>
            </w:r>
          </w:del>
        </w:p>
        <w:p w:rsidR="00525F9C" w:rsidDel="00A74405" w:rsidRDefault="00525F9C">
          <w:pPr>
            <w:pStyle w:val="TOC2"/>
            <w:tabs>
              <w:tab w:val="left" w:pos="1540"/>
              <w:tab w:val="right" w:leader="dot" w:pos="9350"/>
            </w:tabs>
            <w:rPr>
              <w:del w:id="715" w:author="Peter Mihaylov" w:date="2019-03-14T10:42:00Z"/>
              <w:rFonts w:asciiTheme="minorHAnsi" w:eastAsiaTheme="minorEastAsia" w:hAnsiTheme="minorHAnsi" w:cstheme="minorBidi"/>
              <w:noProof/>
              <w:sz w:val="22"/>
              <w:szCs w:val="22"/>
              <w:lang w:eastAsia="en-US"/>
            </w:rPr>
          </w:pPr>
          <w:del w:id="716" w:author="Peter Mihaylov" w:date="2019-03-14T10:42:00Z">
            <w:r w:rsidRPr="00A74405" w:rsidDel="00A74405">
              <w:rPr>
                <w:rPrChange w:id="717" w:author="Peter Mihaylov" w:date="2019-03-14T10:42:00Z">
                  <w:rPr>
                    <w:rStyle w:val="Hyperlink"/>
                    <w:b/>
                    <w:noProof/>
                    <w:lang w:eastAsia="en-US"/>
                  </w:rPr>
                </w:rPrChange>
              </w:rPr>
              <w:delText>1.2.4.</w:delText>
            </w:r>
            <w:r w:rsidDel="00A74405">
              <w:rPr>
                <w:rFonts w:asciiTheme="minorHAnsi" w:eastAsiaTheme="minorEastAsia" w:hAnsiTheme="minorHAnsi" w:cstheme="minorBidi"/>
                <w:noProof/>
                <w:sz w:val="22"/>
                <w:szCs w:val="22"/>
                <w:lang w:eastAsia="en-US"/>
              </w:rPr>
              <w:tab/>
            </w:r>
            <w:r w:rsidRPr="00A74405" w:rsidDel="00A74405">
              <w:rPr>
                <w:rPrChange w:id="718" w:author="Peter Mihaylov" w:date="2019-03-14T10:42:00Z">
                  <w:rPr>
                    <w:rStyle w:val="Hyperlink"/>
                    <w:b/>
                    <w:noProof/>
                    <w:lang w:eastAsia="en-US"/>
                  </w:rPr>
                </w:rPrChange>
              </w:rPr>
              <w:delText>Buljobs.bg</w:delText>
            </w:r>
            <w:r w:rsidDel="00A74405">
              <w:rPr>
                <w:noProof/>
                <w:webHidden/>
              </w:rPr>
              <w:tab/>
              <w:delText>9</w:delText>
            </w:r>
          </w:del>
        </w:p>
        <w:p w:rsidR="00525F9C" w:rsidDel="00A74405" w:rsidRDefault="00525F9C">
          <w:pPr>
            <w:pStyle w:val="TOC2"/>
            <w:tabs>
              <w:tab w:val="right" w:leader="dot" w:pos="9350"/>
            </w:tabs>
            <w:rPr>
              <w:del w:id="719" w:author="Peter Mihaylov" w:date="2019-03-14T10:42:00Z"/>
              <w:rFonts w:asciiTheme="minorHAnsi" w:eastAsiaTheme="minorEastAsia" w:hAnsiTheme="minorHAnsi" w:cstheme="minorBidi"/>
              <w:noProof/>
              <w:sz w:val="22"/>
              <w:szCs w:val="22"/>
              <w:lang w:eastAsia="en-US"/>
            </w:rPr>
          </w:pPr>
          <w:del w:id="720" w:author="Peter Mihaylov" w:date="2019-03-14T10:42:00Z">
            <w:r w:rsidRPr="00A74405" w:rsidDel="00A74405">
              <w:rPr>
                <w:rFonts w:hint="eastAsia"/>
                <w:rPrChange w:id="721" w:author="Peter Mihaylov" w:date="2019-03-14T10:42:00Z">
                  <w:rPr>
                    <w:rStyle w:val="Hyperlink"/>
                    <w:rFonts w:hint="eastAsia"/>
                    <w:b/>
                    <w:noProof/>
                  </w:rPr>
                </w:rPrChange>
              </w:rPr>
              <w:delText>Втора</w:delText>
            </w:r>
            <w:r w:rsidRPr="00A74405" w:rsidDel="00A74405">
              <w:rPr>
                <w:rPrChange w:id="722" w:author="Peter Mihaylov" w:date="2019-03-14T10:42:00Z">
                  <w:rPr>
                    <w:rStyle w:val="Hyperlink"/>
                    <w:b/>
                    <w:noProof/>
                  </w:rPr>
                </w:rPrChange>
              </w:rPr>
              <w:delText xml:space="preserve"> </w:delText>
            </w:r>
            <w:r w:rsidRPr="00A74405" w:rsidDel="00A74405">
              <w:rPr>
                <w:rFonts w:hint="eastAsia"/>
                <w:rPrChange w:id="723" w:author="Peter Mihaylov" w:date="2019-03-14T10:42:00Z">
                  <w:rPr>
                    <w:rStyle w:val="Hyperlink"/>
                    <w:rFonts w:hint="eastAsia"/>
                    <w:b/>
                    <w:noProof/>
                  </w:rPr>
                </w:rPrChange>
              </w:rPr>
              <w:delText>глава</w:delText>
            </w:r>
            <w:r w:rsidDel="00A74405">
              <w:rPr>
                <w:noProof/>
                <w:webHidden/>
              </w:rPr>
              <w:tab/>
              <w:delText>10</w:delText>
            </w:r>
          </w:del>
        </w:p>
        <w:p w:rsidR="00525F9C" w:rsidDel="00A74405" w:rsidRDefault="00525F9C">
          <w:pPr>
            <w:pStyle w:val="TOC2"/>
            <w:tabs>
              <w:tab w:val="left" w:pos="880"/>
              <w:tab w:val="right" w:leader="dot" w:pos="9350"/>
            </w:tabs>
            <w:rPr>
              <w:del w:id="724" w:author="Peter Mihaylov" w:date="2019-03-14T10:42:00Z"/>
              <w:rFonts w:asciiTheme="minorHAnsi" w:eastAsiaTheme="minorEastAsia" w:hAnsiTheme="minorHAnsi" w:cstheme="minorBidi"/>
              <w:noProof/>
              <w:sz w:val="22"/>
              <w:szCs w:val="22"/>
              <w:lang w:eastAsia="en-US"/>
            </w:rPr>
          </w:pPr>
          <w:del w:id="725" w:author="Peter Mihaylov" w:date="2019-03-14T10:42:00Z">
            <w:r w:rsidRPr="00A74405" w:rsidDel="00A74405">
              <w:rPr>
                <w:rPrChange w:id="726" w:author="Peter Mihaylov" w:date="2019-03-14T10:42:00Z">
                  <w:rPr>
                    <w:rStyle w:val="Hyperlink"/>
                    <w:b/>
                    <w:noProof/>
                  </w:rPr>
                </w:rPrChange>
              </w:rPr>
              <w:delText>2.</w:delText>
            </w:r>
            <w:r w:rsidDel="00A74405">
              <w:rPr>
                <w:rFonts w:asciiTheme="minorHAnsi" w:eastAsiaTheme="minorEastAsia" w:hAnsiTheme="minorHAnsi" w:cstheme="minorBidi"/>
                <w:noProof/>
                <w:sz w:val="22"/>
                <w:szCs w:val="22"/>
                <w:lang w:eastAsia="en-US"/>
              </w:rPr>
              <w:tab/>
            </w:r>
            <w:r w:rsidRPr="00A74405" w:rsidDel="00A74405">
              <w:rPr>
                <w:rFonts w:hint="eastAsia"/>
                <w:rPrChange w:id="727" w:author="Peter Mihaylov" w:date="2019-03-14T10:42:00Z">
                  <w:rPr>
                    <w:rStyle w:val="Hyperlink"/>
                    <w:rFonts w:hint="eastAsia"/>
                    <w:b/>
                    <w:noProof/>
                  </w:rPr>
                </w:rPrChange>
              </w:rPr>
              <w:delText>Функционални</w:delText>
            </w:r>
            <w:r w:rsidRPr="00A74405" w:rsidDel="00A74405">
              <w:rPr>
                <w:rPrChange w:id="728" w:author="Peter Mihaylov" w:date="2019-03-14T10:42:00Z">
                  <w:rPr>
                    <w:rStyle w:val="Hyperlink"/>
                    <w:b/>
                    <w:noProof/>
                  </w:rPr>
                </w:rPrChange>
              </w:rPr>
              <w:delText xml:space="preserve"> </w:delText>
            </w:r>
            <w:r w:rsidRPr="00A74405" w:rsidDel="00A74405">
              <w:rPr>
                <w:rFonts w:hint="eastAsia"/>
                <w:rPrChange w:id="729" w:author="Peter Mihaylov" w:date="2019-03-14T10:42:00Z">
                  <w:rPr>
                    <w:rStyle w:val="Hyperlink"/>
                    <w:rFonts w:hint="eastAsia"/>
                    <w:b/>
                    <w:noProof/>
                  </w:rPr>
                </w:rPrChange>
              </w:rPr>
              <w:delText>изисквания</w:delText>
            </w:r>
            <w:r w:rsidRPr="00A74405" w:rsidDel="00A74405">
              <w:rPr>
                <w:rPrChange w:id="730" w:author="Peter Mihaylov" w:date="2019-03-14T10:42:00Z">
                  <w:rPr>
                    <w:rStyle w:val="Hyperlink"/>
                    <w:b/>
                    <w:noProof/>
                  </w:rPr>
                </w:rPrChange>
              </w:rPr>
              <w:delText xml:space="preserve"> </w:delText>
            </w:r>
            <w:r w:rsidRPr="00A74405" w:rsidDel="00A74405">
              <w:rPr>
                <w:rFonts w:hint="eastAsia"/>
                <w:rPrChange w:id="731" w:author="Peter Mihaylov" w:date="2019-03-14T10:42:00Z">
                  <w:rPr>
                    <w:rStyle w:val="Hyperlink"/>
                    <w:rFonts w:hint="eastAsia"/>
                    <w:b/>
                    <w:noProof/>
                  </w:rPr>
                </w:rPrChange>
              </w:rPr>
              <w:delText>към</w:delText>
            </w:r>
            <w:r w:rsidRPr="00A74405" w:rsidDel="00A74405">
              <w:rPr>
                <w:rPrChange w:id="732" w:author="Peter Mihaylov" w:date="2019-03-14T10:42:00Z">
                  <w:rPr>
                    <w:rStyle w:val="Hyperlink"/>
                    <w:b/>
                    <w:noProof/>
                  </w:rPr>
                </w:rPrChange>
              </w:rPr>
              <w:delText xml:space="preserve"> </w:delText>
            </w:r>
            <w:r w:rsidRPr="00A74405" w:rsidDel="00A74405">
              <w:rPr>
                <w:rFonts w:hint="eastAsia"/>
                <w:rPrChange w:id="733" w:author="Peter Mihaylov" w:date="2019-03-14T10:42:00Z">
                  <w:rPr>
                    <w:rStyle w:val="Hyperlink"/>
                    <w:rFonts w:hint="eastAsia"/>
                    <w:b/>
                    <w:noProof/>
                  </w:rPr>
                </w:rPrChange>
              </w:rPr>
              <w:delText>системата</w:delText>
            </w:r>
            <w:r w:rsidDel="00A74405">
              <w:rPr>
                <w:noProof/>
                <w:webHidden/>
              </w:rPr>
              <w:tab/>
              <w:delText>10</w:delText>
            </w:r>
          </w:del>
        </w:p>
        <w:p w:rsidR="00525F9C" w:rsidDel="00A74405" w:rsidRDefault="00525F9C">
          <w:pPr>
            <w:pStyle w:val="TOC2"/>
            <w:tabs>
              <w:tab w:val="left" w:pos="1540"/>
              <w:tab w:val="right" w:leader="dot" w:pos="9350"/>
            </w:tabs>
            <w:rPr>
              <w:del w:id="734" w:author="Peter Mihaylov" w:date="2019-03-14T10:42:00Z"/>
              <w:rFonts w:asciiTheme="minorHAnsi" w:eastAsiaTheme="minorEastAsia" w:hAnsiTheme="minorHAnsi" w:cstheme="minorBidi"/>
              <w:noProof/>
              <w:sz w:val="22"/>
              <w:szCs w:val="22"/>
              <w:lang w:eastAsia="en-US"/>
            </w:rPr>
          </w:pPr>
          <w:del w:id="735" w:author="Peter Mihaylov" w:date="2019-03-14T10:42:00Z">
            <w:r w:rsidRPr="00A74405" w:rsidDel="00A74405">
              <w:rPr>
                <w:rPrChange w:id="736" w:author="Peter Mihaylov" w:date="2019-03-14T10:42:00Z">
                  <w:rPr>
                    <w:rStyle w:val="Hyperlink"/>
                    <w:b/>
                    <w:noProof/>
                  </w:rPr>
                </w:rPrChange>
              </w:rPr>
              <w:delText>2.1.1.</w:delText>
            </w:r>
            <w:r w:rsidDel="00A74405">
              <w:rPr>
                <w:rFonts w:asciiTheme="minorHAnsi" w:eastAsiaTheme="minorEastAsia" w:hAnsiTheme="minorHAnsi" w:cstheme="minorBidi"/>
                <w:noProof/>
                <w:sz w:val="22"/>
                <w:szCs w:val="22"/>
                <w:lang w:eastAsia="en-US"/>
              </w:rPr>
              <w:tab/>
            </w:r>
            <w:r w:rsidRPr="00A74405" w:rsidDel="00A74405">
              <w:rPr>
                <w:rFonts w:hint="eastAsia"/>
                <w:rPrChange w:id="737" w:author="Peter Mihaylov" w:date="2019-03-14T10:42:00Z">
                  <w:rPr>
                    <w:rStyle w:val="Hyperlink"/>
                    <w:rFonts w:hint="eastAsia"/>
                    <w:b/>
                    <w:noProof/>
                  </w:rPr>
                </w:rPrChange>
              </w:rPr>
              <w:delText>Управление</w:delText>
            </w:r>
            <w:r w:rsidRPr="00A74405" w:rsidDel="00A74405">
              <w:rPr>
                <w:rPrChange w:id="738" w:author="Peter Mihaylov" w:date="2019-03-14T10:42:00Z">
                  <w:rPr>
                    <w:rStyle w:val="Hyperlink"/>
                    <w:b/>
                    <w:noProof/>
                  </w:rPr>
                </w:rPrChange>
              </w:rPr>
              <w:delText xml:space="preserve"> </w:delText>
            </w:r>
            <w:r w:rsidRPr="00A74405" w:rsidDel="00A74405">
              <w:rPr>
                <w:rFonts w:hint="eastAsia"/>
                <w:rPrChange w:id="739" w:author="Peter Mihaylov" w:date="2019-03-14T10:42:00Z">
                  <w:rPr>
                    <w:rStyle w:val="Hyperlink"/>
                    <w:rFonts w:hint="eastAsia"/>
                    <w:b/>
                    <w:noProof/>
                  </w:rPr>
                </w:rPrChange>
              </w:rPr>
              <w:delText>на</w:delText>
            </w:r>
            <w:r w:rsidRPr="00A74405" w:rsidDel="00A74405">
              <w:rPr>
                <w:rPrChange w:id="740" w:author="Peter Mihaylov" w:date="2019-03-14T10:42:00Z">
                  <w:rPr>
                    <w:rStyle w:val="Hyperlink"/>
                    <w:b/>
                    <w:noProof/>
                  </w:rPr>
                </w:rPrChange>
              </w:rPr>
              <w:delText xml:space="preserve"> </w:delText>
            </w:r>
            <w:r w:rsidRPr="00A74405" w:rsidDel="00A74405">
              <w:rPr>
                <w:rFonts w:hint="eastAsia"/>
                <w:rPrChange w:id="741" w:author="Peter Mihaylov" w:date="2019-03-14T10:42:00Z">
                  <w:rPr>
                    <w:rStyle w:val="Hyperlink"/>
                    <w:rFonts w:hint="eastAsia"/>
                    <w:b/>
                    <w:noProof/>
                  </w:rPr>
                </w:rPrChange>
              </w:rPr>
              <w:delText>потребители</w:delText>
            </w:r>
            <w:r w:rsidRPr="00A74405" w:rsidDel="00A74405">
              <w:rPr>
                <w:rPrChange w:id="742" w:author="Peter Mihaylov" w:date="2019-03-14T10:42:00Z">
                  <w:rPr>
                    <w:rStyle w:val="Hyperlink"/>
                    <w:b/>
                    <w:noProof/>
                  </w:rPr>
                </w:rPrChange>
              </w:rPr>
              <w:delText>:</w:delText>
            </w:r>
            <w:r w:rsidDel="00A74405">
              <w:rPr>
                <w:noProof/>
                <w:webHidden/>
              </w:rPr>
              <w:tab/>
              <w:delText>12</w:delText>
            </w:r>
          </w:del>
        </w:p>
        <w:p w:rsidR="00525F9C" w:rsidDel="00A74405" w:rsidRDefault="00525F9C">
          <w:pPr>
            <w:pStyle w:val="TOC2"/>
            <w:tabs>
              <w:tab w:val="left" w:pos="1540"/>
              <w:tab w:val="right" w:leader="dot" w:pos="9350"/>
            </w:tabs>
            <w:rPr>
              <w:del w:id="743" w:author="Peter Mihaylov" w:date="2019-03-14T10:42:00Z"/>
              <w:rFonts w:asciiTheme="minorHAnsi" w:eastAsiaTheme="minorEastAsia" w:hAnsiTheme="minorHAnsi" w:cstheme="minorBidi"/>
              <w:noProof/>
              <w:sz w:val="22"/>
              <w:szCs w:val="22"/>
              <w:lang w:eastAsia="en-US"/>
            </w:rPr>
          </w:pPr>
          <w:del w:id="744" w:author="Peter Mihaylov" w:date="2019-03-14T10:42:00Z">
            <w:r w:rsidRPr="00A74405" w:rsidDel="00A74405">
              <w:rPr>
                <w:rPrChange w:id="745" w:author="Peter Mihaylov" w:date="2019-03-14T10:42:00Z">
                  <w:rPr>
                    <w:rStyle w:val="Hyperlink"/>
                    <w:b/>
                    <w:noProof/>
                  </w:rPr>
                </w:rPrChange>
              </w:rPr>
              <w:delText>2.1.2.</w:delText>
            </w:r>
            <w:r w:rsidDel="00A74405">
              <w:rPr>
                <w:rFonts w:asciiTheme="minorHAnsi" w:eastAsiaTheme="minorEastAsia" w:hAnsiTheme="minorHAnsi" w:cstheme="minorBidi"/>
                <w:noProof/>
                <w:sz w:val="22"/>
                <w:szCs w:val="22"/>
                <w:lang w:eastAsia="en-US"/>
              </w:rPr>
              <w:tab/>
            </w:r>
            <w:r w:rsidRPr="00A74405" w:rsidDel="00A74405">
              <w:rPr>
                <w:rFonts w:hint="eastAsia"/>
                <w:rPrChange w:id="746" w:author="Peter Mihaylov" w:date="2019-03-14T10:42:00Z">
                  <w:rPr>
                    <w:rStyle w:val="Hyperlink"/>
                    <w:rFonts w:hint="eastAsia"/>
                    <w:b/>
                    <w:noProof/>
                  </w:rPr>
                </w:rPrChange>
              </w:rPr>
              <w:delText>Управление</w:delText>
            </w:r>
            <w:r w:rsidRPr="00A74405" w:rsidDel="00A74405">
              <w:rPr>
                <w:rPrChange w:id="747" w:author="Peter Mihaylov" w:date="2019-03-14T10:42:00Z">
                  <w:rPr>
                    <w:rStyle w:val="Hyperlink"/>
                    <w:b/>
                    <w:noProof/>
                  </w:rPr>
                </w:rPrChange>
              </w:rPr>
              <w:delText xml:space="preserve"> </w:delText>
            </w:r>
            <w:r w:rsidRPr="00A74405" w:rsidDel="00A74405">
              <w:rPr>
                <w:rFonts w:hint="eastAsia"/>
                <w:rPrChange w:id="748" w:author="Peter Mihaylov" w:date="2019-03-14T10:42:00Z">
                  <w:rPr>
                    <w:rStyle w:val="Hyperlink"/>
                    <w:rFonts w:hint="eastAsia"/>
                    <w:b/>
                    <w:noProof/>
                  </w:rPr>
                </w:rPrChange>
              </w:rPr>
              <w:delText>на</w:delText>
            </w:r>
            <w:r w:rsidRPr="00A74405" w:rsidDel="00A74405">
              <w:rPr>
                <w:rPrChange w:id="749" w:author="Peter Mihaylov" w:date="2019-03-14T10:42:00Z">
                  <w:rPr>
                    <w:rStyle w:val="Hyperlink"/>
                    <w:b/>
                    <w:noProof/>
                  </w:rPr>
                </w:rPrChange>
              </w:rPr>
              <w:delText xml:space="preserve"> </w:delText>
            </w:r>
            <w:r w:rsidRPr="00A74405" w:rsidDel="00A74405">
              <w:rPr>
                <w:rFonts w:hint="eastAsia"/>
                <w:rPrChange w:id="750" w:author="Peter Mihaylov" w:date="2019-03-14T10:42:00Z">
                  <w:rPr>
                    <w:rStyle w:val="Hyperlink"/>
                    <w:rFonts w:hint="eastAsia"/>
                    <w:b/>
                    <w:noProof/>
                  </w:rPr>
                </w:rPrChange>
              </w:rPr>
              <w:delText>публикуваните</w:delText>
            </w:r>
            <w:r w:rsidRPr="00A74405" w:rsidDel="00A74405">
              <w:rPr>
                <w:rPrChange w:id="751" w:author="Peter Mihaylov" w:date="2019-03-14T10:42:00Z">
                  <w:rPr>
                    <w:rStyle w:val="Hyperlink"/>
                    <w:b/>
                    <w:noProof/>
                  </w:rPr>
                </w:rPrChange>
              </w:rPr>
              <w:delText xml:space="preserve"> </w:delText>
            </w:r>
            <w:r w:rsidRPr="00A74405" w:rsidDel="00A74405">
              <w:rPr>
                <w:rFonts w:hint="eastAsia"/>
                <w:rPrChange w:id="752" w:author="Peter Mihaylov" w:date="2019-03-14T10:42:00Z">
                  <w:rPr>
                    <w:rStyle w:val="Hyperlink"/>
                    <w:rFonts w:hint="eastAsia"/>
                    <w:b/>
                    <w:noProof/>
                  </w:rPr>
                </w:rPrChange>
              </w:rPr>
              <w:delText>обяви</w:delText>
            </w:r>
            <w:r w:rsidRPr="00A74405" w:rsidDel="00A74405">
              <w:rPr>
                <w:rPrChange w:id="753" w:author="Peter Mihaylov" w:date="2019-03-14T10:42:00Z">
                  <w:rPr>
                    <w:rStyle w:val="Hyperlink"/>
                    <w:b/>
                    <w:noProof/>
                  </w:rPr>
                </w:rPrChange>
              </w:rPr>
              <w:delText>:</w:delText>
            </w:r>
            <w:r w:rsidDel="00A74405">
              <w:rPr>
                <w:noProof/>
                <w:webHidden/>
              </w:rPr>
              <w:tab/>
              <w:delText>12</w:delText>
            </w:r>
          </w:del>
        </w:p>
        <w:p w:rsidR="00525F9C" w:rsidDel="00A74405" w:rsidRDefault="00525F9C">
          <w:pPr>
            <w:pStyle w:val="TOC2"/>
            <w:tabs>
              <w:tab w:val="left" w:pos="1540"/>
              <w:tab w:val="right" w:leader="dot" w:pos="9350"/>
            </w:tabs>
            <w:rPr>
              <w:del w:id="754" w:author="Peter Mihaylov" w:date="2019-03-14T10:42:00Z"/>
              <w:rFonts w:asciiTheme="minorHAnsi" w:eastAsiaTheme="minorEastAsia" w:hAnsiTheme="minorHAnsi" w:cstheme="minorBidi"/>
              <w:noProof/>
              <w:sz w:val="22"/>
              <w:szCs w:val="22"/>
              <w:lang w:eastAsia="en-US"/>
            </w:rPr>
          </w:pPr>
          <w:del w:id="755" w:author="Peter Mihaylov" w:date="2019-03-14T10:42:00Z">
            <w:r w:rsidRPr="00A74405" w:rsidDel="00A74405">
              <w:rPr>
                <w:rPrChange w:id="756" w:author="Peter Mihaylov" w:date="2019-03-14T10:42:00Z">
                  <w:rPr>
                    <w:rStyle w:val="Hyperlink"/>
                    <w:b/>
                    <w:noProof/>
                  </w:rPr>
                </w:rPrChange>
              </w:rPr>
              <w:delText>2.1.3.</w:delText>
            </w:r>
            <w:r w:rsidDel="00A74405">
              <w:rPr>
                <w:rFonts w:asciiTheme="minorHAnsi" w:eastAsiaTheme="minorEastAsia" w:hAnsiTheme="minorHAnsi" w:cstheme="minorBidi"/>
                <w:noProof/>
                <w:sz w:val="22"/>
                <w:szCs w:val="22"/>
                <w:lang w:eastAsia="en-US"/>
              </w:rPr>
              <w:tab/>
            </w:r>
            <w:r w:rsidRPr="00A74405" w:rsidDel="00A74405">
              <w:rPr>
                <w:rFonts w:hint="eastAsia"/>
                <w:rPrChange w:id="757" w:author="Peter Mihaylov" w:date="2019-03-14T10:42:00Z">
                  <w:rPr>
                    <w:rStyle w:val="Hyperlink"/>
                    <w:rFonts w:hint="eastAsia"/>
                    <w:b/>
                    <w:noProof/>
                  </w:rPr>
                </w:rPrChange>
              </w:rPr>
              <w:delText>Регистрация</w:delText>
            </w:r>
            <w:r w:rsidRPr="00A74405" w:rsidDel="00A74405">
              <w:rPr>
                <w:rPrChange w:id="758" w:author="Peter Mihaylov" w:date="2019-03-14T10:42:00Z">
                  <w:rPr>
                    <w:rStyle w:val="Hyperlink"/>
                    <w:b/>
                    <w:noProof/>
                  </w:rPr>
                </w:rPrChange>
              </w:rPr>
              <w:delText xml:space="preserve"> </w:delText>
            </w:r>
            <w:r w:rsidRPr="00A74405" w:rsidDel="00A74405">
              <w:rPr>
                <w:rFonts w:hint="eastAsia"/>
                <w:rPrChange w:id="759" w:author="Peter Mihaylov" w:date="2019-03-14T10:42:00Z">
                  <w:rPr>
                    <w:rStyle w:val="Hyperlink"/>
                    <w:rFonts w:hint="eastAsia"/>
                    <w:b/>
                    <w:noProof/>
                  </w:rPr>
                </w:rPrChange>
              </w:rPr>
              <w:delText>на</w:delText>
            </w:r>
            <w:r w:rsidRPr="00A74405" w:rsidDel="00A74405">
              <w:rPr>
                <w:rPrChange w:id="760" w:author="Peter Mihaylov" w:date="2019-03-14T10:42:00Z">
                  <w:rPr>
                    <w:rStyle w:val="Hyperlink"/>
                    <w:b/>
                    <w:noProof/>
                  </w:rPr>
                </w:rPrChange>
              </w:rPr>
              <w:delText xml:space="preserve"> </w:delText>
            </w:r>
            <w:r w:rsidRPr="00A74405" w:rsidDel="00A74405">
              <w:rPr>
                <w:rFonts w:hint="eastAsia"/>
                <w:rPrChange w:id="761" w:author="Peter Mihaylov" w:date="2019-03-14T10:42:00Z">
                  <w:rPr>
                    <w:rStyle w:val="Hyperlink"/>
                    <w:rFonts w:hint="eastAsia"/>
                    <w:b/>
                    <w:noProof/>
                  </w:rPr>
                </w:rPrChange>
              </w:rPr>
              <w:delText>потребител</w:delText>
            </w:r>
            <w:r w:rsidRPr="00A74405" w:rsidDel="00A74405">
              <w:rPr>
                <w:rPrChange w:id="762" w:author="Peter Mihaylov" w:date="2019-03-14T10:42:00Z">
                  <w:rPr>
                    <w:rStyle w:val="Hyperlink"/>
                    <w:b/>
                    <w:noProof/>
                  </w:rPr>
                </w:rPrChange>
              </w:rPr>
              <w:delText>:</w:delText>
            </w:r>
            <w:r w:rsidDel="00A74405">
              <w:rPr>
                <w:noProof/>
                <w:webHidden/>
              </w:rPr>
              <w:tab/>
              <w:delText>13</w:delText>
            </w:r>
          </w:del>
        </w:p>
        <w:p w:rsidR="00525F9C" w:rsidDel="00A74405" w:rsidRDefault="00525F9C">
          <w:pPr>
            <w:pStyle w:val="TOC2"/>
            <w:tabs>
              <w:tab w:val="left" w:pos="1540"/>
              <w:tab w:val="right" w:leader="dot" w:pos="9350"/>
            </w:tabs>
            <w:rPr>
              <w:del w:id="763" w:author="Peter Mihaylov" w:date="2019-03-14T10:42:00Z"/>
              <w:rFonts w:asciiTheme="minorHAnsi" w:eastAsiaTheme="minorEastAsia" w:hAnsiTheme="minorHAnsi" w:cstheme="minorBidi"/>
              <w:noProof/>
              <w:sz w:val="22"/>
              <w:szCs w:val="22"/>
              <w:lang w:eastAsia="en-US"/>
            </w:rPr>
          </w:pPr>
          <w:del w:id="764" w:author="Peter Mihaylov" w:date="2019-03-14T10:42:00Z">
            <w:r w:rsidRPr="00A74405" w:rsidDel="00A74405">
              <w:rPr>
                <w:rPrChange w:id="765" w:author="Peter Mihaylov" w:date="2019-03-14T10:42:00Z">
                  <w:rPr>
                    <w:rStyle w:val="Hyperlink"/>
                    <w:b/>
                    <w:noProof/>
                  </w:rPr>
                </w:rPrChange>
              </w:rPr>
              <w:delText>2.1.4.</w:delText>
            </w:r>
            <w:r w:rsidDel="00A74405">
              <w:rPr>
                <w:rFonts w:asciiTheme="minorHAnsi" w:eastAsiaTheme="minorEastAsia" w:hAnsiTheme="minorHAnsi" w:cstheme="minorBidi"/>
                <w:noProof/>
                <w:sz w:val="22"/>
                <w:szCs w:val="22"/>
                <w:lang w:eastAsia="en-US"/>
              </w:rPr>
              <w:tab/>
            </w:r>
            <w:r w:rsidRPr="00A74405" w:rsidDel="00A74405">
              <w:rPr>
                <w:rFonts w:hint="eastAsia"/>
                <w:rPrChange w:id="766" w:author="Peter Mihaylov" w:date="2019-03-14T10:42:00Z">
                  <w:rPr>
                    <w:rStyle w:val="Hyperlink"/>
                    <w:rFonts w:hint="eastAsia"/>
                    <w:b/>
                    <w:noProof/>
                  </w:rPr>
                </w:rPrChange>
              </w:rPr>
              <w:delText>Специално</w:delText>
            </w:r>
            <w:r w:rsidRPr="00A74405" w:rsidDel="00A74405">
              <w:rPr>
                <w:rPrChange w:id="767" w:author="Peter Mihaylov" w:date="2019-03-14T10:42:00Z">
                  <w:rPr>
                    <w:rStyle w:val="Hyperlink"/>
                    <w:b/>
                    <w:noProof/>
                  </w:rPr>
                </w:rPrChange>
              </w:rPr>
              <w:delText xml:space="preserve"> </w:delText>
            </w:r>
            <w:r w:rsidRPr="00A74405" w:rsidDel="00A74405">
              <w:rPr>
                <w:rFonts w:hint="eastAsia"/>
                <w:rPrChange w:id="768" w:author="Peter Mihaylov" w:date="2019-03-14T10:42:00Z">
                  <w:rPr>
                    <w:rStyle w:val="Hyperlink"/>
                    <w:rFonts w:hint="eastAsia"/>
                    <w:b/>
                    <w:noProof/>
                  </w:rPr>
                </w:rPrChange>
              </w:rPr>
              <w:delText>гласуване</w:delText>
            </w:r>
            <w:r w:rsidDel="00A74405">
              <w:rPr>
                <w:noProof/>
                <w:webHidden/>
              </w:rPr>
              <w:tab/>
              <w:delText>13</w:delText>
            </w:r>
          </w:del>
        </w:p>
        <w:p w:rsidR="00525F9C" w:rsidDel="00A74405" w:rsidRDefault="00525F9C">
          <w:pPr>
            <w:pStyle w:val="TOC2"/>
            <w:tabs>
              <w:tab w:val="left" w:pos="1540"/>
              <w:tab w:val="right" w:leader="dot" w:pos="9350"/>
            </w:tabs>
            <w:rPr>
              <w:del w:id="769" w:author="Peter Mihaylov" w:date="2019-03-14T10:42:00Z"/>
              <w:rFonts w:asciiTheme="minorHAnsi" w:eastAsiaTheme="minorEastAsia" w:hAnsiTheme="minorHAnsi" w:cstheme="minorBidi"/>
              <w:noProof/>
              <w:sz w:val="22"/>
              <w:szCs w:val="22"/>
              <w:lang w:eastAsia="en-US"/>
            </w:rPr>
          </w:pPr>
          <w:del w:id="770" w:author="Peter Mihaylov" w:date="2019-03-14T10:42:00Z">
            <w:r w:rsidRPr="00A74405" w:rsidDel="00A74405">
              <w:rPr>
                <w:rPrChange w:id="771" w:author="Peter Mihaylov" w:date="2019-03-14T10:42:00Z">
                  <w:rPr>
                    <w:rStyle w:val="Hyperlink"/>
                    <w:b/>
                    <w:noProof/>
                  </w:rPr>
                </w:rPrChange>
              </w:rPr>
              <w:delText>2.1.5.</w:delText>
            </w:r>
            <w:r w:rsidDel="00A74405">
              <w:rPr>
                <w:rFonts w:asciiTheme="minorHAnsi" w:eastAsiaTheme="minorEastAsia" w:hAnsiTheme="minorHAnsi" w:cstheme="minorBidi"/>
                <w:noProof/>
                <w:sz w:val="22"/>
                <w:szCs w:val="22"/>
                <w:lang w:eastAsia="en-US"/>
              </w:rPr>
              <w:tab/>
            </w:r>
            <w:r w:rsidRPr="00A74405" w:rsidDel="00A74405">
              <w:rPr>
                <w:rFonts w:hint="eastAsia"/>
                <w:rPrChange w:id="772" w:author="Peter Mihaylov" w:date="2019-03-14T10:42:00Z">
                  <w:rPr>
                    <w:rStyle w:val="Hyperlink"/>
                    <w:rFonts w:hint="eastAsia"/>
                    <w:b/>
                    <w:noProof/>
                  </w:rPr>
                </w:rPrChange>
              </w:rPr>
              <w:delText>Търсене</w:delText>
            </w:r>
            <w:r w:rsidRPr="00A74405" w:rsidDel="00A74405">
              <w:rPr>
                <w:rPrChange w:id="773" w:author="Peter Mihaylov" w:date="2019-03-14T10:42:00Z">
                  <w:rPr>
                    <w:rStyle w:val="Hyperlink"/>
                    <w:b/>
                    <w:noProof/>
                  </w:rPr>
                </w:rPrChange>
              </w:rPr>
              <w:delText xml:space="preserve"> </w:delText>
            </w:r>
            <w:r w:rsidRPr="00A74405" w:rsidDel="00A74405">
              <w:rPr>
                <w:rFonts w:hint="eastAsia"/>
                <w:rPrChange w:id="774" w:author="Peter Mihaylov" w:date="2019-03-14T10:42:00Z">
                  <w:rPr>
                    <w:rStyle w:val="Hyperlink"/>
                    <w:rFonts w:hint="eastAsia"/>
                    <w:b/>
                    <w:noProof/>
                  </w:rPr>
                </w:rPrChange>
              </w:rPr>
              <w:delText>по</w:delText>
            </w:r>
            <w:r w:rsidRPr="00A74405" w:rsidDel="00A74405">
              <w:rPr>
                <w:rPrChange w:id="775" w:author="Peter Mihaylov" w:date="2019-03-14T10:42:00Z">
                  <w:rPr>
                    <w:rStyle w:val="Hyperlink"/>
                    <w:b/>
                    <w:noProof/>
                  </w:rPr>
                </w:rPrChange>
              </w:rPr>
              <w:delText xml:space="preserve"> </w:delText>
            </w:r>
            <w:r w:rsidRPr="00A74405" w:rsidDel="00A74405">
              <w:rPr>
                <w:rFonts w:hint="eastAsia"/>
                <w:rPrChange w:id="776" w:author="Peter Mihaylov" w:date="2019-03-14T10:42:00Z">
                  <w:rPr>
                    <w:rStyle w:val="Hyperlink"/>
                    <w:rFonts w:hint="eastAsia"/>
                    <w:b/>
                    <w:noProof/>
                  </w:rPr>
                </w:rPrChange>
              </w:rPr>
              <w:delText>обява</w:delText>
            </w:r>
            <w:r w:rsidDel="00A74405">
              <w:rPr>
                <w:noProof/>
                <w:webHidden/>
              </w:rPr>
              <w:tab/>
              <w:delText>13</w:delText>
            </w:r>
          </w:del>
        </w:p>
        <w:p w:rsidR="00525F9C" w:rsidDel="00A74405" w:rsidRDefault="00525F9C">
          <w:pPr>
            <w:pStyle w:val="TOC2"/>
            <w:tabs>
              <w:tab w:val="left" w:pos="1100"/>
              <w:tab w:val="right" w:leader="dot" w:pos="9350"/>
            </w:tabs>
            <w:rPr>
              <w:del w:id="777" w:author="Peter Mihaylov" w:date="2019-03-14T10:42:00Z"/>
              <w:rFonts w:asciiTheme="minorHAnsi" w:eastAsiaTheme="minorEastAsia" w:hAnsiTheme="minorHAnsi" w:cstheme="minorBidi"/>
              <w:noProof/>
              <w:sz w:val="22"/>
              <w:szCs w:val="22"/>
              <w:lang w:eastAsia="en-US"/>
            </w:rPr>
          </w:pPr>
          <w:del w:id="778" w:author="Peter Mihaylov" w:date="2019-03-14T10:42:00Z">
            <w:r w:rsidRPr="00A74405" w:rsidDel="00A74405">
              <w:rPr>
                <w:rPrChange w:id="779" w:author="Peter Mihaylov" w:date="2019-03-14T10:42:00Z">
                  <w:rPr>
                    <w:rStyle w:val="Hyperlink"/>
                    <w:b/>
                    <w:noProof/>
                  </w:rPr>
                </w:rPrChange>
              </w:rPr>
              <w:delText>2.2.</w:delText>
            </w:r>
            <w:r w:rsidDel="00A74405">
              <w:rPr>
                <w:rFonts w:asciiTheme="minorHAnsi" w:eastAsiaTheme="minorEastAsia" w:hAnsiTheme="minorHAnsi" w:cstheme="minorBidi"/>
                <w:noProof/>
                <w:sz w:val="22"/>
                <w:szCs w:val="22"/>
                <w:lang w:eastAsia="en-US"/>
              </w:rPr>
              <w:tab/>
            </w:r>
            <w:r w:rsidRPr="00A74405" w:rsidDel="00A74405">
              <w:rPr>
                <w:rFonts w:hint="eastAsia"/>
                <w:rPrChange w:id="780" w:author="Peter Mihaylov" w:date="2019-03-14T10:42:00Z">
                  <w:rPr>
                    <w:rStyle w:val="Hyperlink"/>
                    <w:rFonts w:hint="eastAsia"/>
                    <w:b/>
                    <w:noProof/>
                  </w:rPr>
                </w:rPrChange>
              </w:rPr>
              <w:delText>Съображения</w:delText>
            </w:r>
            <w:r w:rsidRPr="00A74405" w:rsidDel="00A74405">
              <w:rPr>
                <w:rPrChange w:id="781" w:author="Peter Mihaylov" w:date="2019-03-14T10:42:00Z">
                  <w:rPr>
                    <w:rStyle w:val="Hyperlink"/>
                    <w:b/>
                    <w:noProof/>
                  </w:rPr>
                </w:rPrChange>
              </w:rPr>
              <w:delText xml:space="preserve"> </w:delText>
            </w:r>
            <w:r w:rsidRPr="00A74405" w:rsidDel="00A74405">
              <w:rPr>
                <w:rFonts w:hint="eastAsia"/>
                <w:rPrChange w:id="782" w:author="Peter Mihaylov" w:date="2019-03-14T10:42:00Z">
                  <w:rPr>
                    <w:rStyle w:val="Hyperlink"/>
                    <w:rFonts w:hint="eastAsia"/>
                    <w:b/>
                    <w:noProof/>
                  </w:rPr>
                </w:rPrChange>
              </w:rPr>
              <w:delText>за</w:delText>
            </w:r>
            <w:r w:rsidRPr="00A74405" w:rsidDel="00A74405">
              <w:rPr>
                <w:rPrChange w:id="783" w:author="Peter Mihaylov" w:date="2019-03-14T10:42:00Z">
                  <w:rPr>
                    <w:rStyle w:val="Hyperlink"/>
                    <w:b/>
                    <w:noProof/>
                  </w:rPr>
                </w:rPrChange>
              </w:rPr>
              <w:delText xml:space="preserve"> </w:delText>
            </w:r>
            <w:r w:rsidRPr="00A74405" w:rsidDel="00A74405">
              <w:rPr>
                <w:rFonts w:hint="eastAsia"/>
                <w:rPrChange w:id="784" w:author="Peter Mihaylov" w:date="2019-03-14T10:42:00Z">
                  <w:rPr>
                    <w:rStyle w:val="Hyperlink"/>
                    <w:rFonts w:hint="eastAsia"/>
                    <w:b/>
                    <w:noProof/>
                  </w:rPr>
                </w:rPrChange>
              </w:rPr>
              <w:delText>избор</w:delText>
            </w:r>
            <w:r w:rsidRPr="00A74405" w:rsidDel="00A74405">
              <w:rPr>
                <w:rPrChange w:id="785" w:author="Peter Mihaylov" w:date="2019-03-14T10:42:00Z">
                  <w:rPr>
                    <w:rStyle w:val="Hyperlink"/>
                    <w:b/>
                    <w:noProof/>
                  </w:rPr>
                </w:rPrChange>
              </w:rPr>
              <w:delText xml:space="preserve"> </w:delText>
            </w:r>
            <w:r w:rsidRPr="00A74405" w:rsidDel="00A74405">
              <w:rPr>
                <w:rFonts w:hint="eastAsia"/>
                <w:rPrChange w:id="786" w:author="Peter Mihaylov" w:date="2019-03-14T10:42:00Z">
                  <w:rPr>
                    <w:rStyle w:val="Hyperlink"/>
                    <w:rFonts w:hint="eastAsia"/>
                    <w:b/>
                    <w:noProof/>
                  </w:rPr>
                </w:rPrChange>
              </w:rPr>
              <w:delText>на</w:delText>
            </w:r>
            <w:r w:rsidRPr="00A74405" w:rsidDel="00A74405">
              <w:rPr>
                <w:rPrChange w:id="787" w:author="Peter Mihaylov" w:date="2019-03-14T10:42:00Z">
                  <w:rPr>
                    <w:rStyle w:val="Hyperlink"/>
                    <w:b/>
                    <w:noProof/>
                  </w:rPr>
                </w:rPrChange>
              </w:rPr>
              <w:delText xml:space="preserve"> </w:delText>
            </w:r>
            <w:r w:rsidRPr="00A74405" w:rsidDel="00A74405">
              <w:rPr>
                <w:rFonts w:hint="eastAsia"/>
                <w:rPrChange w:id="788" w:author="Peter Mihaylov" w:date="2019-03-14T10:42:00Z">
                  <w:rPr>
                    <w:rStyle w:val="Hyperlink"/>
                    <w:rFonts w:hint="eastAsia"/>
                    <w:b/>
                    <w:noProof/>
                  </w:rPr>
                </w:rPrChange>
              </w:rPr>
              <w:delText>програмни</w:delText>
            </w:r>
            <w:r w:rsidRPr="00A74405" w:rsidDel="00A74405">
              <w:rPr>
                <w:rPrChange w:id="789" w:author="Peter Mihaylov" w:date="2019-03-14T10:42:00Z">
                  <w:rPr>
                    <w:rStyle w:val="Hyperlink"/>
                    <w:b/>
                    <w:noProof/>
                  </w:rPr>
                </w:rPrChange>
              </w:rPr>
              <w:delText xml:space="preserve"> </w:delText>
            </w:r>
            <w:r w:rsidRPr="00A74405" w:rsidDel="00A74405">
              <w:rPr>
                <w:rFonts w:hint="eastAsia"/>
                <w:rPrChange w:id="790" w:author="Peter Mihaylov" w:date="2019-03-14T10:42:00Z">
                  <w:rPr>
                    <w:rStyle w:val="Hyperlink"/>
                    <w:rFonts w:hint="eastAsia"/>
                    <w:b/>
                    <w:noProof/>
                  </w:rPr>
                </w:rPrChange>
              </w:rPr>
              <w:delText>средства</w:delText>
            </w:r>
            <w:r w:rsidRPr="00A74405" w:rsidDel="00A74405">
              <w:rPr>
                <w:rPrChange w:id="791" w:author="Peter Mihaylov" w:date="2019-03-14T10:42:00Z">
                  <w:rPr>
                    <w:rStyle w:val="Hyperlink"/>
                    <w:b/>
                    <w:noProof/>
                  </w:rPr>
                </w:rPrChange>
              </w:rPr>
              <w:delText xml:space="preserve"> </w:delText>
            </w:r>
            <w:r w:rsidRPr="00A74405" w:rsidDel="00A74405">
              <w:rPr>
                <w:rFonts w:hint="eastAsia"/>
                <w:rPrChange w:id="792" w:author="Peter Mihaylov" w:date="2019-03-14T10:42:00Z">
                  <w:rPr>
                    <w:rStyle w:val="Hyperlink"/>
                    <w:rFonts w:hint="eastAsia"/>
                    <w:b/>
                    <w:noProof/>
                  </w:rPr>
                </w:rPrChange>
              </w:rPr>
              <w:delText>и</w:delText>
            </w:r>
            <w:r w:rsidRPr="00A74405" w:rsidDel="00A74405">
              <w:rPr>
                <w:rPrChange w:id="793" w:author="Peter Mihaylov" w:date="2019-03-14T10:42:00Z">
                  <w:rPr>
                    <w:rStyle w:val="Hyperlink"/>
                    <w:b/>
                    <w:noProof/>
                  </w:rPr>
                </w:rPrChange>
              </w:rPr>
              <w:delText xml:space="preserve"> </w:delText>
            </w:r>
            <w:r w:rsidRPr="00A74405" w:rsidDel="00A74405">
              <w:rPr>
                <w:rFonts w:hint="eastAsia"/>
                <w:rPrChange w:id="794" w:author="Peter Mihaylov" w:date="2019-03-14T10:42:00Z">
                  <w:rPr>
                    <w:rStyle w:val="Hyperlink"/>
                    <w:rFonts w:hint="eastAsia"/>
                    <w:b/>
                    <w:noProof/>
                  </w:rPr>
                </w:rPrChange>
              </w:rPr>
              <w:delText>развойната</w:delText>
            </w:r>
            <w:r w:rsidRPr="00A74405" w:rsidDel="00A74405">
              <w:rPr>
                <w:rPrChange w:id="795" w:author="Peter Mihaylov" w:date="2019-03-14T10:42:00Z">
                  <w:rPr>
                    <w:rStyle w:val="Hyperlink"/>
                    <w:b/>
                    <w:noProof/>
                  </w:rPr>
                </w:rPrChange>
              </w:rPr>
              <w:delText xml:space="preserve"> </w:delText>
            </w:r>
            <w:r w:rsidRPr="00A74405" w:rsidDel="00A74405">
              <w:rPr>
                <w:rFonts w:hint="eastAsia"/>
                <w:rPrChange w:id="796" w:author="Peter Mihaylov" w:date="2019-03-14T10:42:00Z">
                  <w:rPr>
                    <w:rStyle w:val="Hyperlink"/>
                    <w:rFonts w:hint="eastAsia"/>
                    <w:b/>
                    <w:noProof/>
                  </w:rPr>
                </w:rPrChange>
              </w:rPr>
              <w:delText>среда</w:delText>
            </w:r>
            <w:r w:rsidDel="00A74405">
              <w:rPr>
                <w:noProof/>
                <w:webHidden/>
              </w:rPr>
              <w:tab/>
              <w:delText>13</w:delText>
            </w:r>
          </w:del>
        </w:p>
        <w:p w:rsidR="00525F9C" w:rsidDel="00A74405" w:rsidRDefault="00525F9C">
          <w:pPr>
            <w:pStyle w:val="TOC2"/>
            <w:tabs>
              <w:tab w:val="left" w:pos="1540"/>
              <w:tab w:val="right" w:leader="dot" w:pos="9350"/>
            </w:tabs>
            <w:rPr>
              <w:del w:id="797" w:author="Peter Mihaylov" w:date="2019-03-14T10:42:00Z"/>
              <w:rFonts w:asciiTheme="minorHAnsi" w:eastAsiaTheme="minorEastAsia" w:hAnsiTheme="minorHAnsi" w:cstheme="minorBidi"/>
              <w:noProof/>
              <w:sz w:val="22"/>
              <w:szCs w:val="22"/>
              <w:lang w:eastAsia="en-US"/>
            </w:rPr>
          </w:pPr>
          <w:del w:id="798" w:author="Peter Mihaylov" w:date="2019-03-14T10:42:00Z">
            <w:r w:rsidRPr="00A74405" w:rsidDel="00A74405">
              <w:rPr>
                <w:rPrChange w:id="799" w:author="Peter Mihaylov" w:date="2019-03-14T10:42:00Z">
                  <w:rPr>
                    <w:rStyle w:val="Hyperlink"/>
                    <w:b/>
                    <w:noProof/>
                  </w:rPr>
                </w:rPrChange>
              </w:rPr>
              <w:delText>2.2.1.</w:delText>
            </w:r>
            <w:r w:rsidDel="00A74405">
              <w:rPr>
                <w:rFonts w:asciiTheme="minorHAnsi" w:eastAsiaTheme="minorEastAsia" w:hAnsiTheme="minorHAnsi" w:cstheme="minorBidi"/>
                <w:noProof/>
                <w:sz w:val="22"/>
                <w:szCs w:val="22"/>
                <w:lang w:eastAsia="en-US"/>
              </w:rPr>
              <w:tab/>
            </w:r>
            <w:r w:rsidRPr="00A74405" w:rsidDel="00A74405">
              <w:rPr>
                <w:rFonts w:hint="eastAsia"/>
                <w:rPrChange w:id="800" w:author="Peter Mihaylov" w:date="2019-03-14T10:42:00Z">
                  <w:rPr>
                    <w:rStyle w:val="Hyperlink"/>
                    <w:rFonts w:hint="eastAsia"/>
                    <w:b/>
                    <w:noProof/>
                  </w:rPr>
                </w:rPrChange>
              </w:rPr>
              <w:delText>Избор</w:delText>
            </w:r>
            <w:r w:rsidRPr="00A74405" w:rsidDel="00A74405">
              <w:rPr>
                <w:rPrChange w:id="801" w:author="Peter Mihaylov" w:date="2019-03-14T10:42:00Z">
                  <w:rPr>
                    <w:rStyle w:val="Hyperlink"/>
                    <w:b/>
                    <w:noProof/>
                  </w:rPr>
                </w:rPrChange>
              </w:rPr>
              <w:delText xml:space="preserve"> </w:delText>
            </w:r>
            <w:r w:rsidRPr="00A74405" w:rsidDel="00A74405">
              <w:rPr>
                <w:rFonts w:hint="eastAsia"/>
                <w:rPrChange w:id="802" w:author="Peter Mihaylov" w:date="2019-03-14T10:42:00Z">
                  <w:rPr>
                    <w:rStyle w:val="Hyperlink"/>
                    <w:rFonts w:hint="eastAsia"/>
                    <w:b/>
                    <w:noProof/>
                  </w:rPr>
                </w:rPrChange>
              </w:rPr>
              <w:delText>на</w:delText>
            </w:r>
            <w:r w:rsidRPr="00A74405" w:rsidDel="00A74405">
              <w:rPr>
                <w:rPrChange w:id="803" w:author="Peter Mihaylov" w:date="2019-03-14T10:42:00Z">
                  <w:rPr>
                    <w:rStyle w:val="Hyperlink"/>
                    <w:b/>
                    <w:noProof/>
                  </w:rPr>
                </w:rPrChange>
              </w:rPr>
              <w:delText xml:space="preserve"> </w:delText>
            </w:r>
            <w:r w:rsidRPr="00A74405" w:rsidDel="00A74405">
              <w:rPr>
                <w:rFonts w:hint="eastAsia"/>
                <w:rPrChange w:id="804" w:author="Peter Mihaylov" w:date="2019-03-14T10:42:00Z">
                  <w:rPr>
                    <w:rStyle w:val="Hyperlink"/>
                    <w:rFonts w:hint="eastAsia"/>
                    <w:b/>
                    <w:noProof/>
                  </w:rPr>
                </w:rPrChange>
              </w:rPr>
              <w:delText>език</w:delText>
            </w:r>
            <w:r w:rsidRPr="00A74405" w:rsidDel="00A74405">
              <w:rPr>
                <w:rPrChange w:id="805" w:author="Peter Mihaylov" w:date="2019-03-14T10:42:00Z">
                  <w:rPr>
                    <w:rStyle w:val="Hyperlink"/>
                    <w:b/>
                    <w:noProof/>
                  </w:rPr>
                </w:rPrChange>
              </w:rPr>
              <w:delText xml:space="preserve"> </w:delText>
            </w:r>
            <w:r w:rsidRPr="00A74405" w:rsidDel="00A74405">
              <w:rPr>
                <w:rFonts w:hint="eastAsia"/>
                <w:rPrChange w:id="806" w:author="Peter Mihaylov" w:date="2019-03-14T10:42:00Z">
                  <w:rPr>
                    <w:rStyle w:val="Hyperlink"/>
                    <w:rFonts w:hint="eastAsia"/>
                    <w:b/>
                    <w:noProof/>
                  </w:rPr>
                </w:rPrChange>
              </w:rPr>
              <w:delText>за</w:delText>
            </w:r>
            <w:r w:rsidRPr="00A74405" w:rsidDel="00A74405">
              <w:rPr>
                <w:rPrChange w:id="807" w:author="Peter Mihaylov" w:date="2019-03-14T10:42:00Z">
                  <w:rPr>
                    <w:rStyle w:val="Hyperlink"/>
                    <w:b/>
                    <w:noProof/>
                  </w:rPr>
                </w:rPrChange>
              </w:rPr>
              <w:delText xml:space="preserve"> </w:delText>
            </w:r>
            <w:r w:rsidRPr="00A74405" w:rsidDel="00A74405">
              <w:rPr>
                <w:rFonts w:hint="eastAsia"/>
                <w:rPrChange w:id="808" w:author="Peter Mihaylov" w:date="2019-03-14T10:42:00Z">
                  <w:rPr>
                    <w:rStyle w:val="Hyperlink"/>
                    <w:rFonts w:hint="eastAsia"/>
                    <w:b/>
                    <w:noProof/>
                  </w:rPr>
                </w:rPrChange>
              </w:rPr>
              <w:delText>програмиране</w:delText>
            </w:r>
            <w:r w:rsidDel="00A74405">
              <w:rPr>
                <w:noProof/>
                <w:webHidden/>
              </w:rPr>
              <w:tab/>
              <w:delText>13</w:delText>
            </w:r>
          </w:del>
        </w:p>
        <w:p w:rsidR="00525F9C" w:rsidDel="00A74405" w:rsidRDefault="00525F9C">
          <w:pPr>
            <w:pStyle w:val="TOC2"/>
            <w:tabs>
              <w:tab w:val="left" w:pos="1540"/>
              <w:tab w:val="right" w:leader="dot" w:pos="9350"/>
            </w:tabs>
            <w:rPr>
              <w:del w:id="809" w:author="Peter Mihaylov" w:date="2019-03-14T10:42:00Z"/>
              <w:rFonts w:asciiTheme="minorHAnsi" w:eastAsiaTheme="minorEastAsia" w:hAnsiTheme="minorHAnsi" w:cstheme="minorBidi"/>
              <w:noProof/>
              <w:sz w:val="22"/>
              <w:szCs w:val="22"/>
              <w:lang w:eastAsia="en-US"/>
            </w:rPr>
          </w:pPr>
          <w:del w:id="810" w:author="Peter Mihaylov" w:date="2019-03-14T10:42:00Z">
            <w:r w:rsidRPr="00A74405" w:rsidDel="00A74405">
              <w:rPr>
                <w:rPrChange w:id="811" w:author="Peter Mihaylov" w:date="2019-03-14T10:42:00Z">
                  <w:rPr>
                    <w:rStyle w:val="Hyperlink"/>
                    <w:b/>
                    <w:noProof/>
                  </w:rPr>
                </w:rPrChange>
              </w:rPr>
              <w:delText>2.2.2.</w:delText>
            </w:r>
            <w:r w:rsidDel="00A74405">
              <w:rPr>
                <w:rFonts w:asciiTheme="minorHAnsi" w:eastAsiaTheme="minorEastAsia" w:hAnsiTheme="minorHAnsi" w:cstheme="minorBidi"/>
                <w:noProof/>
                <w:sz w:val="22"/>
                <w:szCs w:val="22"/>
                <w:lang w:eastAsia="en-US"/>
              </w:rPr>
              <w:tab/>
            </w:r>
            <w:r w:rsidRPr="00A74405" w:rsidDel="00A74405">
              <w:rPr>
                <w:rFonts w:hint="eastAsia"/>
                <w:rPrChange w:id="812" w:author="Peter Mihaylov" w:date="2019-03-14T10:42:00Z">
                  <w:rPr>
                    <w:rStyle w:val="Hyperlink"/>
                    <w:rFonts w:hint="eastAsia"/>
                    <w:b/>
                    <w:noProof/>
                  </w:rPr>
                </w:rPrChange>
              </w:rPr>
              <w:delText>Избор</w:delText>
            </w:r>
            <w:r w:rsidRPr="00A74405" w:rsidDel="00A74405">
              <w:rPr>
                <w:rPrChange w:id="813" w:author="Peter Mihaylov" w:date="2019-03-14T10:42:00Z">
                  <w:rPr>
                    <w:rStyle w:val="Hyperlink"/>
                    <w:b/>
                    <w:noProof/>
                  </w:rPr>
                </w:rPrChange>
              </w:rPr>
              <w:delText xml:space="preserve"> </w:delText>
            </w:r>
            <w:r w:rsidRPr="00A74405" w:rsidDel="00A74405">
              <w:rPr>
                <w:rFonts w:hint="eastAsia"/>
                <w:rPrChange w:id="814" w:author="Peter Mihaylov" w:date="2019-03-14T10:42:00Z">
                  <w:rPr>
                    <w:rStyle w:val="Hyperlink"/>
                    <w:rFonts w:hint="eastAsia"/>
                    <w:b/>
                    <w:noProof/>
                  </w:rPr>
                </w:rPrChange>
              </w:rPr>
              <w:delText>на</w:delText>
            </w:r>
            <w:r w:rsidRPr="00A74405" w:rsidDel="00A74405">
              <w:rPr>
                <w:rPrChange w:id="815" w:author="Peter Mihaylov" w:date="2019-03-14T10:42:00Z">
                  <w:rPr>
                    <w:rStyle w:val="Hyperlink"/>
                    <w:b/>
                    <w:noProof/>
                  </w:rPr>
                </w:rPrChange>
              </w:rPr>
              <w:delText xml:space="preserve"> </w:delText>
            </w:r>
            <w:r w:rsidRPr="00A74405" w:rsidDel="00A74405">
              <w:rPr>
                <w:rFonts w:hint="eastAsia"/>
                <w:rPrChange w:id="816" w:author="Peter Mihaylov" w:date="2019-03-14T10:42:00Z">
                  <w:rPr>
                    <w:rStyle w:val="Hyperlink"/>
                    <w:rFonts w:hint="eastAsia"/>
                    <w:b/>
                    <w:noProof/>
                  </w:rPr>
                </w:rPrChange>
              </w:rPr>
              <w:delText>технологична</w:delText>
            </w:r>
            <w:r w:rsidRPr="00A74405" w:rsidDel="00A74405">
              <w:rPr>
                <w:rPrChange w:id="817" w:author="Peter Mihaylov" w:date="2019-03-14T10:42:00Z">
                  <w:rPr>
                    <w:rStyle w:val="Hyperlink"/>
                    <w:b/>
                    <w:noProof/>
                  </w:rPr>
                </w:rPrChange>
              </w:rPr>
              <w:delText xml:space="preserve"> </w:delText>
            </w:r>
            <w:r w:rsidRPr="00A74405" w:rsidDel="00A74405">
              <w:rPr>
                <w:rFonts w:hint="eastAsia"/>
                <w:rPrChange w:id="818" w:author="Peter Mihaylov" w:date="2019-03-14T10:42:00Z">
                  <w:rPr>
                    <w:rStyle w:val="Hyperlink"/>
                    <w:rFonts w:hint="eastAsia"/>
                    <w:b/>
                    <w:noProof/>
                  </w:rPr>
                </w:rPrChange>
              </w:rPr>
              <w:delText>рамка</w:delText>
            </w:r>
            <w:r w:rsidDel="00A74405">
              <w:rPr>
                <w:noProof/>
                <w:webHidden/>
              </w:rPr>
              <w:tab/>
              <w:delText>14</w:delText>
            </w:r>
          </w:del>
        </w:p>
        <w:p w:rsidR="00525F9C" w:rsidDel="00A74405" w:rsidRDefault="00525F9C">
          <w:pPr>
            <w:pStyle w:val="TOC2"/>
            <w:tabs>
              <w:tab w:val="left" w:pos="1540"/>
              <w:tab w:val="right" w:leader="dot" w:pos="9350"/>
            </w:tabs>
            <w:rPr>
              <w:del w:id="819" w:author="Peter Mihaylov" w:date="2019-03-14T10:42:00Z"/>
              <w:rFonts w:asciiTheme="minorHAnsi" w:eastAsiaTheme="minorEastAsia" w:hAnsiTheme="minorHAnsi" w:cstheme="minorBidi"/>
              <w:noProof/>
              <w:sz w:val="22"/>
              <w:szCs w:val="22"/>
              <w:lang w:eastAsia="en-US"/>
            </w:rPr>
          </w:pPr>
          <w:del w:id="820" w:author="Peter Mihaylov" w:date="2019-03-14T10:42:00Z">
            <w:r w:rsidRPr="00A74405" w:rsidDel="00A74405">
              <w:rPr>
                <w:rPrChange w:id="821" w:author="Peter Mihaylov" w:date="2019-03-14T10:42:00Z">
                  <w:rPr>
                    <w:rStyle w:val="Hyperlink"/>
                    <w:b/>
                    <w:noProof/>
                  </w:rPr>
                </w:rPrChange>
              </w:rPr>
              <w:delText>2.2.3.</w:delText>
            </w:r>
            <w:r w:rsidDel="00A74405">
              <w:rPr>
                <w:rFonts w:asciiTheme="minorHAnsi" w:eastAsiaTheme="minorEastAsia" w:hAnsiTheme="minorHAnsi" w:cstheme="minorBidi"/>
                <w:noProof/>
                <w:sz w:val="22"/>
                <w:szCs w:val="22"/>
                <w:lang w:eastAsia="en-US"/>
              </w:rPr>
              <w:tab/>
            </w:r>
            <w:r w:rsidRPr="00A74405" w:rsidDel="00A74405">
              <w:rPr>
                <w:rFonts w:hint="eastAsia"/>
                <w:rPrChange w:id="822" w:author="Peter Mihaylov" w:date="2019-03-14T10:42:00Z">
                  <w:rPr>
                    <w:rStyle w:val="Hyperlink"/>
                    <w:rFonts w:hint="eastAsia"/>
                    <w:b/>
                    <w:noProof/>
                  </w:rPr>
                </w:rPrChange>
              </w:rPr>
              <w:delText>Библиотеки</w:delText>
            </w:r>
            <w:r w:rsidDel="00A74405">
              <w:rPr>
                <w:noProof/>
                <w:webHidden/>
              </w:rPr>
              <w:tab/>
              <w:delText>15</w:delText>
            </w:r>
          </w:del>
        </w:p>
        <w:p w:rsidR="00525F9C" w:rsidDel="00A74405" w:rsidRDefault="00525F9C">
          <w:pPr>
            <w:pStyle w:val="TOC2"/>
            <w:tabs>
              <w:tab w:val="right" w:leader="dot" w:pos="9350"/>
            </w:tabs>
            <w:rPr>
              <w:del w:id="823" w:author="Peter Mihaylov" w:date="2019-03-14T10:42:00Z"/>
              <w:rFonts w:asciiTheme="minorHAnsi" w:eastAsiaTheme="minorEastAsia" w:hAnsiTheme="minorHAnsi" w:cstheme="minorBidi"/>
              <w:noProof/>
              <w:sz w:val="22"/>
              <w:szCs w:val="22"/>
              <w:lang w:eastAsia="en-US"/>
            </w:rPr>
          </w:pPr>
          <w:del w:id="824" w:author="Peter Mihaylov" w:date="2019-03-14T10:42:00Z">
            <w:r w:rsidRPr="00A74405" w:rsidDel="00A74405">
              <w:rPr>
                <w:rPrChange w:id="825" w:author="Peter Mihaylov" w:date="2019-03-14T10:42:00Z">
                  <w:rPr>
                    <w:rStyle w:val="Hyperlink"/>
                    <w:b/>
                    <w:noProof/>
                  </w:rPr>
                </w:rPrChange>
              </w:rPr>
              <w:delText>Logging Libraries</w:delText>
            </w:r>
            <w:r w:rsidDel="00A74405">
              <w:rPr>
                <w:noProof/>
                <w:webHidden/>
              </w:rPr>
              <w:tab/>
              <w:delText>15</w:delText>
            </w:r>
          </w:del>
        </w:p>
        <w:p w:rsidR="00525F9C" w:rsidDel="00A74405" w:rsidRDefault="00525F9C">
          <w:pPr>
            <w:pStyle w:val="TOC2"/>
            <w:tabs>
              <w:tab w:val="left" w:pos="1100"/>
              <w:tab w:val="right" w:leader="dot" w:pos="9350"/>
            </w:tabs>
            <w:rPr>
              <w:del w:id="826" w:author="Peter Mihaylov" w:date="2019-03-14T10:42:00Z"/>
              <w:rFonts w:asciiTheme="minorHAnsi" w:eastAsiaTheme="minorEastAsia" w:hAnsiTheme="minorHAnsi" w:cstheme="minorBidi"/>
              <w:noProof/>
              <w:sz w:val="22"/>
              <w:szCs w:val="22"/>
              <w:lang w:eastAsia="en-US"/>
            </w:rPr>
          </w:pPr>
          <w:del w:id="827" w:author="Peter Mihaylov" w:date="2019-03-14T10:42:00Z">
            <w:r w:rsidRPr="00A74405" w:rsidDel="00A74405">
              <w:rPr>
                <w:rPrChange w:id="828" w:author="Peter Mihaylov" w:date="2019-03-14T10:42:00Z">
                  <w:rPr>
                    <w:rStyle w:val="Hyperlink"/>
                    <w:b/>
                    <w:noProof/>
                  </w:rPr>
                </w:rPrChange>
              </w:rPr>
              <w:delText>2.3.</w:delText>
            </w:r>
            <w:r w:rsidDel="00A74405">
              <w:rPr>
                <w:rFonts w:asciiTheme="minorHAnsi" w:eastAsiaTheme="minorEastAsia" w:hAnsiTheme="minorHAnsi" w:cstheme="minorBidi"/>
                <w:noProof/>
                <w:sz w:val="22"/>
                <w:szCs w:val="22"/>
                <w:lang w:eastAsia="en-US"/>
              </w:rPr>
              <w:tab/>
            </w:r>
            <w:r w:rsidRPr="00A74405" w:rsidDel="00A74405">
              <w:rPr>
                <w:rFonts w:hint="eastAsia"/>
                <w:rPrChange w:id="829" w:author="Peter Mihaylov" w:date="2019-03-14T10:42:00Z">
                  <w:rPr>
                    <w:rStyle w:val="Hyperlink"/>
                    <w:rFonts w:hint="eastAsia"/>
                    <w:b/>
                    <w:noProof/>
                  </w:rPr>
                </w:rPrChange>
              </w:rPr>
              <w:delText>Архитектура</w:delText>
            </w:r>
            <w:r w:rsidRPr="00A74405" w:rsidDel="00A74405">
              <w:rPr>
                <w:rPrChange w:id="830" w:author="Peter Mihaylov" w:date="2019-03-14T10:42:00Z">
                  <w:rPr>
                    <w:rStyle w:val="Hyperlink"/>
                    <w:b/>
                    <w:noProof/>
                  </w:rPr>
                </w:rPrChange>
              </w:rPr>
              <w:delText xml:space="preserve"> </w:delText>
            </w:r>
            <w:r w:rsidRPr="00A74405" w:rsidDel="00A74405">
              <w:rPr>
                <w:rFonts w:hint="eastAsia"/>
                <w:rPrChange w:id="831" w:author="Peter Mihaylov" w:date="2019-03-14T10:42:00Z">
                  <w:rPr>
                    <w:rStyle w:val="Hyperlink"/>
                    <w:rFonts w:hint="eastAsia"/>
                    <w:b/>
                    <w:noProof/>
                  </w:rPr>
                </w:rPrChange>
              </w:rPr>
              <w:delText>на</w:delText>
            </w:r>
            <w:r w:rsidRPr="00A74405" w:rsidDel="00A74405">
              <w:rPr>
                <w:rPrChange w:id="832" w:author="Peter Mihaylov" w:date="2019-03-14T10:42:00Z">
                  <w:rPr>
                    <w:rStyle w:val="Hyperlink"/>
                    <w:b/>
                    <w:noProof/>
                  </w:rPr>
                </w:rPrChange>
              </w:rPr>
              <w:delText xml:space="preserve"> </w:delText>
            </w:r>
            <w:r w:rsidRPr="00A74405" w:rsidDel="00A74405">
              <w:rPr>
                <w:rFonts w:hint="eastAsia"/>
                <w:rPrChange w:id="833" w:author="Peter Mihaylov" w:date="2019-03-14T10:42:00Z">
                  <w:rPr>
                    <w:rStyle w:val="Hyperlink"/>
                    <w:rFonts w:hint="eastAsia"/>
                    <w:b/>
                    <w:noProof/>
                  </w:rPr>
                </w:rPrChange>
              </w:rPr>
              <w:delText>приложението</w:delText>
            </w:r>
            <w:r w:rsidDel="00A74405">
              <w:rPr>
                <w:noProof/>
                <w:webHidden/>
              </w:rPr>
              <w:tab/>
              <w:delText>16</w:delText>
            </w:r>
          </w:del>
        </w:p>
        <w:p w:rsidR="00525F9C" w:rsidDel="00A74405" w:rsidRDefault="00525F9C">
          <w:pPr>
            <w:pStyle w:val="TOC2"/>
            <w:tabs>
              <w:tab w:val="left" w:pos="1540"/>
              <w:tab w:val="right" w:leader="dot" w:pos="9350"/>
            </w:tabs>
            <w:rPr>
              <w:del w:id="834" w:author="Peter Mihaylov" w:date="2019-03-14T10:42:00Z"/>
              <w:rFonts w:asciiTheme="minorHAnsi" w:eastAsiaTheme="minorEastAsia" w:hAnsiTheme="minorHAnsi" w:cstheme="minorBidi"/>
              <w:noProof/>
              <w:sz w:val="22"/>
              <w:szCs w:val="22"/>
              <w:lang w:eastAsia="en-US"/>
            </w:rPr>
          </w:pPr>
          <w:del w:id="835" w:author="Peter Mihaylov" w:date="2019-03-14T10:42:00Z">
            <w:r w:rsidRPr="00A74405" w:rsidDel="00A74405">
              <w:rPr>
                <w:rPrChange w:id="836" w:author="Peter Mihaylov" w:date="2019-03-14T10:42:00Z">
                  <w:rPr>
                    <w:rStyle w:val="Hyperlink"/>
                    <w:b/>
                    <w:noProof/>
                  </w:rPr>
                </w:rPrChange>
              </w:rPr>
              <w:delText>2.3.1.</w:delText>
            </w:r>
            <w:r w:rsidDel="00A74405">
              <w:rPr>
                <w:rFonts w:asciiTheme="minorHAnsi" w:eastAsiaTheme="minorEastAsia" w:hAnsiTheme="minorHAnsi" w:cstheme="minorBidi"/>
                <w:noProof/>
                <w:sz w:val="22"/>
                <w:szCs w:val="22"/>
                <w:lang w:eastAsia="en-US"/>
              </w:rPr>
              <w:tab/>
            </w:r>
            <w:r w:rsidRPr="00A74405" w:rsidDel="00A74405">
              <w:rPr>
                <w:rPrChange w:id="837" w:author="Peter Mihaylov" w:date="2019-03-14T10:42:00Z">
                  <w:rPr>
                    <w:rStyle w:val="Hyperlink"/>
                    <w:b/>
                    <w:noProof/>
                  </w:rPr>
                </w:rPrChange>
              </w:rPr>
              <w:delText>Spring MVC</w:delText>
            </w:r>
            <w:r w:rsidDel="00A74405">
              <w:rPr>
                <w:noProof/>
                <w:webHidden/>
              </w:rPr>
              <w:tab/>
              <w:delText>17</w:delText>
            </w:r>
          </w:del>
        </w:p>
        <w:p w:rsidR="00525F9C" w:rsidDel="00A74405" w:rsidRDefault="00525F9C">
          <w:pPr>
            <w:pStyle w:val="TOC2"/>
            <w:tabs>
              <w:tab w:val="left" w:pos="1760"/>
              <w:tab w:val="right" w:leader="dot" w:pos="9350"/>
            </w:tabs>
            <w:rPr>
              <w:del w:id="838" w:author="Peter Mihaylov" w:date="2019-03-14T10:42:00Z"/>
              <w:rFonts w:asciiTheme="minorHAnsi" w:eastAsiaTheme="minorEastAsia" w:hAnsiTheme="minorHAnsi" w:cstheme="minorBidi"/>
              <w:noProof/>
              <w:sz w:val="22"/>
              <w:szCs w:val="22"/>
              <w:lang w:eastAsia="en-US"/>
            </w:rPr>
          </w:pPr>
          <w:del w:id="839" w:author="Peter Mihaylov" w:date="2019-03-14T10:42:00Z">
            <w:r w:rsidRPr="00A74405" w:rsidDel="00A74405">
              <w:rPr>
                <w:rPrChange w:id="840" w:author="Peter Mihaylov" w:date="2019-03-14T10:42:00Z">
                  <w:rPr>
                    <w:rStyle w:val="Hyperlink"/>
                    <w:b/>
                    <w:noProof/>
                  </w:rPr>
                </w:rPrChange>
              </w:rPr>
              <w:delText>2.3.1.1.</w:delText>
            </w:r>
            <w:r w:rsidDel="00A74405">
              <w:rPr>
                <w:rFonts w:asciiTheme="minorHAnsi" w:eastAsiaTheme="minorEastAsia" w:hAnsiTheme="minorHAnsi" w:cstheme="minorBidi"/>
                <w:noProof/>
                <w:sz w:val="22"/>
                <w:szCs w:val="22"/>
                <w:lang w:eastAsia="en-US"/>
              </w:rPr>
              <w:tab/>
            </w:r>
            <w:r w:rsidRPr="00A74405" w:rsidDel="00A74405">
              <w:rPr>
                <w:rPrChange w:id="841" w:author="Peter Mihaylov" w:date="2019-03-14T10:42:00Z">
                  <w:rPr>
                    <w:rStyle w:val="Hyperlink"/>
                    <w:b/>
                    <w:noProof/>
                  </w:rPr>
                </w:rPrChange>
              </w:rPr>
              <w:delText xml:space="preserve">Spring MVC </w:delText>
            </w:r>
            <w:r w:rsidRPr="00A74405" w:rsidDel="00A74405">
              <w:rPr>
                <w:rFonts w:hint="eastAsia"/>
                <w:rPrChange w:id="842" w:author="Peter Mihaylov" w:date="2019-03-14T10:42:00Z">
                  <w:rPr>
                    <w:rStyle w:val="Hyperlink"/>
                    <w:rFonts w:hint="eastAsia"/>
                    <w:b/>
                    <w:noProof/>
                  </w:rPr>
                </w:rPrChange>
              </w:rPr>
              <w:delText>архитектура</w:delText>
            </w:r>
            <w:r w:rsidDel="00A74405">
              <w:rPr>
                <w:noProof/>
                <w:webHidden/>
              </w:rPr>
              <w:tab/>
              <w:delText>20</w:delText>
            </w:r>
          </w:del>
        </w:p>
        <w:p w:rsidR="00525F9C" w:rsidDel="00A74405" w:rsidRDefault="00525F9C">
          <w:pPr>
            <w:pStyle w:val="TOC2"/>
            <w:tabs>
              <w:tab w:val="left" w:pos="1760"/>
              <w:tab w:val="right" w:leader="dot" w:pos="9350"/>
            </w:tabs>
            <w:rPr>
              <w:del w:id="843" w:author="Peter Mihaylov" w:date="2019-03-14T10:42:00Z"/>
              <w:rFonts w:asciiTheme="minorHAnsi" w:eastAsiaTheme="minorEastAsia" w:hAnsiTheme="minorHAnsi" w:cstheme="minorBidi"/>
              <w:noProof/>
              <w:sz w:val="22"/>
              <w:szCs w:val="22"/>
              <w:lang w:eastAsia="en-US"/>
            </w:rPr>
          </w:pPr>
          <w:del w:id="844" w:author="Peter Mihaylov" w:date="2019-03-14T10:42:00Z">
            <w:r w:rsidRPr="00A74405" w:rsidDel="00A74405">
              <w:rPr>
                <w:rPrChange w:id="845" w:author="Peter Mihaylov" w:date="2019-03-14T10:42:00Z">
                  <w:rPr>
                    <w:rStyle w:val="Hyperlink"/>
                    <w:b/>
                    <w:noProof/>
                  </w:rPr>
                </w:rPrChange>
              </w:rPr>
              <w:delText>2.3.1.2.</w:delText>
            </w:r>
            <w:r w:rsidDel="00A74405">
              <w:rPr>
                <w:rFonts w:asciiTheme="minorHAnsi" w:eastAsiaTheme="minorEastAsia" w:hAnsiTheme="minorHAnsi" w:cstheme="minorBidi"/>
                <w:noProof/>
                <w:sz w:val="22"/>
                <w:szCs w:val="22"/>
                <w:lang w:eastAsia="en-US"/>
              </w:rPr>
              <w:tab/>
            </w:r>
            <w:r w:rsidRPr="00A74405" w:rsidDel="00A74405">
              <w:rPr>
                <w:rPrChange w:id="846" w:author="Peter Mihaylov" w:date="2019-03-14T10:42:00Z">
                  <w:rPr>
                    <w:rStyle w:val="Hyperlink"/>
                    <w:b/>
                    <w:noProof/>
                  </w:rPr>
                </w:rPrChange>
              </w:rPr>
              <w:delText>Spring’s Dispatcher Servlet</w:delText>
            </w:r>
            <w:r w:rsidDel="00A74405">
              <w:rPr>
                <w:noProof/>
                <w:webHidden/>
              </w:rPr>
              <w:tab/>
              <w:delText>21</w:delText>
            </w:r>
          </w:del>
        </w:p>
        <w:p w:rsidR="00525F9C" w:rsidDel="00A74405" w:rsidRDefault="00525F9C">
          <w:pPr>
            <w:pStyle w:val="TOC2"/>
            <w:tabs>
              <w:tab w:val="left" w:pos="1760"/>
              <w:tab w:val="right" w:leader="dot" w:pos="9350"/>
            </w:tabs>
            <w:rPr>
              <w:del w:id="847" w:author="Peter Mihaylov" w:date="2019-03-14T10:42:00Z"/>
              <w:rFonts w:asciiTheme="minorHAnsi" w:eastAsiaTheme="minorEastAsia" w:hAnsiTheme="minorHAnsi" w:cstheme="minorBidi"/>
              <w:noProof/>
              <w:sz w:val="22"/>
              <w:szCs w:val="22"/>
              <w:lang w:eastAsia="en-US"/>
            </w:rPr>
          </w:pPr>
          <w:del w:id="848" w:author="Peter Mihaylov" w:date="2019-03-14T10:42:00Z">
            <w:r w:rsidRPr="00A74405" w:rsidDel="00A74405">
              <w:rPr>
                <w:rPrChange w:id="849" w:author="Peter Mihaylov" w:date="2019-03-14T10:42:00Z">
                  <w:rPr>
                    <w:rStyle w:val="Hyperlink"/>
                    <w:b/>
                    <w:noProof/>
                  </w:rPr>
                </w:rPrChange>
              </w:rPr>
              <w:delText>2.3.1.3.</w:delText>
            </w:r>
            <w:r w:rsidDel="00A74405">
              <w:rPr>
                <w:rFonts w:asciiTheme="minorHAnsi" w:eastAsiaTheme="minorEastAsia" w:hAnsiTheme="minorHAnsi" w:cstheme="minorBidi"/>
                <w:noProof/>
                <w:sz w:val="22"/>
                <w:szCs w:val="22"/>
                <w:lang w:eastAsia="en-US"/>
              </w:rPr>
              <w:tab/>
            </w:r>
            <w:r w:rsidRPr="00A74405" w:rsidDel="00A74405">
              <w:rPr>
                <w:rPrChange w:id="850" w:author="Peter Mihaylov" w:date="2019-03-14T10:42:00Z">
                  <w:rPr>
                    <w:rStyle w:val="Hyperlink"/>
                    <w:b/>
                    <w:noProof/>
                  </w:rPr>
                </w:rPrChange>
              </w:rPr>
              <w:delText>Handler Mapping</w:delText>
            </w:r>
            <w:r w:rsidDel="00A74405">
              <w:rPr>
                <w:noProof/>
                <w:webHidden/>
              </w:rPr>
              <w:tab/>
              <w:delText>21</w:delText>
            </w:r>
          </w:del>
        </w:p>
        <w:p w:rsidR="00525F9C" w:rsidDel="00A74405" w:rsidRDefault="00525F9C">
          <w:pPr>
            <w:pStyle w:val="TOC2"/>
            <w:tabs>
              <w:tab w:val="left" w:pos="1760"/>
              <w:tab w:val="right" w:leader="dot" w:pos="9350"/>
            </w:tabs>
            <w:rPr>
              <w:del w:id="851" w:author="Peter Mihaylov" w:date="2019-03-14T10:42:00Z"/>
              <w:rFonts w:asciiTheme="minorHAnsi" w:eastAsiaTheme="minorEastAsia" w:hAnsiTheme="minorHAnsi" w:cstheme="minorBidi"/>
              <w:noProof/>
              <w:sz w:val="22"/>
              <w:szCs w:val="22"/>
              <w:lang w:eastAsia="en-US"/>
            </w:rPr>
          </w:pPr>
          <w:del w:id="852" w:author="Peter Mihaylov" w:date="2019-03-14T10:42:00Z">
            <w:r w:rsidRPr="00A74405" w:rsidDel="00A74405">
              <w:rPr>
                <w:rPrChange w:id="853" w:author="Peter Mihaylov" w:date="2019-03-14T10:42:00Z">
                  <w:rPr>
                    <w:rStyle w:val="Hyperlink"/>
                    <w:b/>
                    <w:noProof/>
                  </w:rPr>
                </w:rPrChange>
              </w:rPr>
              <w:delText>2.3.1.4.</w:delText>
            </w:r>
            <w:r w:rsidDel="00A74405">
              <w:rPr>
                <w:rFonts w:asciiTheme="minorHAnsi" w:eastAsiaTheme="minorEastAsia" w:hAnsiTheme="minorHAnsi" w:cstheme="minorBidi"/>
                <w:noProof/>
                <w:sz w:val="22"/>
                <w:szCs w:val="22"/>
                <w:lang w:eastAsia="en-US"/>
              </w:rPr>
              <w:tab/>
            </w:r>
            <w:r w:rsidRPr="00A74405" w:rsidDel="00A74405">
              <w:rPr>
                <w:rPrChange w:id="854" w:author="Peter Mihaylov" w:date="2019-03-14T10:42:00Z">
                  <w:rPr>
                    <w:rStyle w:val="Hyperlink"/>
                    <w:b/>
                    <w:noProof/>
                  </w:rPr>
                </w:rPrChange>
              </w:rPr>
              <w:delText>Controller</w:delText>
            </w:r>
            <w:r w:rsidDel="00A74405">
              <w:rPr>
                <w:noProof/>
                <w:webHidden/>
              </w:rPr>
              <w:tab/>
              <w:delText>21</w:delText>
            </w:r>
          </w:del>
        </w:p>
        <w:p w:rsidR="00525F9C" w:rsidDel="00A74405" w:rsidRDefault="00525F9C">
          <w:pPr>
            <w:pStyle w:val="TOC2"/>
            <w:tabs>
              <w:tab w:val="left" w:pos="1760"/>
              <w:tab w:val="right" w:leader="dot" w:pos="9350"/>
            </w:tabs>
            <w:rPr>
              <w:del w:id="855" w:author="Peter Mihaylov" w:date="2019-03-14T10:42:00Z"/>
              <w:rFonts w:asciiTheme="minorHAnsi" w:eastAsiaTheme="minorEastAsia" w:hAnsiTheme="minorHAnsi" w:cstheme="minorBidi"/>
              <w:noProof/>
              <w:sz w:val="22"/>
              <w:szCs w:val="22"/>
              <w:lang w:eastAsia="en-US"/>
            </w:rPr>
          </w:pPr>
          <w:del w:id="856" w:author="Peter Mihaylov" w:date="2019-03-14T10:42:00Z">
            <w:r w:rsidRPr="00A74405" w:rsidDel="00A74405">
              <w:rPr>
                <w:rPrChange w:id="857" w:author="Peter Mihaylov" w:date="2019-03-14T10:42:00Z">
                  <w:rPr>
                    <w:rStyle w:val="Hyperlink"/>
                    <w:b/>
                    <w:noProof/>
                  </w:rPr>
                </w:rPrChange>
              </w:rPr>
              <w:delText>2.3.1.5.</w:delText>
            </w:r>
            <w:r w:rsidDel="00A74405">
              <w:rPr>
                <w:rFonts w:asciiTheme="minorHAnsi" w:eastAsiaTheme="minorEastAsia" w:hAnsiTheme="minorHAnsi" w:cstheme="minorBidi"/>
                <w:noProof/>
                <w:sz w:val="22"/>
                <w:szCs w:val="22"/>
                <w:lang w:eastAsia="en-US"/>
              </w:rPr>
              <w:tab/>
            </w:r>
            <w:r w:rsidRPr="00A74405" w:rsidDel="00A74405">
              <w:rPr>
                <w:rPrChange w:id="858" w:author="Peter Mihaylov" w:date="2019-03-14T10:42:00Z">
                  <w:rPr>
                    <w:rStyle w:val="Hyperlink"/>
                    <w:b/>
                    <w:noProof/>
                  </w:rPr>
                </w:rPrChange>
              </w:rPr>
              <w:delText>View Resolver</w:delText>
            </w:r>
            <w:r w:rsidDel="00A74405">
              <w:rPr>
                <w:noProof/>
                <w:webHidden/>
              </w:rPr>
              <w:tab/>
              <w:delText>21</w:delText>
            </w:r>
          </w:del>
        </w:p>
        <w:p w:rsidR="00525F9C" w:rsidDel="00A74405" w:rsidRDefault="00525F9C">
          <w:pPr>
            <w:pStyle w:val="TOC2"/>
            <w:tabs>
              <w:tab w:val="left" w:pos="1760"/>
              <w:tab w:val="right" w:leader="dot" w:pos="9350"/>
            </w:tabs>
            <w:rPr>
              <w:del w:id="859" w:author="Peter Mihaylov" w:date="2019-03-14T10:42:00Z"/>
              <w:rFonts w:asciiTheme="minorHAnsi" w:eastAsiaTheme="minorEastAsia" w:hAnsiTheme="minorHAnsi" w:cstheme="minorBidi"/>
              <w:noProof/>
              <w:sz w:val="22"/>
              <w:szCs w:val="22"/>
              <w:lang w:eastAsia="en-US"/>
            </w:rPr>
          </w:pPr>
          <w:del w:id="860" w:author="Peter Mihaylov" w:date="2019-03-14T10:42:00Z">
            <w:r w:rsidRPr="00A74405" w:rsidDel="00A74405">
              <w:rPr>
                <w:rPrChange w:id="861" w:author="Peter Mihaylov" w:date="2019-03-14T10:42:00Z">
                  <w:rPr>
                    <w:rStyle w:val="Hyperlink"/>
                    <w:b/>
                    <w:noProof/>
                  </w:rPr>
                </w:rPrChange>
              </w:rPr>
              <w:delText>2.3.1.6.</w:delText>
            </w:r>
            <w:r w:rsidDel="00A74405">
              <w:rPr>
                <w:rFonts w:asciiTheme="minorHAnsi" w:eastAsiaTheme="minorEastAsia" w:hAnsiTheme="minorHAnsi" w:cstheme="minorBidi"/>
                <w:noProof/>
                <w:sz w:val="22"/>
                <w:szCs w:val="22"/>
                <w:lang w:eastAsia="en-US"/>
              </w:rPr>
              <w:tab/>
            </w:r>
            <w:r w:rsidRPr="00A74405" w:rsidDel="00A74405">
              <w:rPr>
                <w:rPrChange w:id="862" w:author="Peter Mihaylov" w:date="2019-03-14T10:42:00Z">
                  <w:rPr>
                    <w:rStyle w:val="Hyperlink"/>
                    <w:b/>
                    <w:noProof/>
                  </w:rPr>
                </w:rPrChange>
              </w:rPr>
              <w:delText>View</w:delText>
            </w:r>
            <w:r w:rsidDel="00A74405">
              <w:rPr>
                <w:noProof/>
                <w:webHidden/>
              </w:rPr>
              <w:tab/>
              <w:delText>21</w:delText>
            </w:r>
          </w:del>
        </w:p>
        <w:p w:rsidR="00525F9C" w:rsidDel="00A74405" w:rsidRDefault="00525F9C">
          <w:pPr>
            <w:pStyle w:val="TOC2"/>
            <w:tabs>
              <w:tab w:val="left" w:pos="1540"/>
              <w:tab w:val="right" w:leader="dot" w:pos="9350"/>
            </w:tabs>
            <w:rPr>
              <w:del w:id="863" w:author="Peter Mihaylov" w:date="2019-03-14T10:42:00Z"/>
              <w:rFonts w:asciiTheme="minorHAnsi" w:eastAsiaTheme="minorEastAsia" w:hAnsiTheme="minorHAnsi" w:cstheme="minorBidi"/>
              <w:noProof/>
              <w:sz w:val="22"/>
              <w:szCs w:val="22"/>
              <w:lang w:eastAsia="en-US"/>
            </w:rPr>
          </w:pPr>
          <w:del w:id="864" w:author="Peter Mihaylov" w:date="2019-03-14T10:42:00Z">
            <w:r w:rsidRPr="00A74405" w:rsidDel="00A74405">
              <w:rPr>
                <w:rPrChange w:id="865" w:author="Peter Mihaylov" w:date="2019-03-14T10:42:00Z">
                  <w:rPr>
                    <w:rStyle w:val="Hyperlink"/>
                    <w:b/>
                    <w:noProof/>
                  </w:rPr>
                </w:rPrChange>
              </w:rPr>
              <w:delText>2.3.2.</w:delText>
            </w:r>
            <w:r w:rsidDel="00A74405">
              <w:rPr>
                <w:rFonts w:asciiTheme="minorHAnsi" w:eastAsiaTheme="minorEastAsia" w:hAnsiTheme="minorHAnsi" w:cstheme="minorBidi"/>
                <w:noProof/>
                <w:sz w:val="22"/>
                <w:szCs w:val="22"/>
                <w:lang w:eastAsia="en-US"/>
              </w:rPr>
              <w:tab/>
            </w:r>
            <w:r w:rsidRPr="00A74405" w:rsidDel="00A74405">
              <w:rPr>
                <w:rPrChange w:id="866" w:author="Peter Mihaylov" w:date="2019-03-14T10:42:00Z">
                  <w:rPr>
                    <w:rStyle w:val="Hyperlink"/>
                    <w:b/>
                    <w:noProof/>
                  </w:rPr>
                </w:rPrChange>
              </w:rPr>
              <w:delText>Hibernate</w:delText>
            </w:r>
            <w:r w:rsidDel="00A74405">
              <w:rPr>
                <w:noProof/>
                <w:webHidden/>
              </w:rPr>
              <w:tab/>
              <w:delText>21</w:delText>
            </w:r>
          </w:del>
        </w:p>
        <w:p w:rsidR="00525F9C" w:rsidDel="00A74405" w:rsidRDefault="00525F9C">
          <w:pPr>
            <w:pStyle w:val="TOC2"/>
            <w:tabs>
              <w:tab w:val="left" w:pos="1100"/>
              <w:tab w:val="right" w:leader="dot" w:pos="9350"/>
            </w:tabs>
            <w:rPr>
              <w:del w:id="867" w:author="Peter Mihaylov" w:date="2019-03-14T10:42:00Z"/>
              <w:rFonts w:asciiTheme="minorHAnsi" w:eastAsiaTheme="minorEastAsia" w:hAnsiTheme="minorHAnsi" w:cstheme="minorBidi"/>
              <w:noProof/>
              <w:sz w:val="22"/>
              <w:szCs w:val="22"/>
              <w:lang w:eastAsia="en-US"/>
            </w:rPr>
          </w:pPr>
          <w:del w:id="868" w:author="Peter Mihaylov" w:date="2019-03-14T10:42:00Z">
            <w:r w:rsidRPr="00A74405" w:rsidDel="00A74405">
              <w:rPr>
                <w:rPrChange w:id="869" w:author="Peter Mihaylov" w:date="2019-03-14T10:42:00Z">
                  <w:rPr>
                    <w:rStyle w:val="Hyperlink"/>
                    <w:b/>
                    <w:noProof/>
                  </w:rPr>
                </w:rPrChange>
              </w:rPr>
              <w:delText>2.4.</w:delText>
            </w:r>
            <w:r w:rsidDel="00A74405">
              <w:rPr>
                <w:rFonts w:asciiTheme="minorHAnsi" w:eastAsiaTheme="minorEastAsia" w:hAnsiTheme="minorHAnsi" w:cstheme="minorBidi"/>
                <w:noProof/>
                <w:sz w:val="22"/>
                <w:szCs w:val="22"/>
                <w:lang w:eastAsia="en-US"/>
              </w:rPr>
              <w:tab/>
            </w:r>
            <w:r w:rsidRPr="00A74405" w:rsidDel="00A74405">
              <w:rPr>
                <w:rFonts w:hint="eastAsia"/>
                <w:rPrChange w:id="870" w:author="Peter Mihaylov" w:date="2019-03-14T10:42:00Z">
                  <w:rPr>
                    <w:rStyle w:val="Hyperlink"/>
                    <w:rFonts w:hint="eastAsia"/>
                    <w:b/>
                    <w:noProof/>
                  </w:rPr>
                </w:rPrChange>
              </w:rPr>
              <w:delText>Слоеве</w:delText>
            </w:r>
            <w:r w:rsidRPr="00A74405" w:rsidDel="00A74405">
              <w:rPr>
                <w:rPrChange w:id="871" w:author="Peter Mihaylov" w:date="2019-03-14T10:42:00Z">
                  <w:rPr>
                    <w:rStyle w:val="Hyperlink"/>
                    <w:b/>
                    <w:noProof/>
                  </w:rPr>
                </w:rPrChange>
              </w:rPr>
              <w:delText xml:space="preserve"> </w:delText>
            </w:r>
            <w:r w:rsidRPr="00A74405" w:rsidDel="00A74405">
              <w:rPr>
                <w:rFonts w:hint="eastAsia"/>
                <w:rPrChange w:id="872" w:author="Peter Mihaylov" w:date="2019-03-14T10:42:00Z">
                  <w:rPr>
                    <w:rStyle w:val="Hyperlink"/>
                    <w:rFonts w:hint="eastAsia"/>
                    <w:b/>
                    <w:noProof/>
                  </w:rPr>
                </w:rPrChange>
              </w:rPr>
              <w:delText>на</w:delText>
            </w:r>
            <w:r w:rsidRPr="00A74405" w:rsidDel="00A74405">
              <w:rPr>
                <w:rPrChange w:id="873" w:author="Peter Mihaylov" w:date="2019-03-14T10:42:00Z">
                  <w:rPr>
                    <w:rStyle w:val="Hyperlink"/>
                    <w:b/>
                    <w:noProof/>
                  </w:rPr>
                </w:rPrChange>
              </w:rPr>
              <w:delText xml:space="preserve"> </w:delText>
            </w:r>
            <w:r w:rsidRPr="00A74405" w:rsidDel="00A74405">
              <w:rPr>
                <w:rFonts w:hint="eastAsia"/>
                <w:rPrChange w:id="874" w:author="Peter Mihaylov" w:date="2019-03-14T10:42:00Z">
                  <w:rPr>
                    <w:rStyle w:val="Hyperlink"/>
                    <w:rFonts w:hint="eastAsia"/>
                    <w:b/>
                    <w:noProof/>
                  </w:rPr>
                </w:rPrChange>
              </w:rPr>
              <w:delText>приложението</w:delText>
            </w:r>
            <w:r w:rsidDel="00A74405">
              <w:rPr>
                <w:noProof/>
                <w:webHidden/>
              </w:rPr>
              <w:tab/>
              <w:delText>22</w:delText>
            </w:r>
          </w:del>
        </w:p>
        <w:p w:rsidR="00525F9C" w:rsidDel="00A74405" w:rsidRDefault="00525F9C">
          <w:pPr>
            <w:pStyle w:val="TOC2"/>
            <w:tabs>
              <w:tab w:val="left" w:pos="1540"/>
              <w:tab w:val="right" w:leader="dot" w:pos="9350"/>
            </w:tabs>
            <w:rPr>
              <w:del w:id="875" w:author="Peter Mihaylov" w:date="2019-03-14T10:42:00Z"/>
              <w:rFonts w:asciiTheme="minorHAnsi" w:eastAsiaTheme="minorEastAsia" w:hAnsiTheme="minorHAnsi" w:cstheme="minorBidi"/>
              <w:noProof/>
              <w:sz w:val="22"/>
              <w:szCs w:val="22"/>
              <w:lang w:eastAsia="en-US"/>
            </w:rPr>
          </w:pPr>
          <w:del w:id="876" w:author="Peter Mihaylov" w:date="2019-03-14T10:42:00Z">
            <w:r w:rsidRPr="00A74405" w:rsidDel="00A74405">
              <w:rPr>
                <w:rPrChange w:id="877" w:author="Peter Mihaylov" w:date="2019-03-14T10:42:00Z">
                  <w:rPr>
                    <w:rStyle w:val="Hyperlink"/>
                    <w:noProof/>
                  </w:rPr>
                </w:rPrChange>
              </w:rPr>
              <w:delText>2.4.1.</w:delText>
            </w:r>
            <w:r w:rsidDel="00A74405">
              <w:rPr>
                <w:rFonts w:asciiTheme="minorHAnsi" w:eastAsiaTheme="minorEastAsia" w:hAnsiTheme="minorHAnsi" w:cstheme="minorBidi"/>
                <w:noProof/>
                <w:sz w:val="22"/>
                <w:szCs w:val="22"/>
                <w:lang w:eastAsia="en-US"/>
              </w:rPr>
              <w:tab/>
            </w:r>
            <w:r w:rsidRPr="00A74405" w:rsidDel="00A74405">
              <w:rPr>
                <w:rPrChange w:id="878" w:author="Peter Mihaylov" w:date="2019-03-14T10:42:00Z">
                  <w:rPr>
                    <w:rStyle w:val="Hyperlink"/>
                    <w:b/>
                    <w:noProof/>
                  </w:rPr>
                </w:rPrChange>
              </w:rPr>
              <w:delText>Presentation Layer:</w:delText>
            </w:r>
            <w:r w:rsidDel="00A74405">
              <w:rPr>
                <w:noProof/>
                <w:webHidden/>
              </w:rPr>
              <w:tab/>
              <w:delText>22</w:delText>
            </w:r>
          </w:del>
        </w:p>
        <w:p w:rsidR="00525F9C" w:rsidDel="00A74405" w:rsidRDefault="00525F9C">
          <w:pPr>
            <w:pStyle w:val="TOC2"/>
            <w:tabs>
              <w:tab w:val="left" w:pos="1540"/>
              <w:tab w:val="right" w:leader="dot" w:pos="9350"/>
            </w:tabs>
            <w:rPr>
              <w:del w:id="879" w:author="Peter Mihaylov" w:date="2019-03-14T10:42:00Z"/>
              <w:rFonts w:asciiTheme="minorHAnsi" w:eastAsiaTheme="minorEastAsia" w:hAnsiTheme="minorHAnsi" w:cstheme="minorBidi"/>
              <w:noProof/>
              <w:sz w:val="22"/>
              <w:szCs w:val="22"/>
              <w:lang w:eastAsia="en-US"/>
            </w:rPr>
          </w:pPr>
          <w:del w:id="880" w:author="Peter Mihaylov" w:date="2019-03-14T10:42:00Z">
            <w:r w:rsidRPr="00A74405" w:rsidDel="00A74405">
              <w:rPr>
                <w:rPrChange w:id="881" w:author="Peter Mihaylov" w:date="2019-03-14T10:42:00Z">
                  <w:rPr>
                    <w:rStyle w:val="Hyperlink"/>
                    <w:noProof/>
                  </w:rPr>
                </w:rPrChange>
              </w:rPr>
              <w:delText>2.4.2.</w:delText>
            </w:r>
            <w:r w:rsidDel="00A74405">
              <w:rPr>
                <w:rFonts w:asciiTheme="minorHAnsi" w:eastAsiaTheme="minorEastAsia" w:hAnsiTheme="minorHAnsi" w:cstheme="minorBidi"/>
                <w:noProof/>
                <w:sz w:val="22"/>
                <w:szCs w:val="22"/>
                <w:lang w:eastAsia="en-US"/>
              </w:rPr>
              <w:tab/>
            </w:r>
            <w:r w:rsidRPr="00A74405" w:rsidDel="00A74405">
              <w:rPr>
                <w:rPrChange w:id="882" w:author="Peter Mihaylov" w:date="2019-03-14T10:42:00Z">
                  <w:rPr>
                    <w:rStyle w:val="Hyperlink"/>
                    <w:b/>
                    <w:noProof/>
                  </w:rPr>
                </w:rPrChange>
              </w:rPr>
              <w:delText>Controller Layer:</w:delText>
            </w:r>
            <w:r w:rsidDel="00A74405">
              <w:rPr>
                <w:noProof/>
                <w:webHidden/>
              </w:rPr>
              <w:tab/>
              <w:delText>22</w:delText>
            </w:r>
          </w:del>
        </w:p>
        <w:p w:rsidR="00525F9C" w:rsidDel="00A74405" w:rsidRDefault="00525F9C">
          <w:pPr>
            <w:pStyle w:val="TOC2"/>
            <w:tabs>
              <w:tab w:val="left" w:pos="1540"/>
              <w:tab w:val="right" w:leader="dot" w:pos="9350"/>
            </w:tabs>
            <w:rPr>
              <w:del w:id="883" w:author="Peter Mihaylov" w:date="2019-03-14T10:42:00Z"/>
              <w:rFonts w:asciiTheme="minorHAnsi" w:eastAsiaTheme="minorEastAsia" w:hAnsiTheme="minorHAnsi" w:cstheme="minorBidi"/>
              <w:noProof/>
              <w:sz w:val="22"/>
              <w:szCs w:val="22"/>
              <w:lang w:eastAsia="en-US"/>
            </w:rPr>
          </w:pPr>
          <w:del w:id="884" w:author="Peter Mihaylov" w:date="2019-03-14T10:42:00Z">
            <w:r w:rsidRPr="00A74405" w:rsidDel="00A74405">
              <w:rPr>
                <w:rPrChange w:id="885" w:author="Peter Mihaylov" w:date="2019-03-14T10:42:00Z">
                  <w:rPr>
                    <w:rStyle w:val="Hyperlink"/>
                    <w:b/>
                    <w:noProof/>
                  </w:rPr>
                </w:rPrChange>
              </w:rPr>
              <w:delText>2.4.3.</w:delText>
            </w:r>
            <w:r w:rsidDel="00A74405">
              <w:rPr>
                <w:rFonts w:asciiTheme="minorHAnsi" w:eastAsiaTheme="minorEastAsia" w:hAnsiTheme="minorHAnsi" w:cstheme="minorBidi"/>
                <w:noProof/>
                <w:sz w:val="22"/>
                <w:szCs w:val="22"/>
                <w:lang w:eastAsia="en-US"/>
              </w:rPr>
              <w:tab/>
            </w:r>
            <w:r w:rsidRPr="00A74405" w:rsidDel="00A74405">
              <w:rPr>
                <w:rPrChange w:id="886" w:author="Peter Mihaylov" w:date="2019-03-14T10:42:00Z">
                  <w:rPr>
                    <w:rStyle w:val="Hyperlink"/>
                    <w:b/>
                    <w:noProof/>
                  </w:rPr>
                </w:rPrChange>
              </w:rPr>
              <w:delText>Service Layer:</w:delText>
            </w:r>
            <w:r w:rsidDel="00A74405">
              <w:rPr>
                <w:noProof/>
                <w:webHidden/>
              </w:rPr>
              <w:tab/>
              <w:delText>23</w:delText>
            </w:r>
          </w:del>
        </w:p>
        <w:p w:rsidR="00525F9C" w:rsidDel="00A74405" w:rsidRDefault="00525F9C">
          <w:pPr>
            <w:pStyle w:val="TOC2"/>
            <w:tabs>
              <w:tab w:val="left" w:pos="1540"/>
              <w:tab w:val="right" w:leader="dot" w:pos="9350"/>
            </w:tabs>
            <w:rPr>
              <w:del w:id="887" w:author="Peter Mihaylov" w:date="2019-03-14T10:42:00Z"/>
              <w:rFonts w:asciiTheme="minorHAnsi" w:eastAsiaTheme="minorEastAsia" w:hAnsiTheme="minorHAnsi" w:cstheme="minorBidi"/>
              <w:noProof/>
              <w:sz w:val="22"/>
              <w:szCs w:val="22"/>
              <w:lang w:eastAsia="en-US"/>
            </w:rPr>
          </w:pPr>
          <w:del w:id="888" w:author="Peter Mihaylov" w:date="2019-03-14T10:42:00Z">
            <w:r w:rsidRPr="00A74405" w:rsidDel="00A74405">
              <w:rPr>
                <w:rPrChange w:id="889" w:author="Peter Mihaylov" w:date="2019-03-14T10:42:00Z">
                  <w:rPr>
                    <w:rStyle w:val="Hyperlink"/>
                    <w:b/>
                    <w:noProof/>
                  </w:rPr>
                </w:rPrChange>
              </w:rPr>
              <w:delText>2.4.4.</w:delText>
            </w:r>
            <w:r w:rsidDel="00A74405">
              <w:rPr>
                <w:rFonts w:asciiTheme="minorHAnsi" w:eastAsiaTheme="minorEastAsia" w:hAnsiTheme="minorHAnsi" w:cstheme="minorBidi"/>
                <w:noProof/>
                <w:sz w:val="22"/>
                <w:szCs w:val="22"/>
                <w:lang w:eastAsia="en-US"/>
              </w:rPr>
              <w:tab/>
            </w:r>
            <w:r w:rsidRPr="00A74405" w:rsidDel="00A74405">
              <w:rPr>
                <w:rPrChange w:id="890" w:author="Peter Mihaylov" w:date="2019-03-14T10:42:00Z">
                  <w:rPr>
                    <w:rStyle w:val="Hyperlink"/>
                    <w:b/>
                    <w:noProof/>
                  </w:rPr>
                </w:rPrChange>
              </w:rPr>
              <w:delText>Persistence layer</w:delText>
            </w:r>
            <w:r w:rsidDel="00A74405">
              <w:rPr>
                <w:noProof/>
                <w:webHidden/>
              </w:rPr>
              <w:tab/>
              <w:delText>23</w:delText>
            </w:r>
          </w:del>
        </w:p>
        <w:p w:rsidR="00525F9C" w:rsidDel="00A74405" w:rsidRDefault="00525F9C">
          <w:pPr>
            <w:pStyle w:val="TOC2"/>
            <w:tabs>
              <w:tab w:val="left" w:pos="1100"/>
              <w:tab w:val="right" w:leader="dot" w:pos="9350"/>
            </w:tabs>
            <w:rPr>
              <w:del w:id="891" w:author="Peter Mihaylov" w:date="2019-03-14T10:42:00Z"/>
              <w:rFonts w:asciiTheme="minorHAnsi" w:eastAsiaTheme="minorEastAsia" w:hAnsiTheme="minorHAnsi" w:cstheme="minorBidi"/>
              <w:noProof/>
              <w:sz w:val="22"/>
              <w:szCs w:val="22"/>
              <w:lang w:eastAsia="en-US"/>
            </w:rPr>
          </w:pPr>
          <w:del w:id="892" w:author="Peter Mihaylov" w:date="2019-03-14T10:42:00Z">
            <w:r w:rsidRPr="00A74405" w:rsidDel="00A74405">
              <w:rPr>
                <w:rPrChange w:id="893" w:author="Peter Mihaylov" w:date="2019-03-14T10:42:00Z">
                  <w:rPr>
                    <w:rStyle w:val="Hyperlink"/>
                    <w:b/>
                    <w:noProof/>
                  </w:rPr>
                </w:rPrChange>
              </w:rPr>
              <w:delText>2.5.</w:delText>
            </w:r>
            <w:r w:rsidDel="00A74405">
              <w:rPr>
                <w:rFonts w:asciiTheme="minorHAnsi" w:eastAsiaTheme="minorEastAsia" w:hAnsiTheme="minorHAnsi" w:cstheme="minorBidi"/>
                <w:noProof/>
                <w:sz w:val="22"/>
                <w:szCs w:val="22"/>
                <w:lang w:eastAsia="en-US"/>
              </w:rPr>
              <w:tab/>
            </w:r>
            <w:r w:rsidRPr="00A74405" w:rsidDel="00A74405">
              <w:rPr>
                <w:rFonts w:hint="eastAsia"/>
                <w:rPrChange w:id="894" w:author="Peter Mihaylov" w:date="2019-03-14T10:42:00Z">
                  <w:rPr>
                    <w:rStyle w:val="Hyperlink"/>
                    <w:rFonts w:hint="eastAsia"/>
                    <w:b/>
                    <w:noProof/>
                  </w:rPr>
                </w:rPrChange>
              </w:rPr>
              <w:delText>Структура</w:delText>
            </w:r>
            <w:r w:rsidRPr="00A74405" w:rsidDel="00A74405">
              <w:rPr>
                <w:rPrChange w:id="895" w:author="Peter Mihaylov" w:date="2019-03-14T10:42:00Z">
                  <w:rPr>
                    <w:rStyle w:val="Hyperlink"/>
                    <w:b/>
                    <w:noProof/>
                  </w:rPr>
                </w:rPrChange>
              </w:rPr>
              <w:delText xml:space="preserve"> </w:delText>
            </w:r>
            <w:r w:rsidRPr="00A74405" w:rsidDel="00A74405">
              <w:rPr>
                <w:rFonts w:hint="eastAsia"/>
                <w:rPrChange w:id="896" w:author="Peter Mihaylov" w:date="2019-03-14T10:42:00Z">
                  <w:rPr>
                    <w:rStyle w:val="Hyperlink"/>
                    <w:rFonts w:hint="eastAsia"/>
                    <w:b/>
                    <w:noProof/>
                  </w:rPr>
                </w:rPrChange>
              </w:rPr>
              <w:delText>на</w:delText>
            </w:r>
            <w:r w:rsidRPr="00A74405" w:rsidDel="00A74405">
              <w:rPr>
                <w:rPrChange w:id="897" w:author="Peter Mihaylov" w:date="2019-03-14T10:42:00Z">
                  <w:rPr>
                    <w:rStyle w:val="Hyperlink"/>
                    <w:b/>
                    <w:noProof/>
                  </w:rPr>
                </w:rPrChange>
              </w:rPr>
              <w:delText xml:space="preserve"> </w:delText>
            </w:r>
            <w:r w:rsidRPr="00A74405" w:rsidDel="00A74405">
              <w:rPr>
                <w:rFonts w:hint="eastAsia"/>
                <w:rPrChange w:id="898" w:author="Peter Mihaylov" w:date="2019-03-14T10:42:00Z">
                  <w:rPr>
                    <w:rStyle w:val="Hyperlink"/>
                    <w:rFonts w:hint="eastAsia"/>
                    <w:b/>
                    <w:noProof/>
                  </w:rPr>
                </w:rPrChange>
              </w:rPr>
              <w:delText>базата</w:delText>
            </w:r>
            <w:r w:rsidRPr="00A74405" w:rsidDel="00A74405">
              <w:rPr>
                <w:rPrChange w:id="899" w:author="Peter Mihaylov" w:date="2019-03-14T10:42:00Z">
                  <w:rPr>
                    <w:rStyle w:val="Hyperlink"/>
                    <w:b/>
                    <w:noProof/>
                  </w:rPr>
                </w:rPrChange>
              </w:rPr>
              <w:delText xml:space="preserve"> </w:delText>
            </w:r>
            <w:r w:rsidRPr="00A74405" w:rsidDel="00A74405">
              <w:rPr>
                <w:rFonts w:hint="eastAsia"/>
                <w:rPrChange w:id="900" w:author="Peter Mihaylov" w:date="2019-03-14T10:42:00Z">
                  <w:rPr>
                    <w:rStyle w:val="Hyperlink"/>
                    <w:rFonts w:hint="eastAsia"/>
                    <w:b/>
                    <w:noProof/>
                  </w:rPr>
                </w:rPrChange>
              </w:rPr>
              <w:delText>данни</w:delText>
            </w:r>
            <w:r w:rsidDel="00A74405">
              <w:rPr>
                <w:noProof/>
                <w:webHidden/>
              </w:rPr>
              <w:tab/>
              <w:delText>25</w:delText>
            </w:r>
          </w:del>
        </w:p>
        <w:p w:rsidR="00525F9C" w:rsidDel="00A74405" w:rsidRDefault="00525F9C">
          <w:pPr>
            <w:pStyle w:val="TOC2"/>
            <w:tabs>
              <w:tab w:val="left" w:pos="1540"/>
              <w:tab w:val="right" w:leader="dot" w:pos="9350"/>
            </w:tabs>
            <w:rPr>
              <w:del w:id="901" w:author="Peter Mihaylov" w:date="2019-03-14T10:42:00Z"/>
              <w:rFonts w:asciiTheme="minorHAnsi" w:eastAsiaTheme="minorEastAsia" w:hAnsiTheme="minorHAnsi" w:cstheme="minorBidi"/>
              <w:noProof/>
              <w:sz w:val="22"/>
              <w:szCs w:val="22"/>
              <w:lang w:eastAsia="en-US"/>
            </w:rPr>
          </w:pPr>
          <w:del w:id="902" w:author="Peter Mihaylov" w:date="2019-03-14T10:42:00Z">
            <w:r w:rsidRPr="00A74405" w:rsidDel="00A74405">
              <w:rPr>
                <w:rPrChange w:id="903" w:author="Peter Mihaylov" w:date="2019-03-14T10:42:00Z">
                  <w:rPr>
                    <w:rStyle w:val="Hyperlink"/>
                    <w:b/>
                    <w:noProof/>
                  </w:rPr>
                </w:rPrChange>
              </w:rPr>
              <w:delText>2.5.1.</w:delText>
            </w:r>
            <w:r w:rsidDel="00A74405">
              <w:rPr>
                <w:rFonts w:asciiTheme="minorHAnsi" w:eastAsiaTheme="minorEastAsia" w:hAnsiTheme="minorHAnsi" w:cstheme="minorBidi"/>
                <w:noProof/>
                <w:sz w:val="22"/>
                <w:szCs w:val="22"/>
                <w:lang w:eastAsia="en-US"/>
              </w:rPr>
              <w:tab/>
            </w:r>
            <w:r w:rsidRPr="00A74405" w:rsidDel="00A74405">
              <w:rPr>
                <w:rFonts w:hint="eastAsia"/>
                <w:rPrChange w:id="904" w:author="Peter Mihaylov" w:date="2019-03-14T10:42:00Z">
                  <w:rPr>
                    <w:rStyle w:val="Hyperlink"/>
                    <w:rFonts w:hint="eastAsia"/>
                    <w:b/>
                    <w:noProof/>
                  </w:rPr>
                </w:rPrChange>
              </w:rPr>
              <w:delText>Таблица</w:delText>
            </w:r>
            <w:r w:rsidRPr="00A74405" w:rsidDel="00A74405">
              <w:rPr>
                <w:rPrChange w:id="905" w:author="Peter Mihaylov" w:date="2019-03-14T10:42:00Z">
                  <w:rPr>
                    <w:rStyle w:val="Hyperlink"/>
                    <w:b/>
                    <w:noProof/>
                  </w:rPr>
                </w:rPrChange>
              </w:rPr>
              <w:delText xml:space="preserve"> Users</w:delText>
            </w:r>
            <w:r w:rsidDel="00A74405">
              <w:rPr>
                <w:noProof/>
                <w:webHidden/>
              </w:rPr>
              <w:tab/>
              <w:delText>25</w:delText>
            </w:r>
          </w:del>
        </w:p>
        <w:p w:rsidR="00525F9C" w:rsidDel="00A74405" w:rsidRDefault="00525F9C">
          <w:pPr>
            <w:pStyle w:val="TOC2"/>
            <w:tabs>
              <w:tab w:val="left" w:pos="1540"/>
              <w:tab w:val="right" w:leader="dot" w:pos="9350"/>
            </w:tabs>
            <w:rPr>
              <w:del w:id="906" w:author="Peter Mihaylov" w:date="2019-03-14T10:42:00Z"/>
              <w:rFonts w:asciiTheme="minorHAnsi" w:eastAsiaTheme="minorEastAsia" w:hAnsiTheme="minorHAnsi" w:cstheme="minorBidi"/>
              <w:noProof/>
              <w:sz w:val="22"/>
              <w:szCs w:val="22"/>
              <w:lang w:eastAsia="en-US"/>
            </w:rPr>
          </w:pPr>
          <w:del w:id="907" w:author="Peter Mihaylov" w:date="2019-03-14T10:42:00Z">
            <w:r w:rsidRPr="00A74405" w:rsidDel="00A74405">
              <w:rPr>
                <w:rPrChange w:id="908" w:author="Peter Mihaylov" w:date="2019-03-14T10:42:00Z">
                  <w:rPr>
                    <w:rStyle w:val="Hyperlink"/>
                    <w:b/>
                    <w:noProof/>
                  </w:rPr>
                </w:rPrChange>
              </w:rPr>
              <w:delText>2.5.2.</w:delText>
            </w:r>
            <w:r w:rsidDel="00A74405">
              <w:rPr>
                <w:rFonts w:asciiTheme="minorHAnsi" w:eastAsiaTheme="minorEastAsia" w:hAnsiTheme="minorHAnsi" w:cstheme="minorBidi"/>
                <w:noProof/>
                <w:sz w:val="22"/>
                <w:szCs w:val="22"/>
                <w:lang w:eastAsia="en-US"/>
              </w:rPr>
              <w:tab/>
            </w:r>
            <w:r w:rsidRPr="00A74405" w:rsidDel="00A74405">
              <w:rPr>
                <w:rFonts w:hint="eastAsia"/>
                <w:rPrChange w:id="909" w:author="Peter Mihaylov" w:date="2019-03-14T10:42:00Z">
                  <w:rPr>
                    <w:rStyle w:val="Hyperlink"/>
                    <w:rFonts w:hint="eastAsia"/>
                    <w:b/>
                    <w:noProof/>
                  </w:rPr>
                </w:rPrChange>
              </w:rPr>
              <w:delText>Таблица</w:delText>
            </w:r>
            <w:r w:rsidRPr="00A74405" w:rsidDel="00A74405">
              <w:rPr>
                <w:rPrChange w:id="910" w:author="Peter Mihaylov" w:date="2019-03-14T10:42:00Z">
                  <w:rPr>
                    <w:rStyle w:val="Hyperlink"/>
                    <w:b/>
                    <w:noProof/>
                  </w:rPr>
                </w:rPrChange>
              </w:rPr>
              <w:delText xml:space="preserve"> Role</w:delText>
            </w:r>
            <w:r w:rsidDel="00A74405">
              <w:rPr>
                <w:noProof/>
                <w:webHidden/>
              </w:rPr>
              <w:tab/>
              <w:delText>25</w:delText>
            </w:r>
          </w:del>
        </w:p>
        <w:p w:rsidR="00525F9C" w:rsidDel="00A74405" w:rsidRDefault="00525F9C">
          <w:pPr>
            <w:pStyle w:val="TOC2"/>
            <w:tabs>
              <w:tab w:val="left" w:pos="1540"/>
              <w:tab w:val="right" w:leader="dot" w:pos="9350"/>
            </w:tabs>
            <w:rPr>
              <w:del w:id="911" w:author="Peter Mihaylov" w:date="2019-03-14T10:42:00Z"/>
              <w:rFonts w:asciiTheme="minorHAnsi" w:eastAsiaTheme="minorEastAsia" w:hAnsiTheme="minorHAnsi" w:cstheme="minorBidi"/>
              <w:noProof/>
              <w:sz w:val="22"/>
              <w:szCs w:val="22"/>
              <w:lang w:eastAsia="en-US"/>
            </w:rPr>
          </w:pPr>
          <w:del w:id="912" w:author="Peter Mihaylov" w:date="2019-03-14T10:42:00Z">
            <w:r w:rsidRPr="00A74405" w:rsidDel="00A74405">
              <w:rPr>
                <w:rPrChange w:id="913" w:author="Peter Mihaylov" w:date="2019-03-14T10:42:00Z">
                  <w:rPr>
                    <w:rStyle w:val="Hyperlink"/>
                    <w:b/>
                    <w:noProof/>
                  </w:rPr>
                </w:rPrChange>
              </w:rPr>
              <w:delText>2.5.3.</w:delText>
            </w:r>
            <w:r w:rsidDel="00A74405">
              <w:rPr>
                <w:rFonts w:asciiTheme="minorHAnsi" w:eastAsiaTheme="minorEastAsia" w:hAnsiTheme="minorHAnsi" w:cstheme="minorBidi"/>
                <w:noProof/>
                <w:sz w:val="22"/>
                <w:szCs w:val="22"/>
                <w:lang w:eastAsia="en-US"/>
              </w:rPr>
              <w:tab/>
            </w:r>
            <w:r w:rsidRPr="00A74405" w:rsidDel="00A74405">
              <w:rPr>
                <w:rFonts w:hint="eastAsia"/>
                <w:rPrChange w:id="914" w:author="Peter Mihaylov" w:date="2019-03-14T10:42:00Z">
                  <w:rPr>
                    <w:rStyle w:val="Hyperlink"/>
                    <w:rFonts w:hint="eastAsia"/>
                    <w:b/>
                    <w:noProof/>
                  </w:rPr>
                </w:rPrChange>
              </w:rPr>
              <w:delText>Таблица</w:delText>
            </w:r>
            <w:r w:rsidRPr="00A74405" w:rsidDel="00A74405">
              <w:rPr>
                <w:rPrChange w:id="915" w:author="Peter Mihaylov" w:date="2019-03-14T10:42:00Z">
                  <w:rPr>
                    <w:rStyle w:val="Hyperlink"/>
                    <w:b/>
                    <w:noProof/>
                  </w:rPr>
                </w:rPrChange>
              </w:rPr>
              <w:delText xml:space="preserve"> Users_Roles</w:delText>
            </w:r>
            <w:r w:rsidDel="00A74405">
              <w:rPr>
                <w:noProof/>
                <w:webHidden/>
              </w:rPr>
              <w:tab/>
              <w:delText>25</w:delText>
            </w:r>
          </w:del>
        </w:p>
        <w:p w:rsidR="00525F9C" w:rsidDel="00A74405" w:rsidRDefault="00525F9C">
          <w:pPr>
            <w:pStyle w:val="TOC2"/>
            <w:tabs>
              <w:tab w:val="left" w:pos="1540"/>
              <w:tab w:val="right" w:leader="dot" w:pos="9350"/>
            </w:tabs>
            <w:rPr>
              <w:del w:id="916" w:author="Peter Mihaylov" w:date="2019-03-14T10:42:00Z"/>
              <w:rFonts w:asciiTheme="minorHAnsi" w:eastAsiaTheme="minorEastAsia" w:hAnsiTheme="minorHAnsi" w:cstheme="minorBidi"/>
              <w:noProof/>
              <w:sz w:val="22"/>
              <w:szCs w:val="22"/>
              <w:lang w:eastAsia="en-US"/>
            </w:rPr>
          </w:pPr>
          <w:del w:id="917" w:author="Peter Mihaylov" w:date="2019-03-14T10:42:00Z">
            <w:r w:rsidRPr="00A74405" w:rsidDel="00A74405">
              <w:rPr>
                <w:rPrChange w:id="918" w:author="Peter Mihaylov" w:date="2019-03-14T10:42:00Z">
                  <w:rPr>
                    <w:rStyle w:val="Hyperlink"/>
                    <w:b/>
                    <w:noProof/>
                  </w:rPr>
                </w:rPrChange>
              </w:rPr>
              <w:delText>2.5.4.</w:delText>
            </w:r>
            <w:r w:rsidDel="00A74405">
              <w:rPr>
                <w:rFonts w:asciiTheme="minorHAnsi" w:eastAsiaTheme="minorEastAsia" w:hAnsiTheme="minorHAnsi" w:cstheme="minorBidi"/>
                <w:noProof/>
                <w:sz w:val="22"/>
                <w:szCs w:val="22"/>
                <w:lang w:eastAsia="en-US"/>
              </w:rPr>
              <w:tab/>
            </w:r>
            <w:r w:rsidRPr="00A74405" w:rsidDel="00A74405">
              <w:rPr>
                <w:rFonts w:hint="eastAsia"/>
                <w:rPrChange w:id="919" w:author="Peter Mihaylov" w:date="2019-03-14T10:42:00Z">
                  <w:rPr>
                    <w:rStyle w:val="Hyperlink"/>
                    <w:rFonts w:hint="eastAsia"/>
                    <w:b/>
                    <w:noProof/>
                  </w:rPr>
                </w:rPrChange>
              </w:rPr>
              <w:delText>Таблица</w:delText>
            </w:r>
            <w:r w:rsidRPr="00A74405" w:rsidDel="00A74405">
              <w:rPr>
                <w:rPrChange w:id="920" w:author="Peter Mihaylov" w:date="2019-03-14T10:42:00Z">
                  <w:rPr>
                    <w:rStyle w:val="Hyperlink"/>
                    <w:b/>
                    <w:noProof/>
                  </w:rPr>
                </w:rPrChange>
              </w:rPr>
              <w:delText xml:space="preserve"> File_</w:delText>
            </w:r>
            <w:r w:rsidRPr="00A74405" w:rsidDel="00A74405">
              <w:rPr>
                <w:rFonts w:hint="eastAsia"/>
                <w:rPrChange w:id="921" w:author="Peter Mihaylov" w:date="2019-03-14T10:42:00Z">
                  <w:rPr>
                    <w:rStyle w:val="Hyperlink"/>
                    <w:rFonts w:hint="eastAsia"/>
                    <w:b/>
                    <w:noProof/>
                  </w:rPr>
                </w:rPrChange>
              </w:rPr>
              <w:delText>М</w:delText>
            </w:r>
            <w:r w:rsidRPr="00A74405" w:rsidDel="00A74405">
              <w:rPr>
                <w:rPrChange w:id="922" w:author="Peter Mihaylov" w:date="2019-03-14T10:42:00Z">
                  <w:rPr>
                    <w:rStyle w:val="Hyperlink"/>
                    <w:b/>
                    <w:noProof/>
                  </w:rPr>
                </w:rPrChange>
              </w:rPr>
              <w:delText>odel</w:delText>
            </w:r>
            <w:r w:rsidDel="00A74405">
              <w:rPr>
                <w:noProof/>
                <w:webHidden/>
              </w:rPr>
              <w:tab/>
              <w:delText>25</w:delText>
            </w:r>
          </w:del>
        </w:p>
        <w:p w:rsidR="00525F9C" w:rsidDel="00A74405" w:rsidRDefault="00525F9C">
          <w:pPr>
            <w:pStyle w:val="TOC2"/>
            <w:tabs>
              <w:tab w:val="left" w:pos="1540"/>
              <w:tab w:val="right" w:leader="dot" w:pos="9350"/>
            </w:tabs>
            <w:rPr>
              <w:del w:id="923" w:author="Peter Mihaylov" w:date="2019-03-14T10:42:00Z"/>
              <w:rFonts w:asciiTheme="minorHAnsi" w:eastAsiaTheme="minorEastAsia" w:hAnsiTheme="minorHAnsi" w:cstheme="minorBidi"/>
              <w:noProof/>
              <w:sz w:val="22"/>
              <w:szCs w:val="22"/>
              <w:lang w:eastAsia="en-US"/>
            </w:rPr>
          </w:pPr>
          <w:del w:id="924" w:author="Peter Mihaylov" w:date="2019-03-14T10:42:00Z">
            <w:r w:rsidRPr="00A74405" w:rsidDel="00A74405">
              <w:rPr>
                <w:rPrChange w:id="925" w:author="Peter Mihaylov" w:date="2019-03-14T10:42:00Z">
                  <w:rPr>
                    <w:rStyle w:val="Hyperlink"/>
                    <w:b/>
                    <w:noProof/>
                  </w:rPr>
                </w:rPrChange>
              </w:rPr>
              <w:delText>2.5.5.</w:delText>
            </w:r>
            <w:r w:rsidDel="00A74405">
              <w:rPr>
                <w:rFonts w:asciiTheme="minorHAnsi" w:eastAsiaTheme="minorEastAsia" w:hAnsiTheme="minorHAnsi" w:cstheme="minorBidi"/>
                <w:noProof/>
                <w:sz w:val="22"/>
                <w:szCs w:val="22"/>
                <w:lang w:eastAsia="en-US"/>
              </w:rPr>
              <w:tab/>
            </w:r>
            <w:r w:rsidRPr="00A74405" w:rsidDel="00A74405">
              <w:rPr>
                <w:rFonts w:hint="eastAsia"/>
                <w:rPrChange w:id="926" w:author="Peter Mihaylov" w:date="2019-03-14T10:42:00Z">
                  <w:rPr>
                    <w:rStyle w:val="Hyperlink"/>
                    <w:rFonts w:hint="eastAsia"/>
                    <w:b/>
                    <w:noProof/>
                  </w:rPr>
                </w:rPrChange>
              </w:rPr>
              <w:delText>Таблица</w:delText>
            </w:r>
            <w:r w:rsidRPr="00A74405" w:rsidDel="00A74405">
              <w:rPr>
                <w:rPrChange w:id="927" w:author="Peter Mihaylov" w:date="2019-03-14T10:42:00Z">
                  <w:rPr>
                    <w:rStyle w:val="Hyperlink"/>
                    <w:b/>
                    <w:noProof/>
                  </w:rPr>
                </w:rPrChange>
              </w:rPr>
              <w:delText xml:space="preserve"> Post</w:delText>
            </w:r>
            <w:r w:rsidDel="00A74405">
              <w:rPr>
                <w:noProof/>
                <w:webHidden/>
              </w:rPr>
              <w:tab/>
              <w:delText>26</w:delText>
            </w:r>
          </w:del>
        </w:p>
        <w:p w:rsidR="00525F9C" w:rsidDel="00A74405" w:rsidRDefault="00525F9C">
          <w:pPr>
            <w:pStyle w:val="TOC2"/>
            <w:tabs>
              <w:tab w:val="left" w:pos="1540"/>
              <w:tab w:val="right" w:leader="dot" w:pos="9350"/>
            </w:tabs>
            <w:rPr>
              <w:del w:id="928" w:author="Peter Mihaylov" w:date="2019-03-14T10:42:00Z"/>
              <w:rFonts w:asciiTheme="minorHAnsi" w:eastAsiaTheme="minorEastAsia" w:hAnsiTheme="minorHAnsi" w:cstheme="minorBidi"/>
              <w:noProof/>
              <w:sz w:val="22"/>
              <w:szCs w:val="22"/>
              <w:lang w:eastAsia="en-US"/>
            </w:rPr>
          </w:pPr>
          <w:del w:id="929" w:author="Peter Mihaylov" w:date="2019-03-14T10:42:00Z">
            <w:r w:rsidRPr="00A74405" w:rsidDel="00A74405">
              <w:rPr>
                <w:rPrChange w:id="930" w:author="Peter Mihaylov" w:date="2019-03-14T10:42:00Z">
                  <w:rPr>
                    <w:rStyle w:val="Hyperlink"/>
                    <w:b/>
                    <w:noProof/>
                  </w:rPr>
                </w:rPrChange>
              </w:rPr>
              <w:delText>2.5.6.</w:delText>
            </w:r>
            <w:r w:rsidDel="00A74405">
              <w:rPr>
                <w:rFonts w:asciiTheme="minorHAnsi" w:eastAsiaTheme="minorEastAsia" w:hAnsiTheme="minorHAnsi" w:cstheme="minorBidi"/>
                <w:noProof/>
                <w:sz w:val="22"/>
                <w:szCs w:val="22"/>
                <w:lang w:eastAsia="en-US"/>
              </w:rPr>
              <w:tab/>
            </w:r>
            <w:r w:rsidRPr="00A74405" w:rsidDel="00A74405">
              <w:rPr>
                <w:rFonts w:hint="eastAsia"/>
                <w:rPrChange w:id="931" w:author="Peter Mihaylov" w:date="2019-03-14T10:42:00Z">
                  <w:rPr>
                    <w:rStyle w:val="Hyperlink"/>
                    <w:rFonts w:hint="eastAsia"/>
                    <w:b/>
                    <w:noProof/>
                  </w:rPr>
                </w:rPrChange>
              </w:rPr>
              <w:delText>Таблица</w:delText>
            </w:r>
            <w:r w:rsidRPr="00A74405" w:rsidDel="00A74405">
              <w:rPr>
                <w:rPrChange w:id="932" w:author="Peter Mihaylov" w:date="2019-03-14T10:42:00Z">
                  <w:rPr>
                    <w:rStyle w:val="Hyperlink"/>
                    <w:b/>
                    <w:noProof/>
                  </w:rPr>
                </w:rPrChange>
              </w:rPr>
              <w:delText xml:space="preserve"> Message</w:delText>
            </w:r>
            <w:r w:rsidDel="00A74405">
              <w:rPr>
                <w:noProof/>
                <w:webHidden/>
              </w:rPr>
              <w:tab/>
              <w:delText>26</w:delText>
            </w:r>
          </w:del>
        </w:p>
        <w:p w:rsidR="00525F9C" w:rsidDel="00A74405" w:rsidRDefault="00525F9C">
          <w:pPr>
            <w:pStyle w:val="TOC2"/>
            <w:tabs>
              <w:tab w:val="left" w:pos="1540"/>
              <w:tab w:val="right" w:leader="dot" w:pos="9350"/>
            </w:tabs>
            <w:rPr>
              <w:del w:id="933" w:author="Peter Mihaylov" w:date="2019-03-14T10:42:00Z"/>
              <w:rFonts w:asciiTheme="minorHAnsi" w:eastAsiaTheme="minorEastAsia" w:hAnsiTheme="minorHAnsi" w:cstheme="minorBidi"/>
              <w:noProof/>
              <w:sz w:val="22"/>
              <w:szCs w:val="22"/>
              <w:lang w:eastAsia="en-US"/>
            </w:rPr>
          </w:pPr>
          <w:del w:id="934" w:author="Peter Mihaylov" w:date="2019-03-14T10:42:00Z">
            <w:r w:rsidRPr="00A74405" w:rsidDel="00A74405">
              <w:rPr>
                <w:rPrChange w:id="935" w:author="Peter Mihaylov" w:date="2019-03-14T10:42:00Z">
                  <w:rPr>
                    <w:rStyle w:val="Hyperlink"/>
                    <w:b/>
                    <w:noProof/>
                  </w:rPr>
                </w:rPrChange>
              </w:rPr>
              <w:delText>2.5.7.</w:delText>
            </w:r>
            <w:r w:rsidDel="00A74405">
              <w:rPr>
                <w:rFonts w:asciiTheme="minorHAnsi" w:eastAsiaTheme="minorEastAsia" w:hAnsiTheme="minorHAnsi" w:cstheme="minorBidi"/>
                <w:noProof/>
                <w:sz w:val="22"/>
                <w:szCs w:val="22"/>
                <w:lang w:eastAsia="en-US"/>
              </w:rPr>
              <w:tab/>
            </w:r>
            <w:r w:rsidRPr="00A74405" w:rsidDel="00A74405">
              <w:rPr>
                <w:rFonts w:hint="eastAsia"/>
                <w:rPrChange w:id="936" w:author="Peter Mihaylov" w:date="2019-03-14T10:42:00Z">
                  <w:rPr>
                    <w:rStyle w:val="Hyperlink"/>
                    <w:rFonts w:hint="eastAsia"/>
                    <w:b/>
                    <w:noProof/>
                  </w:rPr>
                </w:rPrChange>
              </w:rPr>
              <w:delText>Таблица</w:delText>
            </w:r>
            <w:r w:rsidRPr="00A74405" w:rsidDel="00A74405">
              <w:rPr>
                <w:rPrChange w:id="937" w:author="Peter Mihaylov" w:date="2019-03-14T10:42:00Z">
                  <w:rPr>
                    <w:rStyle w:val="Hyperlink"/>
                    <w:b/>
                    <w:noProof/>
                  </w:rPr>
                </w:rPrChange>
              </w:rPr>
              <w:delText xml:space="preserve"> Candidacy</w:delText>
            </w:r>
            <w:r w:rsidDel="00A74405">
              <w:rPr>
                <w:noProof/>
                <w:webHidden/>
              </w:rPr>
              <w:tab/>
              <w:delText>26</w:delText>
            </w:r>
          </w:del>
        </w:p>
        <w:p w:rsidR="00525F9C" w:rsidDel="00A74405" w:rsidRDefault="00525F9C">
          <w:pPr>
            <w:pStyle w:val="TOC2"/>
            <w:tabs>
              <w:tab w:val="left" w:pos="880"/>
              <w:tab w:val="right" w:leader="dot" w:pos="9350"/>
            </w:tabs>
            <w:rPr>
              <w:del w:id="938" w:author="Peter Mihaylov" w:date="2019-03-14T10:42:00Z"/>
              <w:rFonts w:asciiTheme="minorHAnsi" w:eastAsiaTheme="minorEastAsia" w:hAnsiTheme="minorHAnsi" w:cstheme="minorBidi"/>
              <w:noProof/>
              <w:sz w:val="22"/>
              <w:szCs w:val="22"/>
              <w:lang w:eastAsia="en-US"/>
            </w:rPr>
          </w:pPr>
          <w:del w:id="939" w:author="Peter Mihaylov" w:date="2019-03-14T10:42:00Z">
            <w:r w:rsidRPr="00A74405" w:rsidDel="00A74405">
              <w:rPr>
                <w:rPrChange w:id="940" w:author="Peter Mihaylov" w:date="2019-03-14T10:42:00Z">
                  <w:rPr>
                    <w:rStyle w:val="Hyperlink"/>
                    <w:b/>
                    <w:noProof/>
                  </w:rPr>
                </w:rPrChange>
              </w:rPr>
              <w:delText>3.</w:delText>
            </w:r>
            <w:r w:rsidDel="00A74405">
              <w:rPr>
                <w:rFonts w:asciiTheme="minorHAnsi" w:eastAsiaTheme="minorEastAsia" w:hAnsiTheme="minorHAnsi" w:cstheme="minorBidi"/>
                <w:noProof/>
                <w:sz w:val="22"/>
                <w:szCs w:val="22"/>
                <w:lang w:eastAsia="en-US"/>
              </w:rPr>
              <w:tab/>
            </w:r>
            <w:r w:rsidRPr="00A74405" w:rsidDel="00A74405">
              <w:rPr>
                <w:rFonts w:hint="eastAsia"/>
                <w:rPrChange w:id="941" w:author="Peter Mihaylov" w:date="2019-03-14T10:42:00Z">
                  <w:rPr>
                    <w:rStyle w:val="Hyperlink"/>
                    <w:rFonts w:hint="eastAsia"/>
                    <w:b/>
                    <w:noProof/>
                  </w:rPr>
                </w:rPrChange>
              </w:rPr>
              <w:delText>Реализация</w:delText>
            </w:r>
            <w:r w:rsidRPr="00A74405" w:rsidDel="00A74405">
              <w:rPr>
                <w:rPrChange w:id="942" w:author="Peter Mihaylov" w:date="2019-03-14T10:42:00Z">
                  <w:rPr>
                    <w:rStyle w:val="Hyperlink"/>
                    <w:b/>
                    <w:noProof/>
                  </w:rPr>
                </w:rPrChange>
              </w:rPr>
              <w:delText xml:space="preserve"> </w:delText>
            </w:r>
            <w:r w:rsidRPr="00A74405" w:rsidDel="00A74405">
              <w:rPr>
                <w:rFonts w:hint="eastAsia"/>
                <w:rPrChange w:id="943" w:author="Peter Mihaylov" w:date="2019-03-14T10:42:00Z">
                  <w:rPr>
                    <w:rStyle w:val="Hyperlink"/>
                    <w:rFonts w:hint="eastAsia"/>
                    <w:b/>
                    <w:noProof/>
                  </w:rPr>
                </w:rPrChange>
              </w:rPr>
              <w:delText>на</w:delText>
            </w:r>
            <w:r w:rsidRPr="00A74405" w:rsidDel="00A74405">
              <w:rPr>
                <w:rPrChange w:id="944" w:author="Peter Mihaylov" w:date="2019-03-14T10:42:00Z">
                  <w:rPr>
                    <w:rStyle w:val="Hyperlink"/>
                    <w:b/>
                    <w:noProof/>
                  </w:rPr>
                </w:rPrChange>
              </w:rPr>
              <w:delText xml:space="preserve"> </w:delText>
            </w:r>
            <w:r w:rsidRPr="00A74405" w:rsidDel="00A74405">
              <w:rPr>
                <w:rFonts w:hint="eastAsia"/>
                <w:rPrChange w:id="945" w:author="Peter Mihaylov" w:date="2019-03-14T10:42:00Z">
                  <w:rPr>
                    <w:rStyle w:val="Hyperlink"/>
                    <w:rFonts w:hint="eastAsia"/>
                    <w:b/>
                    <w:noProof/>
                  </w:rPr>
                </w:rPrChange>
              </w:rPr>
              <w:delText>проекта</w:delText>
            </w:r>
            <w:r w:rsidDel="00A74405">
              <w:rPr>
                <w:noProof/>
                <w:webHidden/>
              </w:rPr>
              <w:tab/>
              <w:delText>27</w:delText>
            </w:r>
          </w:del>
        </w:p>
        <w:p w:rsidR="00525F9C" w:rsidDel="00A74405" w:rsidRDefault="00525F9C">
          <w:pPr>
            <w:pStyle w:val="TOC2"/>
            <w:tabs>
              <w:tab w:val="left" w:pos="1100"/>
              <w:tab w:val="right" w:leader="dot" w:pos="9350"/>
            </w:tabs>
            <w:rPr>
              <w:del w:id="946" w:author="Peter Mihaylov" w:date="2019-03-14T10:42:00Z"/>
              <w:rFonts w:asciiTheme="minorHAnsi" w:eastAsiaTheme="minorEastAsia" w:hAnsiTheme="minorHAnsi" w:cstheme="minorBidi"/>
              <w:noProof/>
              <w:sz w:val="22"/>
              <w:szCs w:val="22"/>
              <w:lang w:eastAsia="en-US"/>
            </w:rPr>
          </w:pPr>
          <w:del w:id="947" w:author="Peter Mihaylov" w:date="2019-03-14T10:42:00Z">
            <w:r w:rsidRPr="00A74405" w:rsidDel="00A74405">
              <w:rPr>
                <w:rPrChange w:id="948" w:author="Peter Mihaylov" w:date="2019-03-14T10:42:00Z">
                  <w:rPr>
                    <w:rStyle w:val="Hyperlink"/>
                    <w:b/>
                    <w:noProof/>
                  </w:rPr>
                </w:rPrChange>
              </w:rPr>
              <w:delText>3.1.</w:delText>
            </w:r>
            <w:r w:rsidDel="00A74405">
              <w:rPr>
                <w:rFonts w:asciiTheme="minorHAnsi" w:eastAsiaTheme="minorEastAsia" w:hAnsiTheme="minorHAnsi" w:cstheme="minorBidi"/>
                <w:noProof/>
                <w:sz w:val="22"/>
                <w:szCs w:val="22"/>
                <w:lang w:eastAsia="en-US"/>
              </w:rPr>
              <w:tab/>
            </w:r>
            <w:r w:rsidRPr="00A74405" w:rsidDel="00A74405">
              <w:rPr>
                <w:rFonts w:hint="eastAsia"/>
                <w:rPrChange w:id="949" w:author="Peter Mihaylov" w:date="2019-03-14T10:42:00Z">
                  <w:rPr>
                    <w:rStyle w:val="Hyperlink"/>
                    <w:rFonts w:hint="eastAsia"/>
                    <w:b/>
                    <w:noProof/>
                  </w:rPr>
                </w:rPrChange>
              </w:rPr>
              <w:delText>Създаване</w:delText>
            </w:r>
            <w:r w:rsidRPr="00A74405" w:rsidDel="00A74405">
              <w:rPr>
                <w:rPrChange w:id="950" w:author="Peter Mihaylov" w:date="2019-03-14T10:42:00Z">
                  <w:rPr>
                    <w:rStyle w:val="Hyperlink"/>
                    <w:b/>
                    <w:noProof/>
                  </w:rPr>
                </w:rPrChange>
              </w:rPr>
              <w:delText xml:space="preserve"> </w:delText>
            </w:r>
            <w:r w:rsidRPr="00A74405" w:rsidDel="00A74405">
              <w:rPr>
                <w:rFonts w:hint="eastAsia"/>
                <w:rPrChange w:id="951" w:author="Peter Mihaylov" w:date="2019-03-14T10:42:00Z">
                  <w:rPr>
                    <w:rStyle w:val="Hyperlink"/>
                    <w:rFonts w:hint="eastAsia"/>
                    <w:b/>
                    <w:noProof/>
                  </w:rPr>
                </w:rPrChange>
              </w:rPr>
              <w:delText>на</w:delText>
            </w:r>
            <w:r w:rsidRPr="00A74405" w:rsidDel="00A74405">
              <w:rPr>
                <w:rPrChange w:id="952" w:author="Peter Mihaylov" w:date="2019-03-14T10:42:00Z">
                  <w:rPr>
                    <w:rStyle w:val="Hyperlink"/>
                    <w:b/>
                    <w:noProof/>
                  </w:rPr>
                </w:rPrChange>
              </w:rPr>
              <w:delText xml:space="preserve"> POM</w:delText>
            </w:r>
            <w:r w:rsidDel="00A74405">
              <w:rPr>
                <w:noProof/>
                <w:webHidden/>
              </w:rPr>
              <w:tab/>
              <w:delText>27</w:delText>
            </w:r>
          </w:del>
        </w:p>
        <w:p w:rsidR="00525F9C" w:rsidDel="00A74405" w:rsidRDefault="00525F9C">
          <w:pPr>
            <w:pStyle w:val="TOC2"/>
            <w:tabs>
              <w:tab w:val="left" w:pos="1540"/>
              <w:tab w:val="right" w:leader="dot" w:pos="9350"/>
            </w:tabs>
            <w:rPr>
              <w:del w:id="953" w:author="Peter Mihaylov" w:date="2019-03-14T10:42:00Z"/>
              <w:rFonts w:asciiTheme="minorHAnsi" w:eastAsiaTheme="minorEastAsia" w:hAnsiTheme="minorHAnsi" w:cstheme="minorBidi"/>
              <w:noProof/>
              <w:sz w:val="22"/>
              <w:szCs w:val="22"/>
              <w:lang w:eastAsia="en-US"/>
            </w:rPr>
          </w:pPr>
          <w:del w:id="954" w:author="Peter Mihaylov" w:date="2019-03-14T10:42:00Z">
            <w:r w:rsidRPr="00A74405" w:rsidDel="00A74405">
              <w:rPr>
                <w:rPrChange w:id="955" w:author="Peter Mihaylov" w:date="2019-03-14T10:42:00Z">
                  <w:rPr>
                    <w:rStyle w:val="Hyperlink"/>
                    <w:b/>
                    <w:noProof/>
                  </w:rPr>
                </w:rPrChange>
              </w:rPr>
              <w:delText>3.1.1.</w:delText>
            </w:r>
            <w:r w:rsidDel="00A74405">
              <w:rPr>
                <w:rFonts w:asciiTheme="minorHAnsi" w:eastAsiaTheme="minorEastAsia" w:hAnsiTheme="minorHAnsi" w:cstheme="minorBidi"/>
                <w:noProof/>
                <w:sz w:val="22"/>
                <w:szCs w:val="22"/>
                <w:lang w:eastAsia="en-US"/>
              </w:rPr>
              <w:tab/>
            </w:r>
            <w:r w:rsidRPr="00A74405" w:rsidDel="00A74405">
              <w:rPr>
                <w:rFonts w:hint="eastAsia"/>
                <w:rPrChange w:id="956" w:author="Peter Mihaylov" w:date="2019-03-14T10:42:00Z">
                  <w:rPr>
                    <w:rStyle w:val="Hyperlink"/>
                    <w:rFonts w:hint="eastAsia"/>
                    <w:b/>
                    <w:noProof/>
                  </w:rPr>
                </w:rPrChange>
              </w:rPr>
              <w:delText>Създаване</w:delText>
            </w:r>
            <w:r w:rsidRPr="00A74405" w:rsidDel="00A74405">
              <w:rPr>
                <w:rPrChange w:id="957" w:author="Peter Mihaylov" w:date="2019-03-14T10:42:00Z">
                  <w:rPr>
                    <w:rStyle w:val="Hyperlink"/>
                    <w:b/>
                    <w:noProof/>
                  </w:rPr>
                </w:rPrChange>
              </w:rPr>
              <w:delText xml:space="preserve"> </w:delText>
            </w:r>
            <w:r w:rsidRPr="00A74405" w:rsidDel="00A74405">
              <w:rPr>
                <w:rFonts w:hint="eastAsia"/>
                <w:rPrChange w:id="958" w:author="Peter Mihaylov" w:date="2019-03-14T10:42:00Z">
                  <w:rPr>
                    <w:rStyle w:val="Hyperlink"/>
                    <w:rFonts w:hint="eastAsia"/>
                    <w:b/>
                    <w:noProof/>
                  </w:rPr>
                </w:rPrChange>
              </w:rPr>
              <w:delText>на</w:delText>
            </w:r>
            <w:r w:rsidRPr="00A74405" w:rsidDel="00A74405">
              <w:rPr>
                <w:rPrChange w:id="959" w:author="Peter Mihaylov" w:date="2019-03-14T10:42:00Z">
                  <w:rPr>
                    <w:rStyle w:val="Hyperlink"/>
                    <w:b/>
                    <w:noProof/>
                  </w:rPr>
                </w:rPrChange>
              </w:rPr>
              <w:delText xml:space="preserve"> Classpath Dependencies</w:delText>
            </w:r>
            <w:r w:rsidDel="00A74405">
              <w:rPr>
                <w:noProof/>
                <w:webHidden/>
              </w:rPr>
              <w:tab/>
              <w:delText>27</w:delText>
            </w:r>
          </w:del>
        </w:p>
        <w:p w:rsidR="00525F9C" w:rsidDel="00A74405" w:rsidRDefault="00525F9C">
          <w:pPr>
            <w:pStyle w:val="TOC2"/>
            <w:tabs>
              <w:tab w:val="left" w:pos="1100"/>
              <w:tab w:val="right" w:leader="dot" w:pos="9350"/>
            </w:tabs>
            <w:rPr>
              <w:del w:id="960" w:author="Peter Mihaylov" w:date="2019-03-14T10:42:00Z"/>
              <w:rFonts w:asciiTheme="minorHAnsi" w:eastAsiaTheme="minorEastAsia" w:hAnsiTheme="minorHAnsi" w:cstheme="minorBidi"/>
              <w:noProof/>
              <w:sz w:val="22"/>
              <w:szCs w:val="22"/>
              <w:lang w:eastAsia="en-US"/>
            </w:rPr>
          </w:pPr>
          <w:del w:id="961" w:author="Peter Mihaylov" w:date="2019-03-14T10:42:00Z">
            <w:r w:rsidRPr="00A74405" w:rsidDel="00A74405">
              <w:rPr>
                <w:rPrChange w:id="962" w:author="Peter Mihaylov" w:date="2019-03-14T10:42:00Z">
                  <w:rPr>
                    <w:rStyle w:val="Hyperlink"/>
                    <w:b/>
                    <w:noProof/>
                  </w:rPr>
                </w:rPrChange>
              </w:rPr>
              <w:delText>3.2.</w:delText>
            </w:r>
            <w:r w:rsidDel="00A74405">
              <w:rPr>
                <w:rFonts w:asciiTheme="minorHAnsi" w:eastAsiaTheme="minorEastAsia" w:hAnsiTheme="minorHAnsi" w:cstheme="minorBidi"/>
                <w:noProof/>
                <w:sz w:val="22"/>
                <w:szCs w:val="22"/>
                <w:lang w:eastAsia="en-US"/>
              </w:rPr>
              <w:tab/>
            </w:r>
            <w:r w:rsidRPr="00A74405" w:rsidDel="00A74405">
              <w:rPr>
                <w:rFonts w:hint="eastAsia"/>
                <w:rPrChange w:id="963" w:author="Peter Mihaylov" w:date="2019-03-14T10:42:00Z">
                  <w:rPr>
                    <w:rStyle w:val="Hyperlink"/>
                    <w:rFonts w:hint="eastAsia"/>
                    <w:b/>
                    <w:noProof/>
                  </w:rPr>
                </w:rPrChange>
              </w:rPr>
              <w:delText>Създаване</w:delText>
            </w:r>
            <w:r w:rsidRPr="00A74405" w:rsidDel="00A74405">
              <w:rPr>
                <w:rPrChange w:id="964" w:author="Peter Mihaylov" w:date="2019-03-14T10:42:00Z">
                  <w:rPr>
                    <w:rStyle w:val="Hyperlink"/>
                    <w:b/>
                    <w:noProof/>
                  </w:rPr>
                </w:rPrChange>
              </w:rPr>
              <w:delText xml:space="preserve"> </w:delText>
            </w:r>
            <w:r w:rsidRPr="00A74405" w:rsidDel="00A74405">
              <w:rPr>
                <w:rFonts w:hint="eastAsia"/>
                <w:rPrChange w:id="965" w:author="Peter Mihaylov" w:date="2019-03-14T10:42:00Z">
                  <w:rPr>
                    <w:rStyle w:val="Hyperlink"/>
                    <w:rFonts w:hint="eastAsia"/>
                    <w:b/>
                    <w:noProof/>
                  </w:rPr>
                </w:rPrChange>
              </w:rPr>
              <w:delText>на</w:delText>
            </w:r>
            <w:r w:rsidRPr="00A74405" w:rsidDel="00A74405">
              <w:rPr>
                <w:rPrChange w:id="966" w:author="Peter Mihaylov" w:date="2019-03-14T10:42:00Z">
                  <w:rPr>
                    <w:rStyle w:val="Hyperlink"/>
                    <w:b/>
                    <w:noProof/>
                  </w:rPr>
                </w:rPrChange>
              </w:rPr>
              <w:delText xml:space="preserve"> Micro-Services</w:delText>
            </w:r>
            <w:r w:rsidDel="00A74405">
              <w:rPr>
                <w:noProof/>
                <w:webHidden/>
              </w:rPr>
              <w:tab/>
              <w:delText>29</w:delText>
            </w:r>
          </w:del>
        </w:p>
        <w:p w:rsidR="00525F9C" w:rsidDel="00A74405" w:rsidRDefault="00525F9C">
          <w:pPr>
            <w:pStyle w:val="TOC2"/>
            <w:tabs>
              <w:tab w:val="left" w:pos="1540"/>
              <w:tab w:val="right" w:leader="dot" w:pos="9350"/>
            </w:tabs>
            <w:rPr>
              <w:del w:id="967" w:author="Peter Mihaylov" w:date="2019-03-14T10:42:00Z"/>
              <w:rFonts w:asciiTheme="minorHAnsi" w:eastAsiaTheme="minorEastAsia" w:hAnsiTheme="minorHAnsi" w:cstheme="minorBidi"/>
              <w:noProof/>
              <w:sz w:val="22"/>
              <w:szCs w:val="22"/>
              <w:lang w:eastAsia="en-US"/>
            </w:rPr>
          </w:pPr>
          <w:del w:id="968" w:author="Peter Mihaylov" w:date="2019-03-14T10:42:00Z">
            <w:r w:rsidRPr="00A74405" w:rsidDel="00A74405">
              <w:rPr>
                <w:rPrChange w:id="969" w:author="Peter Mihaylov" w:date="2019-03-14T10:42:00Z">
                  <w:rPr>
                    <w:rStyle w:val="Hyperlink"/>
                    <w:b/>
                    <w:noProof/>
                  </w:rPr>
                </w:rPrChange>
              </w:rPr>
              <w:delText>3.2.1.</w:delText>
            </w:r>
            <w:r w:rsidDel="00A74405">
              <w:rPr>
                <w:rFonts w:asciiTheme="minorHAnsi" w:eastAsiaTheme="minorEastAsia" w:hAnsiTheme="minorHAnsi" w:cstheme="minorBidi"/>
                <w:noProof/>
                <w:sz w:val="22"/>
                <w:szCs w:val="22"/>
                <w:lang w:eastAsia="en-US"/>
              </w:rPr>
              <w:tab/>
            </w:r>
            <w:r w:rsidRPr="00A74405" w:rsidDel="00A74405">
              <w:rPr>
                <w:rFonts w:hint="eastAsia"/>
                <w:rPrChange w:id="970" w:author="Peter Mihaylov" w:date="2019-03-14T10:42:00Z">
                  <w:rPr>
                    <w:rStyle w:val="Hyperlink"/>
                    <w:rFonts w:hint="eastAsia"/>
                    <w:b/>
                    <w:noProof/>
                  </w:rPr>
                </w:rPrChange>
              </w:rPr>
              <w:delText>Връзка</w:delText>
            </w:r>
            <w:r w:rsidRPr="00A74405" w:rsidDel="00A74405">
              <w:rPr>
                <w:rPrChange w:id="971" w:author="Peter Mihaylov" w:date="2019-03-14T10:42:00Z">
                  <w:rPr>
                    <w:rStyle w:val="Hyperlink"/>
                    <w:b/>
                    <w:noProof/>
                  </w:rPr>
                </w:rPrChange>
              </w:rPr>
              <w:delText xml:space="preserve"> </w:delText>
            </w:r>
            <w:r w:rsidRPr="00A74405" w:rsidDel="00A74405">
              <w:rPr>
                <w:rFonts w:hint="eastAsia"/>
                <w:rPrChange w:id="972" w:author="Peter Mihaylov" w:date="2019-03-14T10:42:00Z">
                  <w:rPr>
                    <w:rStyle w:val="Hyperlink"/>
                    <w:rFonts w:hint="eastAsia"/>
                    <w:b/>
                    <w:noProof/>
                  </w:rPr>
                </w:rPrChange>
              </w:rPr>
              <w:delText>с</w:delText>
            </w:r>
            <w:r w:rsidRPr="00A74405" w:rsidDel="00A74405">
              <w:rPr>
                <w:rPrChange w:id="973" w:author="Peter Mihaylov" w:date="2019-03-14T10:42:00Z">
                  <w:rPr>
                    <w:rStyle w:val="Hyperlink"/>
                    <w:b/>
                    <w:noProof/>
                  </w:rPr>
                </w:rPrChange>
              </w:rPr>
              <w:delText xml:space="preserve"> </w:delText>
            </w:r>
            <w:r w:rsidRPr="00A74405" w:rsidDel="00A74405">
              <w:rPr>
                <w:rFonts w:hint="eastAsia"/>
                <w:rPrChange w:id="974" w:author="Peter Mihaylov" w:date="2019-03-14T10:42:00Z">
                  <w:rPr>
                    <w:rStyle w:val="Hyperlink"/>
                    <w:rFonts w:hint="eastAsia"/>
                    <w:b/>
                    <w:noProof/>
                  </w:rPr>
                </w:rPrChange>
              </w:rPr>
              <w:delText>базата</w:delText>
            </w:r>
            <w:r w:rsidRPr="00A74405" w:rsidDel="00A74405">
              <w:rPr>
                <w:rPrChange w:id="975" w:author="Peter Mihaylov" w:date="2019-03-14T10:42:00Z">
                  <w:rPr>
                    <w:rStyle w:val="Hyperlink"/>
                    <w:b/>
                    <w:noProof/>
                  </w:rPr>
                </w:rPrChange>
              </w:rPr>
              <w:delText xml:space="preserve"> </w:delText>
            </w:r>
            <w:r w:rsidRPr="00A74405" w:rsidDel="00A74405">
              <w:rPr>
                <w:rFonts w:hint="eastAsia"/>
                <w:rPrChange w:id="976" w:author="Peter Mihaylov" w:date="2019-03-14T10:42:00Z">
                  <w:rPr>
                    <w:rStyle w:val="Hyperlink"/>
                    <w:rFonts w:hint="eastAsia"/>
                    <w:b/>
                    <w:noProof/>
                  </w:rPr>
                </w:rPrChange>
              </w:rPr>
              <w:delText>данни</w:delText>
            </w:r>
            <w:r w:rsidDel="00A74405">
              <w:rPr>
                <w:noProof/>
                <w:webHidden/>
              </w:rPr>
              <w:tab/>
              <w:delText>29</w:delText>
            </w:r>
          </w:del>
        </w:p>
        <w:p w:rsidR="00525F9C" w:rsidDel="00A74405" w:rsidRDefault="00525F9C">
          <w:pPr>
            <w:pStyle w:val="TOC2"/>
            <w:tabs>
              <w:tab w:val="left" w:pos="1100"/>
              <w:tab w:val="right" w:leader="dot" w:pos="9350"/>
            </w:tabs>
            <w:rPr>
              <w:del w:id="977" w:author="Peter Mihaylov" w:date="2019-03-14T10:42:00Z"/>
              <w:rFonts w:asciiTheme="minorHAnsi" w:eastAsiaTheme="minorEastAsia" w:hAnsiTheme="minorHAnsi" w:cstheme="minorBidi"/>
              <w:noProof/>
              <w:sz w:val="22"/>
              <w:szCs w:val="22"/>
              <w:lang w:eastAsia="en-US"/>
            </w:rPr>
          </w:pPr>
          <w:del w:id="978" w:author="Peter Mihaylov" w:date="2019-03-14T10:42:00Z">
            <w:r w:rsidRPr="00A74405" w:rsidDel="00A74405">
              <w:rPr>
                <w:rPrChange w:id="979" w:author="Peter Mihaylov" w:date="2019-03-14T10:42:00Z">
                  <w:rPr>
                    <w:rStyle w:val="Hyperlink"/>
                    <w:b/>
                    <w:noProof/>
                  </w:rPr>
                </w:rPrChange>
              </w:rPr>
              <w:delText>3.3.</w:delText>
            </w:r>
            <w:r w:rsidDel="00A74405">
              <w:rPr>
                <w:rFonts w:asciiTheme="minorHAnsi" w:eastAsiaTheme="minorEastAsia" w:hAnsiTheme="minorHAnsi" w:cstheme="minorBidi"/>
                <w:noProof/>
                <w:sz w:val="22"/>
                <w:szCs w:val="22"/>
                <w:lang w:eastAsia="en-US"/>
              </w:rPr>
              <w:tab/>
            </w:r>
            <w:r w:rsidRPr="00A74405" w:rsidDel="00A74405">
              <w:rPr>
                <w:rPrChange w:id="980" w:author="Peter Mihaylov" w:date="2019-03-14T10:42:00Z">
                  <w:rPr>
                    <w:rStyle w:val="Hyperlink"/>
                    <w:b/>
                    <w:noProof/>
                  </w:rPr>
                </w:rPrChange>
              </w:rPr>
              <w:delText>Modeling Entities (</w:delText>
            </w:r>
            <w:r w:rsidRPr="00A74405" w:rsidDel="00A74405">
              <w:rPr>
                <w:rFonts w:hint="eastAsia"/>
                <w:rPrChange w:id="981" w:author="Peter Mihaylov" w:date="2019-03-14T10:42:00Z">
                  <w:rPr>
                    <w:rStyle w:val="Hyperlink"/>
                    <w:rFonts w:hint="eastAsia"/>
                    <w:b/>
                    <w:noProof/>
                  </w:rPr>
                </w:rPrChange>
              </w:rPr>
              <w:delText>Моделиращи</w:delText>
            </w:r>
            <w:r w:rsidRPr="00A74405" w:rsidDel="00A74405">
              <w:rPr>
                <w:rPrChange w:id="982" w:author="Peter Mihaylov" w:date="2019-03-14T10:42:00Z">
                  <w:rPr>
                    <w:rStyle w:val="Hyperlink"/>
                    <w:b/>
                    <w:noProof/>
                  </w:rPr>
                </w:rPrChange>
              </w:rPr>
              <w:delText xml:space="preserve"> </w:delText>
            </w:r>
            <w:r w:rsidRPr="00A74405" w:rsidDel="00A74405">
              <w:rPr>
                <w:rFonts w:hint="eastAsia"/>
                <w:rPrChange w:id="983" w:author="Peter Mihaylov" w:date="2019-03-14T10:42:00Z">
                  <w:rPr>
                    <w:rStyle w:val="Hyperlink"/>
                    <w:rFonts w:hint="eastAsia"/>
                    <w:b/>
                    <w:noProof/>
                  </w:rPr>
                </w:rPrChange>
              </w:rPr>
              <w:delText>единици</w:delText>
            </w:r>
            <w:r w:rsidRPr="00A74405" w:rsidDel="00A74405">
              <w:rPr>
                <w:rPrChange w:id="984" w:author="Peter Mihaylov" w:date="2019-03-14T10:42:00Z">
                  <w:rPr>
                    <w:rStyle w:val="Hyperlink"/>
                    <w:b/>
                    <w:noProof/>
                  </w:rPr>
                </w:rPrChange>
              </w:rPr>
              <w:delText>)</w:delText>
            </w:r>
            <w:r w:rsidDel="00A74405">
              <w:rPr>
                <w:noProof/>
                <w:webHidden/>
              </w:rPr>
              <w:tab/>
              <w:delText>30</w:delText>
            </w:r>
          </w:del>
        </w:p>
        <w:p w:rsidR="00525F9C" w:rsidDel="00A74405" w:rsidRDefault="00525F9C">
          <w:pPr>
            <w:pStyle w:val="TOC2"/>
            <w:tabs>
              <w:tab w:val="left" w:pos="1540"/>
              <w:tab w:val="right" w:leader="dot" w:pos="9350"/>
            </w:tabs>
            <w:rPr>
              <w:del w:id="985" w:author="Peter Mihaylov" w:date="2019-03-14T10:42:00Z"/>
              <w:rFonts w:asciiTheme="minorHAnsi" w:eastAsiaTheme="minorEastAsia" w:hAnsiTheme="minorHAnsi" w:cstheme="minorBidi"/>
              <w:noProof/>
              <w:sz w:val="22"/>
              <w:szCs w:val="22"/>
              <w:lang w:eastAsia="en-US"/>
            </w:rPr>
          </w:pPr>
          <w:del w:id="986" w:author="Peter Mihaylov" w:date="2019-03-14T10:42:00Z">
            <w:r w:rsidRPr="00A74405" w:rsidDel="00A74405">
              <w:rPr>
                <w:rPrChange w:id="987" w:author="Peter Mihaylov" w:date="2019-03-14T10:42:00Z">
                  <w:rPr>
                    <w:rStyle w:val="Hyperlink"/>
                    <w:b/>
                    <w:noProof/>
                  </w:rPr>
                </w:rPrChange>
              </w:rPr>
              <w:delText>3.3.1.</w:delText>
            </w:r>
            <w:r w:rsidDel="00A74405">
              <w:rPr>
                <w:rFonts w:asciiTheme="minorHAnsi" w:eastAsiaTheme="minorEastAsia" w:hAnsiTheme="minorHAnsi" w:cstheme="minorBidi"/>
                <w:noProof/>
                <w:sz w:val="22"/>
                <w:szCs w:val="22"/>
                <w:lang w:eastAsia="en-US"/>
              </w:rPr>
              <w:tab/>
            </w:r>
            <w:r w:rsidRPr="00A74405" w:rsidDel="00A74405">
              <w:rPr>
                <w:rPrChange w:id="988" w:author="Peter Mihaylov" w:date="2019-03-14T10:42:00Z">
                  <w:rPr>
                    <w:rStyle w:val="Hyperlink"/>
                    <w:b/>
                    <w:noProof/>
                  </w:rPr>
                </w:rPrChange>
              </w:rPr>
              <w:delText>User</w:delText>
            </w:r>
            <w:r w:rsidDel="00A74405">
              <w:rPr>
                <w:noProof/>
                <w:webHidden/>
              </w:rPr>
              <w:tab/>
              <w:delText>30</w:delText>
            </w:r>
          </w:del>
        </w:p>
        <w:p w:rsidR="00525F9C" w:rsidDel="00A74405" w:rsidRDefault="00525F9C">
          <w:pPr>
            <w:pStyle w:val="TOC2"/>
            <w:tabs>
              <w:tab w:val="left" w:pos="1540"/>
              <w:tab w:val="right" w:leader="dot" w:pos="9350"/>
            </w:tabs>
            <w:rPr>
              <w:del w:id="989" w:author="Peter Mihaylov" w:date="2019-03-14T10:42:00Z"/>
              <w:rFonts w:asciiTheme="minorHAnsi" w:eastAsiaTheme="minorEastAsia" w:hAnsiTheme="minorHAnsi" w:cstheme="minorBidi"/>
              <w:noProof/>
              <w:sz w:val="22"/>
              <w:szCs w:val="22"/>
              <w:lang w:eastAsia="en-US"/>
            </w:rPr>
          </w:pPr>
          <w:del w:id="990" w:author="Peter Mihaylov" w:date="2019-03-14T10:42:00Z">
            <w:r w:rsidRPr="00A74405" w:rsidDel="00A74405">
              <w:rPr>
                <w:rPrChange w:id="991" w:author="Peter Mihaylov" w:date="2019-03-14T10:42:00Z">
                  <w:rPr>
                    <w:rStyle w:val="Hyperlink"/>
                    <w:b/>
                    <w:noProof/>
                  </w:rPr>
                </w:rPrChange>
              </w:rPr>
              <w:delText>3.3.2.</w:delText>
            </w:r>
            <w:r w:rsidDel="00A74405">
              <w:rPr>
                <w:rFonts w:asciiTheme="minorHAnsi" w:eastAsiaTheme="minorEastAsia" w:hAnsiTheme="minorHAnsi" w:cstheme="minorBidi"/>
                <w:noProof/>
                <w:sz w:val="22"/>
                <w:szCs w:val="22"/>
                <w:lang w:eastAsia="en-US"/>
              </w:rPr>
              <w:tab/>
            </w:r>
            <w:r w:rsidRPr="00A74405" w:rsidDel="00A74405">
              <w:rPr>
                <w:rPrChange w:id="992" w:author="Peter Mihaylov" w:date="2019-03-14T10:42:00Z">
                  <w:rPr>
                    <w:rStyle w:val="Hyperlink"/>
                    <w:b/>
                    <w:noProof/>
                  </w:rPr>
                </w:rPrChange>
              </w:rPr>
              <w:delText>Role</w:delText>
            </w:r>
            <w:r w:rsidDel="00A74405">
              <w:rPr>
                <w:noProof/>
                <w:webHidden/>
              </w:rPr>
              <w:tab/>
              <w:delText>31</w:delText>
            </w:r>
          </w:del>
        </w:p>
        <w:p w:rsidR="00525F9C" w:rsidDel="00A74405" w:rsidRDefault="00525F9C">
          <w:pPr>
            <w:pStyle w:val="TOC2"/>
            <w:tabs>
              <w:tab w:val="left" w:pos="1540"/>
              <w:tab w:val="right" w:leader="dot" w:pos="9350"/>
            </w:tabs>
            <w:rPr>
              <w:del w:id="993" w:author="Peter Mihaylov" w:date="2019-03-14T10:42:00Z"/>
              <w:rFonts w:asciiTheme="minorHAnsi" w:eastAsiaTheme="minorEastAsia" w:hAnsiTheme="minorHAnsi" w:cstheme="minorBidi"/>
              <w:noProof/>
              <w:sz w:val="22"/>
              <w:szCs w:val="22"/>
              <w:lang w:eastAsia="en-US"/>
            </w:rPr>
          </w:pPr>
          <w:del w:id="994" w:author="Peter Mihaylov" w:date="2019-03-14T10:42:00Z">
            <w:r w:rsidRPr="00A74405" w:rsidDel="00A74405">
              <w:rPr>
                <w:rPrChange w:id="995" w:author="Peter Mihaylov" w:date="2019-03-14T10:42:00Z">
                  <w:rPr>
                    <w:rStyle w:val="Hyperlink"/>
                    <w:b/>
                    <w:noProof/>
                  </w:rPr>
                </w:rPrChange>
              </w:rPr>
              <w:delText>3.3.3.</w:delText>
            </w:r>
            <w:r w:rsidDel="00A74405">
              <w:rPr>
                <w:rFonts w:asciiTheme="minorHAnsi" w:eastAsiaTheme="minorEastAsia" w:hAnsiTheme="minorHAnsi" w:cstheme="minorBidi"/>
                <w:noProof/>
                <w:sz w:val="22"/>
                <w:szCs w:val="22"/>
                <w:lang w:eastAsia="en-US"/>
              </w:rPr>
              <w:tab/>
            </w:r>
            <w:r w:rsidRPr="00A74405" w:rsidDel="00A74405">
              <w:rPr>
                <w:rPrChange w:id="996" w:author="Peter Mihaylov" w:date="2019-03-14T10:42:00Z">
                  <w:rPr>
                    <w:rStyle w:val="Hyperlink"/>
                    <w:b/>
                    <w:noProof/>
                  </w:rPr>
                </w:rPrChange>
              </w:rPr>
              <w:delText>Post</w:delText>
            </w:r>
            <w:r w:rsidDel="00A74405">
              <w:rPr>
                <w:noProof/>
                <w:webHidden/>
              </w:rPr>
              <w:tab/>
              <w:delText>32</w:delText>
            </w:r>
          </w:del>
        </w:p>
        <w:p w:rsidR="00525F9C" w:rsidDel="00A74405" w:rsidRDefault="00525F9C">
          <w:pPr>
            <w:pStyle w:val="TOC2"/>
            <w:tabs>
              <w:tab w:val="left" w:pos="1540"/>
              <w:tab w:val="right" w:leader="dot" w:pos="9350"/>
            </w:tabs>
            <w:rPr>
              <w:del w:id="997" w:author="Peter Mihaylov" w:date="2019-03-14T10:42:00Z"/>
              <w:rFonts w:asciiTheme="minorHAnsi" w:eastAsiaTheme="minorEastAsia" w:hAnsiTheme="minorHAnsi" w:cstheme="minorBidi"/>
              <w:noProof/>
              <w:sz w:val="22"/>
              <w:szCs w:val="22"/>
              <w:lang w:eastAsia="en-US"/>
            </w:rPr>
          </w:pPr>
          <w:del w:id="998" w:author="Peter Mihaylov" w:date="2019-03-14T10:42:00Z">
            <w:r w:rsidRPr="00A74405" w:rsidDel="00A74405">
              <w:rPr>
                <w:rPrChange w:id="999" w:author="Peter Mihaylov" w:date="2019-03-14T10:42:00Z">
                  <w:rPr>
                    <w:rStyle w:val="Hyperlink"/>
                    <w:b/>
                    <w:noProof/>
                  </w:rPr>
                </w:rPrChange>
              </w:rPr>
              <w:delText>3.3.4.</w:delText>
            </w:r>
            <w:r w:rsidDel="00A74405">
              <w:rPr>
                <w:rFonts w:asciiTheme="minorHAnsi" w:eastAsiaTheme="minorEastAsia" w:hAnsiTheme="minorHAnsi" w:cstheme="minorBidi"/>
                <w:noProof/>
                <w:sz w:val="22"/>
                <w:szCs w:val="22"/>
                <w:lang w:eastAsia="en-US"/>
              </w:rPr>
              <w:tab/>
            </w:r>
            <w:r w:rsidRPr="00A74405" w:rsidDel="00A74405">
              <w:rPr>
                <w:rPrChange w:id="1000" w:author="Peter Mihaylov" w:date="2019-03-14T10:42:00Z">
                  <w:rPr>
                    <w:rStyle w:val="Hyperlink"/>
                    <w:b/>
                    <w:noProof/>
                  </w:rPr>
                </w:rPrChange>
              </w:rPr>
              <w:delText>Message</w:delText>
            </w:r>
            <w:r w:rsidDel="00A74405">
              <w:rPr>
                <w:noProof/>
                <w:webHidden/>
              </w:rPr>
              <w:tab/>
              <w:delText>33</w:delText>
            </w:r>
          </w:del>
        </w:p>
        <w:p w:rsidR="00525F9C" w:rsidDel="00A74405" w:rsidRDefault="00525F9C">
          <w:pPr>
            <w:pStyle w:val="TOC2"/>
            <w:tabs>
              <w:tab w:val="left" w:pos="1540"/>
              <w:tab w:val="right" w:leader="dot" w:pos="9350"/>
            </w:tabs>
            <w:rPr>
              <w:del w:id="1001" w:author="Peter Mihaylov" w:date="2019-03-14T10:42:00Z"/>
              <w:rFonts w:asciiTheme="minorHAnsi" w:eastAsiaTheme="minorEastAsia" w:hAnsiTheme="minorHAnsi" w:cstheme="minorBidi"/>
              <w:noProof/>
              <w:sz w:val="22"/>
              <w:szCs w:val="22"/>
              <w:lang w:eastAsia="en-US"/>
            </w:rPr>
          </w:pPr>
          <w:del w:id="1002" w:author="Peter Mihaylov" w:date="2019-03-14T10:42:00Z">
            <w:r w:rsidRPr="00A74405" w:rsidDel="00A74405">
              <w:rPr>
                <w:rPrChange w:id="1003" w:author="Peter Mihaylov" w:date="2019-03-14T10:42:00Z">
                  <w:rPr>
                    <w:rStyle w:val="Hyperlink"/>
                    <w:b/>
                    <w:noProof/>
                  </w:rPr>
                </w:rPrChange>
              </w:rPr>
              <w:delText>3.3.5.</w:delText>
            </w:r>
            <w:r w:rsidDel="00A74405">
              <w:rPr>
                <w:rFonts w:asciiTheme="minorHAnsi" w:eastAsiaTheme="minorEastAsia" w:hAnsiTheme="minorHAnsi" w:cstheme="minorBidi"/>
                <w:noProof/>
                <w:sz w:val="22"/>
                <w:szCs w:val="22"/>
                <w:lang w:eastAsia="en-US"/>
              </w:rPr>
              <w:tab/>
            </w:r>
            <w:r w:rsidRPr="00A74405" w:rsidDel="00A74405">
              <w:rPr>
                <w:rPrChange w:id="1004" w:author="Peter Mihaylov" w:date="2019-03-14T10:42:00Z">
                  <w:rPr>
                    <w:rStyle w:val="Hyperlink"/>
                    <w:b/>
                    <w:noProof/>
                  </w:rPr>
                </w:rPrChange>
              </w:rPr>
              <w:delText>Candidacy</w:delText>
            </w:r>
            <w:r w:rsidDel="00A74405">
              <w:rPr>
                <w:noProof/>
                <w:webHidden/>
              </w:rPr>
              <w:tab/>
              <w:delText>34</w:delText>
            </w:r>
          </w:del>
        </w:p>
        <w:p w:rsidR="00525F9C" w:rsidDel="00A74405" w:rsidRDefault="00525F9C">
          <w:pPr>
            <w:pStyle w:val="TOC2"/>
            <w:tabs>
              <w:tab w:val="left" w:pos="1100"/>
              <w:tab w:val="right" w:leader="dot" w:pos="9350"/>
            </w:tabs>
            <w:rPr>
              <w:del w:id="1005" w:author="Peter Mihaylov" w:date="2019-03-14T10:42:00Z"/>
              <w:rFonts w:asciiTheme="minorHAnsi" w:eastAsiaTheme="minorEastAsia" w:hAnsiTheme="minorHAnsi" w:cstheme="minorBidi"/>
              <w:noProof/>
              <w:sz w:val="22"/>
              <w:szCs w:val="22"/>
              <w:lang w:eastAsia="en-US"/>
            </w:rPr>
          </w:pPr>
          <w:del w:id="1006" w:author="Peter Mihaylov" w:date="2019-03-14T10:42:00Z">
            <w:r w:rsidRPr="00A74405" w:rsidDel="00A74405">
              <w:rPr>
                <w:rPrChange w:id="1007" w:author="Peter Mihaylov" w:date="2019-03-14T10:42:00Z">
                  <w:rPr>
                    <w:rStyle w:val="Hyperlink"/>
                    <w:b/>
                    <w:noProof/>
                  </w:rPr>
                </w:rPrChange>
              </w:rPr>
              <w:delText>3.4.</w:delText>
            </w:r>
            <w:r w:rsidDel="00A74405">
              <w:rPr>
                <w:rFonts w:asciiTheme="minorHAnsi" w:eastAsiaTheme="minorEastAsia" w:hAnsiTheme="minorHAnsi" w:cstheme="minorBidi"/>
                <w:noProof/>
                <w:sz w:val="22"/>
                <w:szCs w:val="22"/>
                <w:lang w:eastAsia="en-US"/>
              </w:rPr>
              <w:tab/>
            </w:r>
            <w:r w:rsidRPr="00A74405" w:rsidDel="00A74405">
              <w:rPr>
                <w:rFonts w:hint="eastAsia"/>
                <w:rPrChange w:id="1008" w:author="Peter Mihaylov" w:date="2019-03-14T10:42:00Z">
                  <w:rPr>
                    <w:rStyle w:val="Hyperlink"/>
                    <w:rFonts w:hint="eastAsia"/>
                    <w:b/>
                    <w:noProof/>
                  </w:rPr>
                </w:rPrChange>
              </w:rPr>
              <w:delText>Релациите</w:delText>
            </w:r>
            <w:r w:rsidDel="00A74405">
              <w:rPr>
                <w:noProof/>
                <w:webHidden/>
              </w:rPr>
              <w:tab/>
              <w:delText>35</w:delText>
            </w:r>
          </w:del>
        </w:p>
        <w:p w:rsidR="00525F9C" w:rsidDel="00A74405" w:rsidRDefault="00525F9C">
          <w:pPr>
            <w:pStyle w:val="TOC2"/>
            <w:tabs>
              <w:tab w:val="left" w:pos="1100"/>
              <w:tab w:val="right" w:leader="dot" w:pos="9350"/>
            </w:tabs>
            <w:rPr>
              <w:del w:id="1009" w:author="Peter Mihaylov" w:date="2019-03-14T10:42:00Z"/>
              <w:rFonts w:asciiTheme="minorHAnsi" w:eastAsiaTheme="minorEastAsia" w:hAnsiTheme="minorHAnsi" w:cstheme="minorBidi"/>
              <w:noProof/>
              <w:sz w:val="22"/>
              <w:szCs w:val="22"/>
              <w:lang w:eastAsia="en-US"/>
            </w:rPr>
          </w:pPr>
          <w:del w:id="1010" w:author="Peter Mihaylov" w:date="2019-03-14T10:42:00Z">
            <w:r w:rsidRPr="00A74405" w:rsidDel="00A74405">
              <w:rPr>
                <w:rPrChange w:id="1011" w:author="Peter Mihaylov" w:date="2019-03-14T10:42:00Z">
                  <w:rPr>
                    <w:rStyle w:val="Hyperlink"/>
                    <w:b/>
                    <w:noProof/>
                  </w:rPr>
                </w:rPrChange>
              </w:rPr>
              <w:delText>3.5.</w:delText>
            </w:r>
            <w:r w:rsidDel="00A74405">
              <w:rPr>
                <w:rFonts w:asciiTheme="minorHAnsi" w:eastAsiaTheme="minorEastAsia" w:hAnsiTheme="minorHAnsi" w:cstheme="minorBidi"/>
                <w:noProof/>
                <w:sz w:val="22"/>
                <w:szCs w:val="22"/>
                <w:lang w:eastAsia="en-US"/>
              </w:rPr>
              <w:tab/>
            </w:r>
            <w:r w:rsidRPr="00A74405" w:rsidDel="00A74405">
              <w:rPr>
                <w:rFonts w:hint="eastAsia"/>
                <w:rPrChange w:id="1012" w:author="Peter Mihaylov" w:date="2019-03-14T10:42:00Z">
                  <w:rPr>
                    <w:rStyle w:val="Hyperlink"/>
                    <w:rFonts w:hint="eastAsia"/>
                    <w:b/>
                    <w:noProof/>
                  </w:rPr>
                </w:rPrChange>
              </w:rPr>
              <w:delText>Репозитори</w:delText>
            </w:r>
            <w:r w:rsidDel="00A74405">
              <w:rPr>
                <w:noProof/>
                <w:webHidden/>
              </w:rPr>
              <w:tab/>
              <w:delText>36</w:delText>
            </w:r>
          </w:del>
        </w:p>
        <w:p w:rsidR="00525F9C" w:rsidDel="00A74405" w:rsidRDefault="00525F9C">
          <w:pPr>
            <w:pStyle w:val="TOC2"/>
            <w:tabs>
              <w:tab w:val="left" w:pos="1100"/>
              <w:tab w:val="right" w:leader="dot" w:pos="9350"/>
            </w:tabs>
            <w:rPr>
              <w:del w:id="1013" w:author="Peter Mihaylov" w:date="2019-03-14T10:42:00Z"/>
              <w:rFonts w:asciiTheme="minorHAnsi" w:eastAsiaTheme="minorEastAsia" w:hAnsiTheme="minorHAnsi" w:cstheme="minorBidi"/>
              <w:noProof/>
              <w:sz w:val="22"/>
              <w:szCs w:val="22"/>
              <w:lang w:eastAsia="en-US"/>
            </w:rPr>
          </w:pPr>
          <w:del w:id="1014" w:author="Peter Mihaylov" w:date="2019-03-14T10:42:00Z">
            <w:r w:rsidRPr="00A74405" w:rsidDel="00A74405">
              <w:rPr>
                <w:rPrChange w:id="1015" w:author="Peter Mihaylov" w:date="2019-03-14T10:42:00Z">
                  <w:rPr>
                    <w:rStyle w:val="Hyperlink"/>
                    <w:b/>
                    <w:noProof/>
                  </w:rPr>
                </w:rPrChange>
              </w:rPr>
              <w:delText>3.6.</w:delText>
            </w:r>
            <w:r w:rsidDel="00A74405">
              <w:rPr>
                <w:rFonts w:asciiTheme="minorHAnsi" w:eastAsiaTheme="minorEastAsia" w:hAnsiTheme="minorHAnsi" w:cstheme="minorBidi"/>
                <w:noProof/>
                <w:sz w:val="22"/>
                <w:szCs w:val="22"/>
                <w:lang w:eastAsia="en-US"/>
              </w:rPr>
              <w:tab/>
            </w:r>
            <w:r w:rsidRPr="00A74405" w:rsidDel="00A74405">
              <w:rPr>
                <w:rFonts w:hint="eastAsia"/>
                <w:rPrChange w:id="1016" w:author="Peter Mihaylov" w:date="2019-03-14T10:42:00Z">
                  <w:rPr>
                    <w:rStyle w:val="Hyperlink"/>
                    <w:rFonts w:hint="eastAsia"/>
                    <w:b/>
                    <w:noProof/>
                  </w:rPr>
                </w:rPrChange>
              </w:rPr>
              <w:delText>Анотации</w:delText>
            </w:r>
            <w:r w:rsidDel="00A74405">
              <w:rPr>
                <w:noProof/>
                <w:webHidden/>
              </w:rPr>
              <w:tab/>
              <w:delText>37</w:delText>
            </w:r>
          </w:del>
        </w:p>
        <w:p w:rsidR="00525F9C" w:rsidDel="00A74405" w:rsidRDefault="00525F9C">
          <w:pPr>
            <w:pStyle w:val="TOC2"/>
            <w:tabs>
              <w:tab w:val="left" w:pos="1100"/>
              <w:tab w:val="right" w:leader="dot" w:pos="9350"/>
            </w:tabs>
            <w:rPr>
              <w:del w:id="1017" w:author="Peter Mihaylov" w:date="2019-03-14T10:42:00Z"/>
              <w:rFonts w:asciiTheme="minorHAnsi" w:eastAsiaTheme="minorEastAsia" w:hAnsiTheme="minorHAnsi" w:cstheme="minorBidi"/>
              <w:noProof/>
              <w:sz w:val="22"/>
              <w:szCs w:val="22"/>
              <w:lang w:eastAsia="en-US"/>
            </w:rPr>
          </w:pPr>
          <w:del w:id="1018" w:author="Peter Mihaylov" w:date="2019-03-14T10:42:00Z">
            <w:r w:rsidRPr="00A74405" w:rsidDel="00A74405">
              <w:rPr>
                <w:rPrChange w:id="1019" w:author="Peter Mihaylov" w:date="2019-03-14T10:42:00Z">
                  <w:rPr>
                    <w:rStyle w:val="Hyperlink"/>
                    <w:b/>
                    <w:noProof/>
                  </w:rPr>
                </w:rPrChange>
              </w:rPr>
              <w:delText>3.7.</w:delText>
            </w:r>
            <w:r w:rsidDel="00A74405">
              <w:rPr>
                <w:rFonts w:asciiTheme="minorHAnsi" w:eastAsiaTheme="minorEastAsia" w:hAnsiTheme="minorHAnsi" w:cstheme="minorBidi"/>
                <w:noProof/>
                <w:sz w:val="22"/>
                <w:szCs w:val="22"/>
                <w:lang w:eastAsia="en-US"/>
              </w:rPr>
              <w:tab/>
            </w:r>
            <w:r w:rsidRPr="00A74405" w:rsidDel="00A74405">
              <w:rPr>
                <w:rFonts w:hint="eastAsia"/>
                <w:rPrChange w:id="1020" w:author="Peter Mihaylov" w:date="2019-03-14T10:42:00Z">
                  <w:rPr>
                    <w:rStyle w:val="Hyperlink"/>
                    <w:rFonts w:hint="eastAsia"/>
                    <w:b/>
                    <w:noProof/>
                  </w:rPr>
                </w:rPrChange>
              </w:rPr>
              <w:delText>Контролери</w:delText>
            </w:r>
            <w:r w:rsidDel="00A74405">
              <w:rPr>
                <w:noProof/>
                <w:webHidden/>
              </w:rPr>
              <w:tab/>
              <w:delText>38</w:delText>
            </w:r>
          </w:del>
        </w:p>
        <w:p w:rsidR="00525F9C" w:rsidDel="00A74405" w:rsidRDefault="00525F9C">
          <w:pPr>
            <w:pStyle w:val="TOC2"/>
            <w:tabs>
              <w:tab w:val="left" w:pos="1100"/>
              <w:tab w:val="right" w:leader="dot" w:pos="9350"/>
            </w:tabs>
            <w:rPr>
              <w:del w:id="1021" w:author="Peter Mihaylov" w:date="2019-03-14T10:42:00Z"/>
              <w:rFonts w:asciiTheme="minorHAnsi" w:eastAsiaTheme="minorEastAsia" w:hAnsiTheme="minorHAnsi" w:cstheme="minorBidi"/>
              <w:noProof/>
              <w:sz w:val="22"/>
              <w:szCs w:val="22"/>
              <w:lang w:eastAsia="en-US"/>
            </w:rPr>
          </w:pPr>
          <w:del w:id="1022" w:author="Peter Mihaylov" w:date="2019-03-14T10:42:00Z">
            <w:r w:rsidRPr="00A74405" w:rsidDel="00A74405">
              <w:rPr>
                <w:rPrChange w:id="1023" w:author="Peter Mihaylov" w:date="2019-03-14T10:42:00Z">
                  <w:rPr>
                    <w:rStyle w:val="Hyperlink"/>
                    <w:b/>
                    <w:noProof/>
                  </w:rPr>
                </w:rPrChange>
              </w:rPr>
              <w:delText>3.8.</w:delText>
            </w:r>
            <w:r w:rsidDel="00A74405">
              <w:rPr>
                <w:rFonts w:asciiTheme="minorHAnsi" w:eastAsiaTheme="minorEastAsia" w:hAnsiTheme="minorHAnsi" w:cstheme="minorBidi"/>
                <w:noProof/>
                <w:sz w:val="22"/>
                <w:szCs w:val="22"/>
                <w:lang w:eastAsia="en-US"/>
              </w:rPr>
              <w:tab/>
            </w:r>
            <w:r w:rsidRPr="00A74405" w:rsidDel="00A74405">
              <w:rPr>
                <w:rPrChange w:id="1024" w:author="Peter Mihaylov" w:date="2019-03-14T10:42:00Z">
                  <w:rPr>
                    <w:rStyle w:val="Hyperlink"/>
                    <w:b/>
                    <w:noProof/>
                  </w:rPr>
                </w:rPrChange>
              </w:rPr>
              <w:delText>Data Transfer Object</w:delText>
            </w:r>
            <w:r w:rsidDel="00A74405">
              <w:rPr>
                <w:noProof/>
                <w:webHidden/>
              </w:rPr>
              <w:tab/>
              <w:delText>40</w:delText>
            </w:r>
          </w:del>
        </w:p>
        <w:p w:rsidR="00525F9C" w:rsidDel="00A74405" w:rsidRDefault="00525F9C">
          <w:pPr>
            <w:pStyle w:val="TOC2"/>
            <w:tabs>
              <w:tab w:val="left" w:pos="1100"/>
              <w:tab w:val="right" w:leader="dot" w:pos="9350"/>
            </w:tabs>
            <w:rPr>
              <w:del w:id="1025" w:author="Peter Mihaylov" w:date="2019-03-14T10:42:00Z"/>
              <w:rFonts w:asciiTheme="minorHAnsi" w:eastAsiaTheme="minorEastAsia" w:hAnsiTheme="minorHAnsi" w:cstheme="minorBidi"/>
              <w:noProof/>
              <w:sz w:val="22"/>
              <w:szCs w:val="22"/>
              <w:lang w:eastAsia="en-US"/>
            </w:rPr>
          </w:pPr>
          <w:del w:id="1026" w:author="Peter Mihaylov" w:date="2019-03-14T10:42:00Z">
            <w:r w:rsidRPr="00A74405" w:rsidDel="00A74405">
              <w:rPr>
                <w:rPrChange w:id="1027" w:author="Peter Mihaylov" w:date="2019-03-14T10:42:00Z">
                  <w:rPr>
                    <w:rStyle w:val="Hyperlink"/>
                    <w:b/>
                    <w:noProof/>
                  </w:rPr>
                </w:rPrChange>
              </w:rPr>
              <w:delText>3.9.</w:delText>
            </w:r>
            <w:r w:rsidDel="00A74405">
              <w:rPr>
                <w:rFonts w:asciiTheme="minorHAnsi" w:eastAsiaTheme="minorEastAsia" w:hAnsiTheme="minorHAnsi" w:cstheme="minorBidi"/>
                <w:noProof/>
                <w:sz w:val="22"/>
                <w:szCs w:val="22"/>
                <w:lang w:eastAsia="en-US"/>
              </w:rPr>
              <w:tab/>
            </w:r>
            <w:r w:rsidRPr="00A74405" w:rsidDel="00A74405">
              <w:rPr>
                <w:rFonts w:hint="eastAsia"/>
                <w:rPrChange w:id="1028" w:author="Peter Mihaylov" w:date="2019-03-14T10:42:00Z">
                  <w:rPr>
                    <w:rStyle w:val="Hyperlink"/>
                    <w:rFonts w:hint="eastAsia"/>
                    <w:b/>
                    <w:noProof/>
                  </w:rPr>
                </w:rPrChange>
              </w:rPr>
              <w:delText>Валидация</w:delText>
            </w:r>
            <w:r w:rsidDel="00A74405">
              <w:rPr>
                <w:noProof/>
                <w:webHidden/>
              </w:rPr>
              <w:tab/>
              <w:delText>40</w:delText>
            </w:r>
          </w:del>
        </w:p>
        <w:p w:rsidR="00525F9C" w:rsidDel="00A74405" w:rsidRDefault="00525F9C">
          <w:pPr>
            <w:pStyle w:val="TOC2"/>
            <w:tabs>
              <w:tab w:val="left" w:pos="1320"/>
              <w:tab w:val="right" w:leader="dot" w:pos="9350"/>
            </w:tabs>
            <w:rPr>
              <w:del w:id="1029" w:author="Peter Mihaylov" w:date="2019-03-14T10:42:00Z"/>
              <w:rFonts w:asciiTheme="minorHAnsi" w:eastAsiaTheme="minorEastAsia" w:hAnsiTheme="minorHAnsi" w:cstheme="minorBidi"/>
              <w:noProof/>
              <w:sz w:val="22"/>
              <w:szCs w:val="22"/>
              <w:lang w:eastAsia="en-US"/>
            </w:rPr>
          </w:pPr>
          <w:del w:id="1030" w:author="Peter Mihaylov" w:date="2019-03-14T10:42:00Z">
            <w:r w:rsidRPr="00A74405" w:rsidDel="00A74405">
              <w:rPr>
                <w:rPrChange w:id="1031" w:author="Peter Mihaylov" w:date="2019-03-14T10:42:00Z">
                  <w:rPr>
                    <w:rStyle w:val="Hyperlink"/>
                    <w:b/>
                    <w:noProof/>
                  </w:rPr>
                </w:rPrChange>
              </w:rPr>
              <w:delText>3.10.</w:delText>
            </w:r>
            <w:r w:rsidDel="00A74405">
              <w:rPr>
                <w:rFonts w:asciiTheme="minorHAnsi" w:eastAsiaTheme="minorEastAsia" w:hAnsiTheme="minorHAnsi" w:cstheme="minorBidi"/>
                <w:noProof/>
                <w:sz w:val="22"/>
                <w:szCs w:val="22"/>
                <w:lang w:eastAsia="en-US"/>
              </w:rPr>
              <w:tab/>
            </w:r>
            <w:r w:rsidRPr="00A74405" w:rsidDel="00A74405">
              <w:rPr>
                <w:rFonts w:hint="eastAsia"/>
                <w:rPrChange w:id="1032" w:author="Peter Mihaylov" w:date="2019-03-14T10:42:00Z">
                  <w:rPr>
                    <w:rStyle w:val="Hyperlink"/>
                    <w:rFonts w:hint="eastAsia"/>
                    <w:b/>
                    <w:noProof/>
                  </w:rPr>
                </w:rPrChange>
              </w:rPr>
              <w:delText>Хеширане</w:delText>
            </w:r>
            <w:r w:rsidRPr="00A74405" w:rsidDel="00A74405">
              <w:rPr>
                <w:rPrChange w:id="1033" w:author="Peter Mihaylov" w:date="2019-03-14T10:42:00Z">
                  <w:rPr>
                    <w:rStyle w:val="Hyperlink"/>
                    <w:b/>
                    <w:noProof/>
                  </w:rPr>
                </w:rPrChange>
              </w:rPr>
              <w:delText xml:space="preserve"> </w:delText>
            </w:r>
            <w:r w:rsidRPr="00A74405" w:rsidDel="00A74405">
              <w:rPr>
                <w:rFonts w:hint="eastAsia"/>
                <w:rPrChange w:id="1034" w:author="Peter Mihaylov" w:date="2019-03-14T10:42:00Z">
                  <w:rPr>
                    <w:rStyle w:val="Hyperlink"/>
                    <w:rFonts w:hint="eastAsia"/>
                    <w:b/>
                    <w:noProof/>
                  </w:rPr>
                </w:rPrChange>
              </w:rPr>
              <w:delText>на</w:delText>
            </w:r>
            <w:r w:rsidRPr="00A74405" w:rsidDel="00A74405">
              <w:rPr>
                <w:rPrChange w:id="1035" w:author="Peter Mihaylov" w:date="2019-03-14T10:42:00Z">
                  <w:rPr>
                    <w:rStyle w:val="Hyperlink"/>
                    <w:b/>
                    <w:noProof/>
                  </w:rPr>
                </w:rPrChange>
              </w:rPr>
              <w:delText xml:space="preserve"> </w:delText>
            </w:r>
            <w:r w:rsidRPr="00A74405" w:rsidDel="00A74405">
              <w:rPr>
                <w:rFonts w:hint="eastAsia"/>
                <w:rPrChange w:id="1036" w:author="Peter Mihaylov" w:date="2019-03-14T10:42:00Z">
                  <w:rPr>
                    <w:rStyle w:val="Hyperlink"/>
                    <w:rFonts w:hint="eastAsia"/>
                    <w:b/>
                    <w:noProof/>
                  </w:rPr>
                </w:rPrChange>
              </w:rPr>
              <w:delText>паролите</w:delText>
            </w:r>
            <w:r w:rsidDel="00A74405">
              <w:rPr>
                <w:noProof/>
                <w:webHidden/>
              </w:rPr>
              <w:tab/>
              <w:delText>41</w:delText>
            </w:r>
          </w:del>
        </w:p>
        <w:p w:rsidR="00525F9C" w:rsidDel="00A74405" w:rsidRDefault="00525F9C">
          <w:pPr>
            <w:pStyle w:val="TOC2"/>
            <w:tabs>
              <w:tab w:val="left" w:pos="1320"/>
              <w:tab w:val="right" w:leader="dot" w:pos="9350"/>
            </w:tabs>
            <w:rPr>
              <w:del w:id="1037" w:author="Peter Mihaylov" w:date="2019-03-14T10:42:00Z"/>
              <w:rFonts w:asciiTheme="minorHAnsi" w:eastAsiaTheme="minorEastAsia" w:hAnsiTheme="minorHAnsi" w:cstheme="minorBidi"/>
              <w:noProof/>
              <w:sz w:val="22"/>
              <w:szCs w:val="22"/>
              <w:lang w:eastAsia="en-US"/>
            </w:rPr>
          </w:pPr>
          <w:del w:id="1038" w:author="Peter Mihaylov" w:date="2019-03-14T10:42:00Z">
            <w:r w:rsidRPr="00A74405" w:rsidDel="00A74405">
              <w:rPr>
                <w:rPrChange w:id="1039" w:author="Peter Mihaylov" w:date="2019-03-14T10:42:00Z">
                  <w:rPr>
                    <w:rStyle w:val="Hyperlink"/>
                    <w:b/>
                    <w:noProof/>
                  </w:rPr>
                </w:rPrChange>
              </w:rPr>
              <w:delText>3.11.</w:delText>
            </w:r>
            <w:r w:rsidDel="00A74405">
              <w:rPr>
                <w:rFonts w:asciiTheme="minorHAnsi" w:eastAsiaTheme="minorEastAsia" w:hAnsiTheme="minorHAnsi" w:cstheme="minorBidi"/>
                <w:noProof/>
                <w:sz w:val="22"/>
                <w:szCs w:val="22"/>
                <w:lang w:eastAsia="en-US"/>
              </w:rPr>
              <w:tab/>
            </w:r>
            <w:r w:rsidRPr="00A74405" w:rsidDel="00A74405">
              <w:rPr>
                <w:rFonts w:hint="eastAsia"/>
                <w:rPrChange w:id="1040" w:author="Peter Mihaylov" w:date="2019-03-14T10:42:00Z">
                  <w:rPr>
                    <w:rStyle w:val="Hyperlink"/>
                    <w:rFonts w:hint="eastAsia"/>
                    <w:b/>
                    <w:noProof/>
                  </w:rPr>
                </w:rPrChange>
              </w:rPr>
              <w:delText>Конфигурации</w:delText>
            </w:r>
            <w:r w:rsidDel="00A74405">
              <w:rPr>
                <w:noProof/>
                <w:webHidden/>
              </w:rPr>
              <w:tab/>
              <w:delText>41</w:delText>
            </w:r>
          </w:del>
        </w:p>
        <w:p w:rsidR="00525F9C" w:rsidDel="00A74405" w:rsidRDefault="00525F9C">
          <w:pPr>
            <w:pStyle w:val="TOC2"/>
            <w:tabs>
              <w:tab w:val="left" w:pos="1320"/>
              <w:tab w:val="right" w:leader="dot" w:pos="9350"/>
            </w:tabs>
            <w:rPr>
              <w:del w:id="1041" w:author="Peter Mihaylov" w:date="2019-03-14T10:42:00Z"/>
              <w:rFonts w:asciiTheme="minorHAnsi" w:eastAsiaTheme="minorEastAsia" w:hAnsiTheme="minorHAnsi" w:cstheme="minorBidi"/>
              <w:noProof/>
              <w:sz w:val="22"/>
              <w:szCs w:val="22"/>
              <w:lang w:eastAsia="en-US"/>
            </w:rPr>
          </w:pPr>
          <w:del w:id="1042" w:author="Peter Mihaylov" w:date="2019-03-14T10:42:00Z">
            <w:r w:rsidRPr="00A74405" w:rsidDel="00A74405">
              <w:rPr>
                <w:rPrChange w:id="1043" w:author="Peter Mihaylov" w:date="2019-03-14T10:42:00Z">
                  <w:rPr>
                    <w:rStyle w:val="Hyperlink"/>
                    <w:b/>
                    <w:noProof/>
                  </w:rPr>
                </w:rPrChange>
              </w:rPr>
              <w:delText>3.12.</w:delText>
            </w:r>
            <w:r w:rsidDel="00A74405">
              <w:rPr>
                <w:rFonts w:asciiTheme="minorHAnsi" w:eastAsiaTheme="minorEastAsia" w:hAnsiTheme="minorHAnsi" w:cstheme="minorBidi"/>
                <w:noProof/>
                <w:sz w:val="22"/>
                <w:szCs w:val="22"/>
                <w:lang w:eastAsia="en-US"/>
              </w:rPr>
              <w:tab/>
            </w:r>
            <w:r w:rsidRPr="00A74405" w:rsidDel="00A74405">
              <w:rPr>
                <w:rPrChange w:id="1044" w:author="Peter Mihaylov" w:date="2019-03-14T10:42:00Z">
                  <w:rPr>
                    <w:rStyle w:val="Hyperlink"/>
                    <w:b/>
                    <w:noProof/>
                  </w:rPr>
                </w:rPrChange>
              </w:rPr>
              <w:delText xml:space="preserve">Spring </w:delText>
            </w:r>
            <w:r w:rsidRPr="00A74405" w:rsidDel="00A74405">
              <w:rPr>
                <w:rFonts w:hint="eastAsia"/>
                <w:rPrChange w:id="1045" w:author="Peter Mihaylov" w:date="2019-03-14T10:42:00Z">
                  <w:rPr>
                    <w:rStyle w:val="Hyperlink"/>
                    <w:rFonts w:hint="eastAsia"/>
                    <w:b/>
                    <w:noProof/>
                  </w:rPr>
                </w:rPrChange>
              </w:rPr>
              <w:delText>модел</w:delText>
            </w:r>
            <w:r w:rsidRPr="00A74405" w:rsidDel="00A74405">
              <w:rPr>
                <w:rPrChange w:id="1046" w:author="Peter Mihaylov" w:date="2019-03-14T10:42:00Z">
                  <w:rPr>
                    <w:rStyle w:val="Hyperlink"/>
                    <w:b/>
                    <w:noProof/>
                  </w:rPr>
                </w:rPrChange>
              </w:rPr>
              <w:delText xml:space="preserve"> </w:delText>
            </w:r>
            <w:r w:rsidRPr="00A74405" w:rsidDel="00A74405">
              <w:rPr>
                <w:rFonts w:hint="eastAsia"/>
                <w:rPrChange w:id="1047" w:author="Peter Mihaylov" w:date="2019-03-14T10:42:00Z">
                  <w:rPr>
                    <w:rStyle w:val="Hyperlink"/>
                    <w:rFonts w:hint="eastAsia"/>
                    <w:b/>
                    <w:noProof/>
                  </w:rPr>
                </w:rPrChange>
              </w:rPr>
              <w:delText>атрибутите</w:delText>
            </w:r>
            <w:r w:rsidDel="00A74405">
              <w:rPr>
                <w:noProof/>
                <w:webHidden/>
              </w:rPr>
              <w:tab/>
              <w:delText>43</w:delText>
            </w:r>
          </w:del>
        </w:p>
        <w:p w:rsidR="00525F9C" w:rsidDel="00A74405" w:rsidRDefault="00525F9C">
          <w:pPr>
            <w:pStyle w:val="TOC2"/>
            <w:tabs>
              <w:tab w:val="left" w:pos="1320"/>
              <w:tab w:val="right" w:leader="dot" w:pos="9350"/>
            </w:tabs>
            <w:rPr>
              <w:del w:id="1048" w:author="Peter Mihaylov" w:date="2019-03-14T10:42:00Z"/>
              <w:rFonts w:asciiTheme="minorHAnsi" w:eastAsiaTheme="minorEastAsia" w:hAnsiTheme="minorHAnsi" w:cstheme="minorBidi"/>
              <w:noProof/>
              <w:sz w:val="22"/>
              <w:szCs w:val="22"/>
              <w:lang w:eastAsia="en-US"/>
            </w:rPr>
          </w:pPr>
          <w:del w:id="1049" w:author="Peter Mihaylov" w:date="2019-03-14T10:42:00Z">
            <w:r w:rsidRPr="00A74405" w:rsidDel="00A74405">
              <w:rPr>
                <w:rPrChange w:id="1050" w:author="Peter Mihaylov" w:date="2019-03-14T10:42:00Z">
                  <w:rPr>
                    <w:rStyle w:val="Hyperlink"/>
                    <w:b/>
                    <w:noProof/>
                  </w:rPr>
                </w:rPrChange>
              </w:rPr>
              <w:delText>3.13.</w:delText>
            </w:r>
            <w:r w:rsidDel="00A74405">
              <w:rPr>
                <w:rFonts w:asciiTheme="minorHAnsi" w:eastAsiaTheme="minorEastAsia" w:hAnsiTheme="minorHAnsi" w:cstheme="minorBidi"/>
                <w:noProof/>
                <w:sz w:val="22"/>
                <w:szCs w:val="22"/>
                <w:lang w:eastAsia="en-US"/>
              </w:rPr>
              <w:tab/>
            </w:r>
            <w:r w:rsidRPr="00A74405" w:rsidDel="00A74405">
              <w:rPr>
                <w:rPrChange w:id="1051" w:author="Peter Mihaylov" w:date="2019-03-14T10:42:00Z">
                  <w:rPr>
                    <w:rStyle w:val="Hyperlink"/>
                    <w:b/>
                    <w:noProof/>
                  </w:rPr>
                </w:rPrChange>
              </w:rPr>
              <w:delText>WebSecurityConfigurerAdapter</w:delText>
            </w:r>
            <w:r w:rsidDel="00A74405">
              <w:rPr>
                <w:noProof/>
                <w:webHidden/>
              </w:rPr>
              <w:tab/>
              <w:delText>45</w:delText>
            </w:r>
          </w:del>
        </w:p>
        <w:p w:rsidR="00525F9C" w:rsidDel="00A74405" w:rsidRDefault="00525F9C">
          <w:pPr>
            <w:pStyle w:val="TOC2"/>
            <w:tabs>
              <w:tab w:val="left" w:pos="1320"/>
              <w:tab w:val="right" w:leader="dot" w:pos="9350"/>
            </w:tabs>
            <w:rPr>
              <w:del w:id="1052" w:author="Peter Mihaylov" w:date="2019-03-14T10:42:00Z"/>
              <w:rFonts w:asciiTheme="minorHAnsi" w:eastAsiaTheme="minorEastAsia" w:hAnsiTheme="minorHAnsi" w:cstheme="minorBidi"/>
              <w:noProof/>
              <w:sz w:val="22"/>
              <w:szCs w:val="22"/>
              <w:lang w:eastAsia="en-US"/>
            </w:rPr>
          </w:pPr>
          <w:del w:id="1053" w:author="Peter Mihaylov" w:date="2019-03-14T10:42:00Z">
            <w:r w:rsidRPr="00A74405" w:rsidDel="00A74405">
              <w:rPr>
                <w:rPrChange w:id="1054" w:author="Peter Mihaylov" w:date="2019-03-14T10:42:00Z">
                  <w:rPr>
                    <w:rStyle w:val="Hyperlink"/>
                    <w:b/>
                    <w:noProof/>
                  </w:rPr>
                </w:rPrChange>
              </w:rPr>
              <w:delText>3.14.</w:delText>
            </w:r>
            <w:r w:rsidDel="00A74405">
              <w:rPr>
                <w:rFonts w:asciiTheme="minorHAnsi" w:eastAsiaTheme="minorEastAsia" w:hAnsiTheme="minorHAnsi" w:cstheme="minorBidi"/>
                <w:noProof/>
                <w:sz w:val="22"/>
                <w:szCs w:val="22"/>
                <w:lang w:eastAsia="en-US"/>
              </w:rPr>
              <w:tab/>
            </w:r>
            <w:r w:rsidRPr="00A74405" w:rsidDel="00A74405">
              <w:rPr>
                <w:rFonts w:hint="eastAsia"/>
                <w:rPrChange w:id="1055" w:author="Peter Mihaylov" w:date="2019-03-14T10:42:00Z">
                  <w:rPr>
                    <w:rStyle w:val="Hyperlink"/>
                    <w:rFonts w:hint="eastAsia"/>
                    <w:b/>
                    <w:noProof/>
                  </w:rPr>
                </w:rPrChange>
              </w:rPr>
              <w:delText>Заявки</w:delText>
            </w:r>
            <w:r w:rsidRPr="00A74405" w:rsidDel="00A74405">
              <w:rPr>
                <w:rPrChange w:id="1056" w:author="Peter Mihaylov" w:date="2019-03-14T10:42:00Z">
                  <w:rPr>
                    <w:rStyle w:val="Hyperlink"/>
                    <w:b/>
                    <w:noProof/>
                  </w:rPr>
                </w:rPrChange>
              </w:rPr>
              <w:delText xml:space="preserve"> </w:delText>
            </w:r>
            <w:r w:rsidRPr="00A74405" w:rsidDel="00A74405">
              <w:rPr>
                <w:rFonts w:hint="eastAsia"/>
                <w:rPrChange w:id="1057" w:author="Peter Mihaylov" w:date="2019-03-14T10:42:00Z">
                  <w:rPr>
                    <w:rStyle w:val="Hyperlink"/>
                    <w:rFonts w:hint="eastAsia"/>
                    <w:b/>
                    <w:noProof/>
                  </w:rPr>
                </w:rPrChange>
              </w:rPr>
              <w:delText>на</w:delText>
            </w:r>
            <w:r w:rsidRPr="00A74405" w:rsidDel="00A74405">
              <w:rPr>
                <w:rPrChange w:id="1058" w:author="Peter Mihaylov" w:date="2019-03-14T10:42:00Z">
                  <w:rPr>
                    <w:rStyle w:val="Hyperlink"/>
                    <w:b/>
                    <w:noProof/>
                  </w:rPr>
                </w:rPrChange>
              </w:rPr>
              <w:delText xml:space="preserve"> </w:delText>
            </w:r>
            <w:r w:rsidRPr="00A74405" w:rsidDel="00A74405">
              <w:rPr>
                <w:rFonts w:hint="eastAsia"/>
                <w:rPrChange w:id="1059" w:author="Peter Mihaylov" w:date="2019-03-14T10:42:00Z">
                  <w:rPr>
                    <w:rStyle w:val="Hyperlink"/>
                    <w:rFonts w:hint="eastAsia"/>
                    <w:b/>
                    <w:noProof/>
                  </w:rPr>
                </w:rPrChange>
              </w:rPr>
              <w:delText>контролерите</w:delText>
            </w:r>
            <w:r w:rsidDel="00A74405">
              <w:rPr>
                <w:noProof/>
                <w:webHidden/>
              </w:rPr>
              <w:tab/>
              <w:delText>46</w:delText>
            </w:r>
          </w:del>
        </w:p>
        <w:p w:rsidR="00525F9C" w:rsidDel="00A74405" w:rsidRDefault="00525F9C">
          <w:pPr>
            <w:pStyle w:val="TOC2"/>
            <w:tabs>
              <w:tab w:val="left" w:pos="1540"/>
              <w:tab w:val="right" w:leader="dot" w:pos="9350"/>
            </w:tabs>
            <w:rPr>
              <w:del w:id="1060" w:author="Peter Mihaylov" w:date="2019-03-14T10:42:00Z"/>
              <w:rFonts w:asciiTheme="minorHAnsi" w:eastAsiaTheme="minorEastAsia" w:hAnsiTheme="minorHAnsi" w:cstheme="minorBidi"/>
              <w:noProof/>
              <w:sz w:val="22"/>
              <w:szCs w:val="22"/>
              <w:lang w:eastAsia="en-US"/>
            </w:rPr>
          </w:pPr>
          <w:del w:id="1061" w:author="Peter Mihaylov" w:date="2019-03-14T10:42:00Z">
            <w:r w:rsidRPr="00A74405" w:rsidDel="00A74405">
              <w:rPr>
                <w:rPrChange w:id="1062" w:author="Peter Mihaylov" w:date="2019-03-14T10:42:00Z">
                  <w:rPr>
                    <w:rStyle w:val="Hyperlink"/>
                    <w:b/>
                    <w:noProof/>
                  </w:rPr>
                </w:rPrChange>
              </w:rPr>
              <w:delText>3.14.1.</w:delText>
            </w:r>
            <w:r w:rsidDel="00A74405">
              <w:rPr>
                <w:rFonts w:asciiTheme="minorHAnsi" w:eastAsiaTheme="minorEastAsia" w:hAnsiTheme="minorHAnsi" w:cstheme="minorBidi"/>
                <w:noProof/>
                <w:sz w:val="22"/>
                <w:szCs w:val="22"/>
                <w:lang w:eastAsia="en-US"/>
              </w:rPr>
              <w:tab/>
            </w:r>
            <w:r w:rsidRPr="00A74405" w:rsidDel="00A74405">
              <w:rPr>
                <w:rPrChange w:id="1063" w:author="Peter Mihaylov" w:date="2019-03-14T10:42:00Z">
                  <w:rPr>
                    <w:rStyle w:val="Hyperlink"/>
                    <w:b/>
                    <w:noProof/>
                  </w:rPr>
                </w:rPrChange>
              </w:rPr>
              <w:delText xml:space="preserve">Get </w:delText>
            </w:r>
            <w:r w:rsidRPr="00A74405" w:rsidDel="00A74405">
              <w:rPr>
                <w:rFonts w:hint="eastAsia"/>
                <w:rPrChange w:id="1064" w:author="Peter Mihaylov" w:date="2019-03-14T10:42:00Z">
                  <w:rPr>
                    <w:rStyle w:val="Hyperlink"/>
                    <w:rFonts w:hint="eastAsia"/>
                    <w:b/>
                    <w:noProof/>
                  </w:rPr>
                </w:rPrChange>
              </w:rPr>
              <w:delText>Заявки</w:delText>
            </w:r>
            <w:r w:rsidDel="00A74405">
              <w:rPr>
                <w:noProof/>
                <w:webHidden/>
              </w:rPr>
              <w:tab/>
              <w:delText>46</w:delText>
            </w:r>
          </w:del>
        </w:p>
        <w:p w:rsidR="00525F9C" w:rsidDel="00A74405" w:rsidRDefault="00525F9C">
          <w:pPr>
            <w:pStyle w:val="TOC2"/>
            <w:tabs>
              <w:tab w:val="left" w:pos="1320"/>
              <w:tab w:val="right" w:leader="dot" w:pos="9350"/>
            </w:tabs>
            <w:rPr>
              <w:del w:id="1065" w:author="Peter Mihaylov" w:date="2019-03-14T10:42:00Z"/>
              <w:rFonts w:asciiTheme="minorHAnsi" w:eastAsiaTheme="minorEastAsia" w:hAnsiTheme="minorHAnsi" w:cstheme="minorBidi"/>
              <w:noProof/>
              <w:sz w:val="22"/>
              <w:szCs w:val="22"/>
              <w:lang w:eastAsia="en-US"/>
            </w:rPr>
          </w:pPr>
          <w:del w:id="1066" w:author="Peter Mihaylov" w:date="2019-03-14T10:42:00Z">
            <w:r w:rsidRPr="00A74405" w:rsidDel="00A74405">
              <w:rPr>
                <w:rPrChange w:id="1067" w:author="Peter Mihaylov" w:date="2019-03-14T10:42:00Z">
                  <w:rPr>
                    <w:rStyle w:val="Hyperlink"/>
                    <w:b/>
                    <w:noProof/>
                  </w:rPr>
                </w:rPrChange>
              </w:rPr>
              <w:delText>3.15.</w:delText>
            </w:r>
            <w:r w:rsidDel="00A74405">
              <w:rPr>
                <w:rFonts w:asciiTheme="minorHAnsi" w:eastAsiaTheme="minorEastAsia" w:hAnsiTheme="minorHAnsi" w:cstheme="minorBidi"/>
                <w:noProof/>
                <w:sz w:val="22"/>
                <w:szCs w:val="22"/>
                <w:lang w:eastAsia="en-US"/>
              </w:rPr>
              <w:tab/>
            </w:r>
            <w:r w:rsidRPr="00A74405" w:rsidDel="00A74405">
              <w:rPr>
                <w:rPrChange w:id="1068" w:author="Peter Mihaylov" w:date="2019-03-14T10:42:00Z">
                  <w:rPr>
                    <w:rStyle w:val="Hyperlink"/>
                    <w:b/>
                    <w:noProof/>
                  </w:rPr>
                </w:rPrChange>
              </w:rPr>
              <w:delText xml:space="preserve">Post </w:delText>
            </w:r>
            <w:r w:rsidRPr="00A74405" w:rsidDel="00A74405">
              <w:rPr>
                <w:rFonts w:hint="eastAsia"/>
                <w:rPrChange w:id="1069" w:author="Peter Mihaylov" w:date="2019-03-14T10:42:00Z">
                  <w:rPr>
                    <w:rStyle w:val="Hyperlink"/>
                    <w:rFonts w:hint="eastAsia"/>
                    <w:b/>
                    <w:noProof/>
                  </w:rPr>
                </w:rPrChange>
              </w:rPr>
              <w:delText>Заявки</w:delText>
            </w:r>
            <w:r w:rsidDel="00A74405">
              <w:rPr>
                <w:noProof/>
                <w:webHidden/>
              </w:rPr>
              <w:tab/>
              <w:delText>47</w:delText>
            </w:r>
          </w:del>
        </w:p>
        <w:p w:rsidR="00525F9C" w:rsidDel="00A74405" w:rsidRDefault="00525F9C">
          <w:pPr>
            <w:pStyle w:val="TOC2"/>
            <w:tabs>
              <w:tab w:val="right" w:leader="dot" w:pos="9350"/>
            </w:tabs>
            <w:rPr>
              <w:del w:id="1070" w:author="Peter Mihaylov" w:date="2019-03-14T10:42:00Z"/>
              <w:rFonts w:asciiTheme="minorHAnsi" w:eastAsiaTheme="minorEastAsia" w:hAnsiTheme="minorHAnsi" w:cstheme="minorBidi"/>
              <w:noProof/>
              <w:sz w:val="22"/>
              <w:szCs w:val="22"/>
              <w:lang w:eastAsia="en-US"/>
            </w:rPr>
          </w:pPr>
          <w:del w:id="1071" w:author="Peter Mihaylov" w:date="2019-03-14T10:42:00Z">
            <w:r w:rsidRPr="00A74405" w:rsidDel="00A74405">
              <w:rPr>
                <w:rPrChange w:id="1072" w:author="Peter Mihaylov" w:date="2019-03-14T10:42:00Z">
                  <w:rPr>
                    <w:rStyle w:val="Hyperlink"/>
                    <w:rFonts w:ascii="Tahoma" w:hAnsi="Tahoma" w:cs="Tahoma"/>
                    <w:b/>
                    <w:noProof/>
                  </w:rPr>
                </w:rPrChange>
              </w:rPr>
              <w:delText>Четвърта глава</w:delText>
            </w:r>
            <w:r w:rsidDel="00A74405">
              <w:rPr>
                <w:noProof/>
                <w:webHidden/>
              </w:rPr>
              <w:tab/>
              <w:delText>48</w:delText>
            </w:r>
          </w:del>
        </w:p>
        <w:p w:rsidR="00525F9C" w:rsidDel="00A74405" w:rsidRDefault="00525F9C">
          <w:pPr>
            <w:pStyle w:val="TOC2"/>
            <w:tabs>
              <w:tab w:val="left" w:pos="880"/>
              <w:tab w:val="right" w:leader="dot" w:pos="9350"/>
            </w:tabs>
            <w:rPr>
              <w:del w:id="1073" w:author="Peter Mihaylov" w:date="2019-03-14T10:42:00Z"/>
              <w:rFonts w:asciiTheme="minorHAnsi" w:eastAsiaTheme="minorEastAsia" w:hAnsiTheme="minorHAnsi" w:cstheme="minorBidi"/>
              <w:noProof/>
              <w:sz w:val="22"/>
              <w:szCs w:val="22"/>
              <w:lang w:eastAsia="en-US"/>
            </w:rPr>
          </w:pPr>
          <w:del w:id="1074" w:author="Peter Mihaylov" w:date="2019-03-14T10:42:00Z">
            <w:r w:rsidRPr="00A74405" w:rsidDel="00A74405">
              <w:rPr>
                <w:rPrChange w:id="1075" w:author="Peter Mihaylov" w:date="2019-03-14T10:42:00Z">
                  <w:rPr>
                    <w:rStyle w:val="Hyperlink"/>
                    <w:b/>
                    <w:noProof/>
                  </w:rPr>
                </w:rPrChange>
              </w:rPr>
              <w:delText>4.</w:delText>
            </w:r>
            <w:r w:rsidDel="00A74405">
              <w:rPr>
                <w:rFonts w:asciiTheme="minorHAnsi" w:eastAsiaTheme="minorEastAsia" w:hAnsiTheme="minorHAnsi" w:cstheme="minorBidi"/>
                <w:noProof/>
                <w:sz w:val="22"/>
                <w:szCs w:val="22"/>
                <w:lang w:eastAsia="en-US"/>
              </w:rPr>
              <w:tab/>
            </w:r>
            <w:r w:rsidRPr="00A74405" w:rsidDel="00A74405">
              <w:rPr>
                <w:rFonts w:hint="eastAsia"/>
                <w:rPrChange w:id="1076" w:author="Peter Mihaylov" w:date="2019-03-14T10:42:00Z">
                  <w:rPr>
                    <w:rStyle w:val="Hyperlink"/>
                    <w:rFonts w:hint="eastAsia"/>
                    <w:b/>
                    <w:noProof/>
                  </w:rPr>
                </w:rPrChange>
              </w:rPr>
              <w:delText>Ръководство</w:delText>
            </w:r>
            <w:r w:rsidRPr="00A74405" w:rsidDel="00A74405">
              <w:rPr>
                <w:rPrChange w:id="1077" w:author="Peter Mihaylov" w:date="2019-03-14T10:42:00Z">
                  <w:rPr>
                    <w:rStyle w:val="Hyperlink"/>
                    <w:b/>
                    <w:noProof/>
                  </w:rPr>
                </w:rPrChange>
              </w:rPr>
              <w:delText xml:space="preserve"> </w:delText>
            </w:r>
            <w:r w:rsidRPr="00A74405" w:rsidDel="00A74405">
              <w:rPr>
                <w:rFonts w:hint="eastAsia"/>
                <w:rPrChange w:id="1078" w:author="Peter Mihaylov" w:date="2019-03-14T10:42:00Z">
                  <w:rPr>
                    <w:rStyle w:val="Hyperlink"/>
                    <w:rFonts w:hint="eastAsia"/>
                    <w:b/>
                    <w:noProof/>
                  </w:rPr>
                </w:rPrChange>
              </w:rPr>
              <w:delText>на</w:delText>
            </w:r>
            <w:r w:rsidRPr="00A74405" w:rsidDel="00A74405">
              <w:rPr>
                <w:rPrChange w:id="1079" w:author="Peter Mihaylov" w:date="2019-03-14T10:42:00Z">
                  <w:rPr>
                    <w:rStyle w:val="Hyperlink"/>
                    <w:b/>
                    <w:noProof/>
                  </w:rPr>
                </w:rPrChange>
              </w:rPr>
              <w:delText xml:space="preserve"> </w:delText>
            </w:r>
            <w:r w:rsidRPr="00A74405" w:rsidDel="00A74405">
              <w:rPr>
                <w:rFonts w:hint="eastAsia"/>
                <w:rPrChange w:id="1080" w:author="Peter Mihaylov" w:date="2019-03-14T10:42:00Z">
                  <w:rPr>
                    <w:rStyle w:val="Hyperlink"/>
                    <w:rFonts w:hint="eastAsia"/>
                    <w:b/>
                    <w:noProof/>
                  </w:rPr>
                </w:rPrChange>
              </w:rPr>
              <w:delText>потребителя</w:delText>
            </w:r>
            <w:r w:rsidDel="00A74405">
              <w:rPr>
                <w:noProof/>
                <w:webHidden/>
              </w:rPr>
              <w:tab/>
              <w:delText>48</w:delText>
            </w:r>
          </w:del>
        </w:p>
        <w:p w:rsidR="00525F9C" w:rsidDel="00A74405" w:rsidRDefault="00525F9C">
          <w:pPr>
            <w:pStyle w:val="TOC2"/>
            <w:tabs>
              <w:tab w:val="right" w:leader="dot" w:pos="9350"/>
            </w:tabs>
            <w:rPr>
              <w:del w:id="1081" w:author="Peter Mihaylov" w:date="2019-03-14T10:42:00Z"/>
              <w:rFonts w:asciiTheme="minorHAnsi" w:eastAsiaTheme="minorEastAsia" w:hAnsiTheme="minorHAnsi" w:cstheme="minorBidi"/>
              <w:noProof/>
              <w:sz w:val="22"/>
              <w:szCs w:val="22"/>
              <w:lang w:eastAsia="en-US"/>
            </w:rPr>
          </w:pPr>
          <w:del w:id="1082" w:author="Peter Mihaylov" w:date="2019-03-14T10:42:00Z">
            <w:r w:rsidRPr="00A74405" w:rsidDel="00A74405">
              <w:rPr>
                <w:rFonts w:hint="eastAsia"/>
                <w:rPrChange w:id="1083" w:author="Peter Mihaylov" w:date="2019-03-14T10:42:00Z">
                  <w:rPr>
                    <w:rStyle w:val="Hyperlink"/>
                    <w:rFonts w:hint="eastAsia"/>
                    <w:b/>
                    <w:noProof/>
                  </w:rPr>
                </w:rPrChange>
              </w:rPr>
              <w:delText>Заключение</w:delText>
            </w:r>
            <w:r w:rsidDel="00A74405">
              <w:rPr>
                <w:noProof/>
                <w:webHidden/>
              </w:rPr>
              <w:tab/>
              <w:delText>53</w:delText>
            </w:r>
          </w:del>
        </w:p>
        <w:p w:rsidR="00525F9C" w:rsidDel="00A74405" w:rsidRDefault="00525F9C">
          <w:pPr>
            <w:pStyle w:val="TOC2"/>
            <w:tabs>
              <w:tab w:val="left" w:pos="880"/>
              <w:tab w:val="right" w:leader="dot" w:pos="9350"/>
            </w:tabs>
            <w:rPr>
              <w:del w:id="1084" w:author="Peter Mihaylov" w:date="2019-03-14T10:42:00Z"/>
              <w:rFonts w:asciiTheme="minorHAnsi" w:eastAsiaTheme="minorEastAsia" w:hAnsiTheme="minorHAnsi" w:cstheme="minorBidi"/>
              <w:noProof/>
              <w:sz w:val="22"/>
              <w:szCs w:val="22"/>
              <w:lang w:eastAsia="en-US"/>
            </w:rPr>
          </w:pPr>
          <w:del w:id="1085" w:author="Peter Mihaylov" w:date="2019-03-14T10:42:00Z">
            <w:r w:rsidRPr="00A74405" w:rsidDel="00A74405">
              <w:rPr>
                <w:rPrChange w:id="1086" w:author="Peter Mihaylov" w:date="2019-03-14T10:42:00Z">
                  <w:rPr>
                    <w:rStyle w:val="Hyperlink"/>
                    <w:b/>
                    <w:noProof/>
                  </w:rPr>
                </w:rPrChange>
              </w:rPr>
              <w:delText>5.</w:delText>
            </w:r>
            <w:r w:rsidDel="00A74405">
              <w:rPr>
                <w:rFonts w:asciiTheme="minorHAnsi" w:eastAsiaTheme="minorEastAsia" w:hAnsiTheme="minorHAnsi" w:cstheme="minorBidi"/>
                <w:noProof/>
                <w:sz w:val="22"/>
                <w:szCs w:val="22"/>
                <w:lang w:eastAsia="en-US"/>
              </w:rPr>
              <w:tab/>
            </w:r>
            <w:r w:rsidRPr="00A74405" w:rsidDel="00A74405">
              <w:rPr>
                <w:rFonts w:hint="eastAsia"/>
                <w:rPrChange w:id="1087" w:author="Peter Mihaylov" w:date="2019-03-14T10:42:00Z">
                  <w:rPr>
                    <w:rStyle w:val="Hyperlink"/>
                    <w:rFonts w:hint="eastAsia"/>
                    <w:b/>
                    <w:noProof/>
                  </w:rPr>
                </w:rPrChange>
              </w:rPr>
              <w:delText>Бъдещо</w:delText>
            </w:r>
            <w:r w:rsidRPr="00A74405" w:rsidDel="00A74405">
              <w:rPr>
                <w:rPrChange w:id="1088" w:author="Peter Mihaylov" w:date="2019-03-14T10:42:00Z">
                  <w:rPr>
                    <w:rStyle w:val="Hyperlink"/>
                    <w:b/>
                    <w:noProof/>
                  </w:rPr>
                </w:rPrChange>
              </w:rPr>
              <w:delText xml:space="preserve"> </w:delText>
            </w:r>
            <w:r w:rsidRPr="00A74405" w:rsidDel="00A74405">
              <w:rPr>
                <w:rFonts w:hint="eastAsia"/>
                <w:rPrChange w:id="1089" w:author="Peter Mihaylov" w:date="2019-03-14T10:42:00Z">
                  <w:rPr>
                    <w:rStyle w:val="Hyperlink"/>
                    <w:rFonts w:hint="eastAsia"/>
                    <w:b/>
                    <w:noProof/>
                  </w:rPr>
                </w:rPrChange>
              </w:rPr>
              <w:delText>развитие</w:delText>
            </w:r>
            <w:r w:rsidDel="00A74405">
              <w:rPr>
                <w:noProof/>
                <w:webHidden/>
              </w:rPr>
              <w:tab/>
              <w:delText>53</w:delText>
            </w:r>
          </w:del>
        </w:p>
        <w:p w:rsidR="00525F9C" w:rsidDel="00A74405" w:rsidRDefault="00525F9C">
          <w:pPr>
            <w:pStyle w:val="TOC2"/>
            <w:tabs>
              <w:tab w:val="left" w:pos="1100"/>
              <w:tab w:val="right" w:leader="dot" w:pos="9350"/>
            </w:tabs>
            <w:rPr>
              <w:del w:id="1090" w:author="Peter Mihaylov" w:date="2019-03-14T10:42:00Z"/>
              <w:rFonts w:asciiTheme="minorHAnsi" w:eastAsiaTheme="minorEastAsia" w:hAnsiTheme="minorHAnsi" w:cstheme="minorBidi"/>
              <w:noProof/>
              <w:sz w:val="22"/>
              <w:szCs w:val="22"/>
              <w:lang w:eastAsia="en-US"/>
            </w:rPr>
          </w:pPr>
          <w:del w:id="1091" w:author="Peter Mihaylov" w:date="2019-03-14T10:42:00Z">
            <w:r w:rsidRPr="00A74405" w:rsidDel="00A74405">
              <w:rPr>
                <w:rPrChange w:id="1092" w:author="Peter Mihaylov" w:date="2019-03-14T10:42:00Z">
                  <w:rPr>
                    <w:rStyle w:val="Hyperlink"/>
                    <w:b/>
                    <w:noProof/>
                  </w:rPr>
                </w:rPrChange>
              </w:rPr>
              <w:delText>5.1.</w:delText>
            </w:r>
            <w:r w:rsidDel="00A74405">
              <w:rPr>
                <w:rFonts w:asciiTheme="minorHAnsi" w:eastAsiaTheme="minorEastAsia" w:hAnsiTheme="minorHAnsi" w:cstheme="minorBidi"/>
                <w:noProof/>
                <w:sz w:val="22"/>
                <w:szCs w:val="22"/>
                <w:lang w:eastAsia="en-US"/>
              </w:rPr>
              <w:tab/>
            </w:r>
            <w:r w:rsidRPr="00A74405" w:rsidDel="00A74405">
              <w:rPr>
                <w:rFonts w:hint="eastAsia"/>
                <w:rPrChange w:id="1093" w:author="Peter Mihaylov" w:date="2019-03-14T10:42:00Z">
                  <w:rPr>
                    <w:rStyle w:val="Hyperlink"/>
                    <w:rFonts w:hint="eastAsia"/>
                    <w:b/>
                    <w:noProof/>
                  </w:rPr>
                </w:rPrChange>
              </w:rPr>
              <w:delText>Използвана</w:delText>
            </w:r>
            <w:r w:rsidRPr="00A74405" w:rsidDel="00A74405">
              <w:rPr>
                <w:rPrChange w:id="1094" w:author="Peter Mihaylov" w:date="2019-03-14T10:42:00Z">
                  <w:rPr>
                    <w:rStyle w:val="Hyperlink"/>
                    <w:b/>
                    <w:noProof/>
                  </w:rPr>
                </w:rPrChange>
              </w:rPr>
              <w:delText xml:space="preserve"> </w:delText>
            </w:r>
            <w:r w:rsidRPr="00A74405" w:rsidDel="00A74405">
              <w:rPr>
                <w:rFonts w:hint="eastAsia"/>
                <w:rPrChange w:id="1095" w:author="Peter Mihaylov" w:date="2019-03-14T10:42:00Z">
                  <w:rPr>
                    <w:rStyle w:val="Hyperlink"/>
                    <w:rFonts w:hint="eastAsia"/>
                    <w:b/>
                    <w:noProof/>
                  </w:rPr>
                </w:rPrChange>
              </w:rPr>
              <w:delText>литература</w:delText>
            </w:r>
            <w:r w:rsidDel="00A74405">
              <w:rPr>
                <w:noProof/>
                <w:webHidden/>
              </w:rPr>
              <w:tab/>
              <w:delText>54</w:delText>
            </w:r>
          </w:del>
        </w:p>
        <w:p w:rsidR="00B132CF" w:rsidRDefault="00B132CF">
          <w:r>
            <w:rPr>
              <w:b/>
              <w:bCs/>
              <w:noProof/>
            </w:rPr>
            <w:fldChar w:fldCharType="end"/>
          </w:r>
        </w:p>
      </w:sdtContent>
    </w:sdt>
    <w:p w:rsidR="00D54570" w:rsidRPr="00D54570" w:rsidRDefault="00D54570" w:rsidP="00340EC9">
      <w:pPr>
        <w:rPr>
          <w:rFonts w:ascii="Times New Roman" w:hAnsi="Times New Roman"/>
          <w:sz w:val="28"/>
          <w:lang w:val="bg-BG"/>
        </w:rPr>
      </w:pPr>
    </w:p>
    <w:p w:rsidR="00D60488" w:rsidRPr="00B91ED4" w:rsidRDefault="00D60488" w:rsidP="00340EC9">
      <w:pPr>
        <w:rPr>
          <w:rFonts w:ascii="Times New Roman" w:hAnsi="Times New Roman"/>
          <w:sz w:val="28"/>
          <w:lang w:val="bg-BG"/>
        </w:rPr>
      </w:pPr>
    </w:p>
    <w:sectPr w:rsidR="00D60488" w:rsidRPr="00B91ED4" w:rsidSect="00105188">
      <w:footerReference w:type="default" r:id="rI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4CAF" w:rsidRDefault="00B34CAF" w:rsidP="00971C4B">
      <w:r>
        <w:separator/>
      </w:r>
    </w:p>
  </w:endnote>
  <w:endnote w:type="continuationSeparator" w:id="0">
    <w:p w:rsidR="00B34CAF" w:rsidRDefault="00B34CAF" w:rsidP="00971C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entry">
    <w:altName w:val="Courier New"/>
    <w:charset w:val="00"/>
    <w:family w:val="swiss"/>
    <w:pitch w:val="variable"/>
    <w:sig w:usb0="00000003" w:usb1="00000000" w:usb2="00000000" w:usb3="00000000" w:csb0="00000001" w:csb1="00000000"/>
  </w:font>
  <w:font w:name="TimesET">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0426868"/>
      <w:docPartObj>
        <w:docPartGallery w:val="Page Numbers (Bottom of Page)"/>
        <w:docPartUnique/>
      </w:docPartObj>
    </w:sdtPr>
    <w:sdtEndPr>
      <w:rPr>
        <w:noProof/>
      </w:rPr>
    </w:sdtEndPr>
    <w:sdtContent>
      <w:p w:rsidR="006236F8" w:rsidRDefault="006236F8">
        <w:pPr>
          <w:pStyle w:val="Footer"/>
          <w:jc w:val="right"/>
        </w:pPr>
      </w:p>
      <w:p w:rsidR="006236F8" w:rsidRDefault="006236F8">
        <w:pPr>
          <w:pStyle w:val="Footer"/>
          <w:jc w:val="right"/>
        </w:pPr>
        <w:r>
          <w:fldChar w:fldCharType="begin"/>
        </w:r>
        <w:r>
          <w:instrText xml:space="preserve"> PAGE   \* MERGEFORMAT </w:instrText>
        </w:r>
        <w:r>
          <w:fldChar w:fldCharType="separate"/>
        </w:r>
        <w:r w:rsidR="006C460F">
          <w:rPr>
            <w:noProof/>
          </w:rPr>
          <w:t>3</w:t>
        </w:r>
        <w:r>
          <w:rPr>
            <w:noProof/>
          </w:rPr>
          <w:fldChar w:fldCharType="end"/>
        </w:r>
      </w:p>
    </w:sdtContent>
  </w:sdt>
  <w:p w:rsidR="006236F8" w:rsidRDefault="006236F8" w:rsidP="0010518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4CAF" w:rsidRDefault="00B34CAF" w:rsidP="00971C4B">
      <w:r>
        <w:separator/>
      </w:r>
    </w:p>
  </w:footnote>
  <w:footnote w:type="continuationSeparator" w:id="0">
    <w:p w:rsidR="00B34CAF" w:rsidRDefault="00B34CAF" w:rsidP="00971C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
    <w:lvl w:ilvl="0">
      <w:start w:val="2"/>
      <w:numFmt w:val="bullet"/>
      <w:lvlText w:val="-"/>
      <w:lvlJc w:val="left"/>
      <w:pPr>
        <w:tabs>
          <w:tab w:val="num" w:pos="927"/>
        </w:tabs>
        <w:ind w:left="927" w:hanging="360"/>
      </w:pPr>
      <w:rPr>
        <w:rFonts w:ascii="Times New Roman" w:hAnsi="Times New Roman" w:cs="Times New Roman"/>
      </w:rPr>
    </w:lvl>
  </w:abstractNum>
  <w:abstractNum w:abstractNumId="1" w15:restartNumberingAfterBreak="0">
    <w:nsid w:val="02DB3174"/>
    <w:multiLevelType w:val="multilevel"/>
    <w:tmpl w:val="B5AE8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2"/>
      <w:numFmt w:val="bullet"/>
      <w:lvlText w:val="-"/>
      <w:lvlJc w:val="left"/>
      <w:pPr>
        <w:tabs>
          <w:tab w:val="num" w:pos="2880"/>
        </w:tabs>
        <w:ind w:left="2880" w:hanging="360"/>
      </w:pPr>
      <w:rPr>
        <w:rFonts w:ascii="Times New Roman" w:hAnsi="Times New Roman" w:cs="Times New Roman"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81BE4"/>
    <w:multiLevelType w:val="hybridMultilevel"/>
    <w:tmpl w:val="700287C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901DE8"/>
    <w:multiLevelType w:val="hybridMultilevel"/>
    <w:tmpl w:val="F5F44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646DDB"/>
    <w:multiLevelType w:val="hybridMultilevel"/>
    <w:tmpl w:val="100C0CA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1">
      <w:start w:val="1"/>
      <w:numFmt w:val="bullet"/>
      <w:lvlText w:val=""/>
      <w:lvlJc w:val="left"/>
      <w:pPr>
        <w:ind w:left="2880" w:hanging="360"/>
      </w:pPr>
      <w:rPr>
        <w:rFonts w:ascii="Symbol" w:hAnsi="Symbol"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F46A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3036F5"/>
    <w:multiLevelType w:val="hybridMultilevel"/>
    <w:tmpl w:val="CDC494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F83D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14208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1E3F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3701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9079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251D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8477F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FA36B9B"/>
    <w:multiLevelType w:val="hybridMultilevel"/>
    <w:tmpl w:val="BC7A0E26"/>
    <w:lvl w:ilvl="0" w:tplc="A8AA3118">
      <w:start w:val="1"/>
      <w:numFmt w:val="bullet"/>
      <w:lvlText w:val="–"/>
      <w:lvlJc w:val="left"/>
      <w:pPr>
        <w:ind w:left="1261" w:hanging="360"/>
      </w:pPr>
      <w:rPr>
        <w:rFonts w:ascii="Tahoma" w:eastAsia="Times New Roman" w:hAnsi="Tahoma" w:cs="Tahoma" w:hint="default"/>
      </w:rPr>
    </w:lvl>
    <w:lvl w:ilvl="1" w:tplc="04090003" w:tentative="1">
      <w:start w:val="1"/>
      <w:numFmt w:val="bullet"/>
      <w:lvlText w:val="o"/>
      <w:lvlJc w:val="left"/>
      <w:pPr>
        <w:ind w:left="1981" w:hanging="360"/>
      </w:pPr>
      <w:rPr>
        <w:rFonts w:ascii="Courier New" w:hAnsi="Courier New" w:cs="Courier New" w:hint="default"/>
      </w:rPr>
    </w:lvl>
    <w:lvl w:ilvl="2" w:tplc="04090005" w:tentative="1">
      <w:start w:val="1"/>
      <w:numFmt w:val="bullet"/>
      <w:lvlText w:val=""/>
      <w:lvlJc w:val="left"/>
      <w:pPr>
        <w:ind w:left="2701" w:hanging="360"/>
      </w:pPr>
      <w:rPr>
        <w:rFonts w:ascii="Wingdings" w:hAnsi="Wingdings" w:hint="default"/>
      </w:rPr>
    </w:lvl>
    <w:lvl w:ilvl="3" w:tplc="04090001" w:tentative="1">
      <w:start w:val="1"/>
      <w:numFmt w:val="bullet"/>
      <w:lvlText w:val=""/>
      <w:lvlJc w:val="left"/>
      <w:pPr>
        <w:ind w:left="3421" w:hanging="360"/>
      </w:pPr>
      <w:rPr>
        <w:rFonts w:ascii="Symbol" w:hAnsi="Symbol" w:hint="default"/>
      </w:rPr>
    </w:lvl>
    <w:lvl w:ilvl="4" w:tplc="04090003" w:tentative="1">
      <w:start w:val="1"/>
      <w:numFmt w:val="bullet"/>
      <w:lvlText w:val="o"/>
      <w:lvlJc w:val="left"/>
      <w:pPr>
        <w:ind w:left="4141" w:hanging="360"/>
      </w:pPr>
      <w:rPr>
        <w:rFonts w:ascii="Courier New" w:hAnsi="Courier New" w:cs="Courier New" w:hint="default"/>
      </w:rPr>
    </w:lvl>
    <w:lvl w:ilvl="5" w:tplc="04090005" w:tentative="1">
      <w:start w:val="1"/>
      <w:numFmt w:val="bullet"/>
      <w:lvlText w:val=""/>
      <w:lvlJc w:val="left"/>
      <w:pPr>
        <w:ind w:left="4861" w:hanging="360"/>
      </w:pPr>
      <w:rPr>
        <w:rFonts w:ascii="Wingdings" w:hAnsi="Wingdings" w:hint="default"/>
      </w:rPr>
    </w:lvl>
    <w:lvl w:ilvl="6" w:tplc="04090001" w:tentative="1">
      <w:start w:val="1"/>
      <w:numFmt w:val="bullet"/>
      <w:lvlText w:val=""/>
      <w:lvlJc w:val="left"/>
      <w:pPr>
        <w:ind w:left="5581" w:hanging="360"/>
      </w:pPr>
      <w:rPr>
        <w:rFonts w:ascii="Symbol" w:hAnsi="Symbol" w:hint="default"/>
      </w:rPr>
    </w:lvl>
    <w:lvl w:ilvl="7" w:tplc="04090003" w:tentative="1">
      <w:start w:val="1"/>
      <w:numFmt w:val="bullet"/>
      <w:lvlText w:val="o"/>
      <w:lvlJc w:val="left"/>
      <w:pPr>
        <w:ind w:left="6301" w:hanging="360"/>
      </w:pPr>
      <w:rPr>
        <w:rFonts w:ascii="Courier New" w:hAnsi="Courier New" w:cs="Courier New" w:hint="default"/>
      </w:rPr>
    </w:lvl>
    <w:lvl w:ilvl="8" w:tplc="04090005" w:tentative="1">
      <w:start w:val="1"/>
      <w:numFmt w:val="bullet"/>
      <w:lvlText w:val=""/>
      <w:lvlJc w:val="left"/>
      <w:pPr>
        <w:ind w:left="7021" w:hanging="360"/>
      </w:pPr>
      <w:rPr>
        <w:rFonts w:ascii="Wingdings" w:hAnsi="Wingdings" w:hint="default"/>
      </w:rPr>
    </w:lvl>
  </w:abstractNum>
  <w:abstractNum w:abstractNumId="15" w15:restartNumberingAfterBreak="0">
    <w:nsid w:val="52722A87"/>
    <w:multiLevelType w:val="hybridMultilevel"/>
    <w:tmpl w:val="6A02417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6942AA9"/>
    <w:multiLevelType w:val="multilevel"/>
    <w:tmpl w:val="550C25B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o"/>
      <w:lvlJc w:val="left"/>
      <w:pPr>
        <w:tabs>
          <w:tab w:val="num" w:pos="1800"/>
        </w:tabs>
        <w:ind w:left="1800" w:hanging="360"/>
      </w:pPr>
      <w:rPr>
        <w:rFonts w:ascii="Courier New" w:hAnsi="Courier New" w:cs="Courier New"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569F4F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8587117"/>
    <w:multiLevelType w:val="hybridMultilevel"/>
    <w:tmpl w:val="C0BEC3C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916767E"/>
    <w:multiLevelType w:val="hybridMultilevel"/>
    <w:tmpl w:val="2044120C"/>
    <w:lvl w:ilvl="0" w:tplc="00000002">
      <w:start w:val="2"/>
      <w:numFmt w:val="bullet"/>
      <w:lvlText w:val="-"/>
      <w:lvlJc w:val="left"/>
      <w:pPr>
        <w:ind w:left="1069" w:hanging="360"/>
      </w:pPr>
      <w:rPr>
        <w:rFonts w:ascii="Times New Roman" w:hAnsi="Times New Roman" w:cs="Times New Roman"/>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69BD3F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CD748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2A14CF8"/>
    <w:multiLevelType w:val="hybridMultilevel"/>
    <w:tmpl w:val="1E167970"/>
    <w:lvl w:ilvl="0" w:tplc="00000002">
      <w:start w:val="2"/>
      <w:numFmt w:val="bullet"/>
      <w:lvlText w:val="-"/>
      <w:lvlJc w:val="left"/>
      <w:pPr>
        <w:ind w:left="1069" w:hanging="360"/>
      </w:pPr>
      <w:rPr>
        <w:rFonts w:ascii="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F30CAE"/>
    <w:multiLevelType w:val="hybridMultilevel"/>
    <w:tmpl w:val="BA18D7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6625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9994222"/>
    <w:multiLevelType w:val="hybridMultilevel"/>
    <w:tmpl w:val="B610F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251FEB"/>
    <w:multiLevelType w:val="hybridMultilevel"/>
    <w:tmpl w:val="7AE086B8"/>
    <w:lvl w:ilvl="0" w:tplc="00000002">
      <w:start w:val="2"/>
      <w:numFmt w:val="bullet"/>
      <w:lvlText w:val="-"/>
      <w:lvlJc w:val="left"/>
      <w:pPr>
        <w:ind w:left="1429" w:hanging="360"/>
      </w:pPr>
      <w:rPr>
        <w:rFonts w:ascii="Times New Roman" w:hAnsi="Times New Roman" w:cs="Times New Roman"/>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7CCE3E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F0A78EC"/>
    <w:multiLevelType w:val="multilevel"/>
    <w:tmpl w:val="AA7E2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4"/>
  </w:num>
  <w:num w:numId="3">
    <w:abstractNumId w:val="1"/>
  </w:num>
  <w:num w:numId="4">
    <w:abstractNumId w:val="23"/>
  </w:num>
  <w:num w:numId="5">
    <w:abstractNumId w:val="4"/>
  </w:num>
  <w:num w:numId="6">
    <w:abstractNumId w:val="6"/>
  </w:num>
  <w:num w:numId="7">
    <w:abstractNumId w:val="18"/>
  </w:num>
  <w:num w:numId="8">
    <w:abstractNumId w:val="15"/>
  </w:num>
  <w:num w:numId="9">
    <w:abstractNumId w:val="26"/>
  </w:num>
  <w:num w:numId="10">
    <w:abstractNumId w:val="19"/>
  </w:num>
  <w:num w:numId="11">
    <w:abstractNumId w:val="22"/>
  </w:num>
  <w:num w:numId="12">
    <w:abstractNumId w:val="27"/>
  </w:num>
  <w:num w:numId="13">
    <w:abstractNumId w:val="25"/>
  </w:num>
  <w:num w:numId="14">
    <w:abstractNumId w:val="21"/>
  </w:num>
  <w:num w:numId="15">
    <w:abstractNumId w:val="13"/>
  </w:num>
  <w:num w:numId="16">
    <w:abstractNumId w:val="3"/>
  </w:num>
  <w:num w:numId="17">
    <w:abstractNumId w:val="8"/>
  </w:num>
  <w:num w:numId="18">
    <w:abstractNumId w:val="17"/>
  </w:num>
  <w:num w:numId="19">
    <w:abstractNumId w:val="10"/>
  </w:num>
  <w:num w:numId="20">
    <w:abstractNumId w:val="9"/>
  </w:num>
  <w:num w:numId="21">
    <w:abstractNumId w:val="7"/>
  </w:num>
  <w:num w:numId="22">
    <w:abstractNumId w:val="2"/>
  </w:num>
  <w:num w:numId="23">
    <w:abstractNumId w:val="5"/>
  </w:num>
  <w:num w:numId="24">
    <w:abstractNumId w:val="11"/>
  </w:num>
  <w:num w:numId="25">
    <w:abstractNumId w:val="28"/>
  </w:num>
  <w:num w:numId="26">
    <w:abstractNumId w:val="20"/>
  </w:num>
  <w:num w:numId="27">
    <w:abstractNumId w:val="12"/>
  </w:num>
  <w:num w:numId="28">
    <w:abstractNumId w:val="24"/>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eter Mihaylov">
    <w15:presenceInfo w15:providerId="Windows Live" w15:userId="98b6e0bdbafd64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43F"/>
    <w:rsid w:val="00004A7D"/>
    <w:rsid w:val="000104AC"/>
    <w:rsid w:val="00016283"/>
    <w:rsid w:val="00026CF4"/>
    <w:rsid w:val="00036935"/>
    <w:rsid w:val="00051776"/>
    <w:rsid w:val="0006156A"/>
    <w:rsid w:val="00063BB6"/>
    <w:rsid w:val="0008018E"/>
    <w:rsid w:val="00095709"/>
    <w:rsid w:val="000A0792"/>
    <w:rsid w:val="000A7A57"/>
    <w:rsid w:val="000B66B9"/>
    <w:rsid w:val="000E0DA8"/>
    <w:rsid w:val="000F4A2C"/>
    <w:rsid w:val="00105188"/>
    <w:rsid w:val="00122455"/>
    <w:rsid w:val="001273BF"/>
    <w:rsid w:val="001435E0"/>
    <w:rsid w:val="001763EC"/>
    <w:rsid w:val="001A19D4"/>
    <w:rsid w:val="001C7E9B"/>
    <w:rsid w:val="001D0ACE"/>
    <w:rsid w:val="001D37B0"/>
    <w:rsid w:val="001E7487"/>
    <w:rsid w:val="001E7C8F"/>
    <w:rsid w:val="00203463"/>
    <w:rsid w:val="0020559F"/>
    <w:rsid w:val="0021082A"/>
    <w:rsid w:val="00211FE4"/>
    <w:rsid w:val="00234F12"/>
    <w:rsid w:val="00295F58"/>
    <w:rsid w:val="002A2BDA"/>
    <w:rsid w:val="002B1438"/>
    <w:rsid w:val="002D2EE8"/>
    <w:rsid w:val="002F4F68"/>
    <w:rsid w:val="002F5698"/>
    <w:rsid w:val="002F6DB9"/>
    <w:rsid w:val="00340EC9"/>
    <w:rsid w:val="00372285"/>
    <w:rsid w:val="003725EE"/>
    <w:rsid w:val="003A76F3"/>
    <w:rsid w:val="003B6FE3"/>
    <w:rsid w:val="003F764D"/>
    <w:rsid w:val="00415229"/>
    <w:rsid w:val="004210AD"/>
    <w:rsid w:val="00426530"/>
    <w:rsid w:val="004317E3"/>
    <w:rsid w:val="00451357"/>
    <w:rsid w:val="004553F7"/>
    <w:rsid w:val="00460FB5"/>
    <w:rsid w:val="00472B75"/>
    <w:rsid w:val="00476D77"/>
    <w:rsid w:val="00477860"/>
    <w:rsid w:val="00491596"/>
    <w:rsid w:val="004A5929"/>
    <w:rsid w:val="004B00F0"/>
    <w:rsid w:val="004C2927"/>
    <w:rsid w:val="004D2F3A"/>
    <w:rsid w:val="005035FA"/>
    <w:rsid w:val="00513519"/>
    <w:rsid w:val="00515539"/>
    <w:rsid w:val="00525F9C"/>
    <w:rsid w:val="00532D06"/>
    <w:rsid w:val="00532E61"/>
    <w:rsid w:val="00545EDA"/>
    <w:rsid w:val="005463AC"/>
    <w:rsid w:val="005516A1"/>
    <w:rsid w:val="00571D9D"/>
    <w:rsid w:val="00597592"/>
    <w:rsid w:val="005A0B5F"/>
    <w:rsid w:val="005B1445"/>
    <w:rsid w:val="005C0F4D"/>
    <w:rsid w:val="005C3096"/>
    <w:rsid w:val="005D2FFF"/>
    <w:rsid w:val="00606058"/>
    <w:rsid w:val="00616954"/>
    <w:rsid w:val="00617447"/>
    <w:rsid w:val="0062254B"/>
    <w:rsid w:val="00622896"/>
    <w:rsid w:val="006236F8"/>
    <w:rsid w:val="00627ADC"/>
    <w:rsid w:val="006428B7"/>
    <w:rsid w:val="0064696A"/>
    <w:rsid w:val="00693167"/>
    <w:rsid w:val="00695653"/>
    <w:rsid w:val="006A2A93"/>
    <w:rsid w:val="006A2DC1"/>
    <w:rsid w:val="006A6761"/>
    <w:rsid w:val="006A727C"/>
    <w:rsid w:val="006A77C7"/>
    <w:rsid w:val="006B01D1"/>
    <w:rsid w:val="006B5124"/>
    <w:rsid w:val="006C460F"/>
    <w:rsid w:val="006E2326"/>
    <w:rsid w:val="006F7A0D"/>
    <w:rsid w:val="00715128"/>
    <w:rsid w:val="0071750C"/>
    <w:rsid w:val="007251BF"/>
    <w:rsid w:val="00747FCA"/>
    <w:rsid w:val="00794D5E"/>
    <w:rsid w:val="007B1D30"/>
    <w:rsid w:val="007C4BCA"/>
    <w:rsid w:val="007D536C"/>
    <w:rsid w:val="007D7364"/>
    <w:rsid w:val="008173A1"/>
    <w:rsid w:val="00835377"/>
    <w:rsid w:val="0089466C"/>
    <w:rsid w:val="00896D07"/>
    <w:rsid w:val="008B73EF"/>
    <w:rsid w:val="008C12F9"/>
    <w:rsid w:val="008C4FE6"/>
    <w:rsid w:val="0091393F"/>
    <w:rsid w:val="009159DB"/>
    <w:rsid w:val="009211FA"/>
    <w:rsid w:val="00921788"/>
    <w:rsid w:val="00951F94"/>
    <w:rsid w:val="00956205"/>
    <w:rsid w:val="00971C4B"/>
    <w:rsid w:val="00983546"/>
    <w:rsid w:val="00991F13"/>
    <w:rsid w:val="009B56A0"/>
    <w:rsid w:val="009C17AC"/>
    <w:rsid w:val="009D7509"/>
    <w:rsid w:val="009E6D97"/>
    <w:rsid w:val="009F3A86"/>
    <w:rsid w:val="009F42BA"/>
    <w:rsid w:val="009F543F"/>
    <w:rsid w:val="00A01CDF"/>
    <w:rsid w:val="00A06749"/>
    <w:rsid w:val="00A1026D"/>
    <w:rsid w:val="00A10D46"/>
    <w:rsid w:val="00A20A5A"/>
    <w:rsid w:val="00A326A0"/>
    <w:rsid w:val="00A4785F"/>
    <w:rsid w:val="00A71814"/>
    <w:rsid w:val="00A74405"/>
    <w:rsid w:val="00A92E0C"/>
    <w:rsid w:val="00A97CC8"/>
    <w:rsid w:val="00AA2EBE"/>
    <w:rsid w:val="00AD211A"/>
    <w:rsid w:val="00B132CF"/>
    <w:rsid w:val="00B207A8"/>
    <w:rsid w:val="00B31C05"/>
    <w:rsid w:val="00B34CAF"/>
    <w:rsid w:val="00B4227F"/>
    <w:rsid w:val="00B83F17"/>
    <w:rsid w:val="00B91ED4"/>
    <w:rsid w:val="00B922CC"/>
    <w:rsid w:val="00BA62B1"/>
    <w:rsid w:val="00BB6646"/>
    <w:rsid w:val="00BC4646"/>
    <w:rsid w:val="00BD4865"/>
    <w:rsid w:val="00BE3DAB"/>
    <w:rsid w:val="00BF1AD7"/>
    <w:rsid w:val="00C3757B"/>
    <w:rsid w:val="00C47FEB"/>
    <w:rsid w:val="00C56551"/>
    <w:rsid w:val="00C56E09"/>
    <w:rsid w:val="00C638D9"/>
    <w:rsid w:val="00C7073F"/>
    <w:rsid w:val="00C73299"/>
    <w:rsid w:val="00C975D1"/>
    <w:rsid w:val="00CB14EF"/>
    <w:rsid w:val="00CE1355"/>
    <w:rsid w:val="00CF3D30"/>
    <w:rsid w:val="00D030EF"/>
    <w:rsid w:val="00D17992"/>
    <w:rsid w:val="00D54570"/>
    <w:rsid w:val="00D60488"/>
    <w:rsid w:val="00D67444"/>
    <w:rsid w:val="00D976A7"/>
    <w:rsid w:val="00DA262B"/>
    <w:rsid w:val="00DB276C"/>
    <w:rsid w:val="00DB2BF1"/>
    <w:rsid w:val="00DD75F4"/>
    <w:rsid w:val="00DE1781"/>
    <w:rsid w:val="00DE45EC"/>
    <w:rsid w:val="00DF003A"/>
    <w:rsid w:val="00E1544B"/>
    <w:rsid w:val="00E51AC1"/>
    <w:rsid w:val="00EA30CF"/>
    <w:rsid w:val="00EB097D"/>
    <w:rsid w:val="00EB09A2"/>
    <w:rsid w:val="00EF648E"/>
    <w:rsid w:val="00F00E23"/>
    <w:rsid w:val="00F112C7"/>
    <w:rsid w:val="00F45A97"/>
    <w:rsid w:val="00F546D0"/>
    <w:rsid w:val="00F5493D"/>
    <w:rsid w:val="00F607FC"/>
    <w:rsid w:val="00F72338"/>
    <w:rsid w:val="00F87DBE"/>
    <w:rsid w:val="00FA668B"/>
    <w:rsid w:val="00FB222A"/>
    <w:rsid w:val="00FE4D2A"/>
    <w:rsid w:val="00FF7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95B69"/>
  <w15:chartTrackingRefBased/>
  <w15:docId w15:val="{7F0FC26D-4C88-4477-931C-3E6A752EB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543F"/>
    <w:pPr>
      <w:suppressAutoHyphens/>
      <w:overflowPunct w:val="0"/>
      <w:autoSpaceDE w:val="0"/>
      <w:spacing w:after="0" w:line="240" w:lineRule="auto"/>
      <w:textAlignment w:val="baseline"/>
    </w:pPr>
    <w:rPr>
      <w:rFonts w:ascii="Sentry" w:eastAsia="Times New Roman" w:hAnsi="Sentry" w:cs="Times New Roman"/>
      <w:sz w:val="24"/>
      <w:szCs w:val="20"/>
      <w:lang w:eastAsia="ar-SA"/>
    </w:rPr>
  </w:style>
  <w:style w:type="paragraph" w:styleId="Heading1">
    <w:name w:val="heading 1"/>
    <w:basedOn w:val="Normal"/>
    <w:next w:val="Normal"/>
    <w:link w:val="Heading1Char"/>
    <w:qFormat/>
    <w:rsid w:val="009F543F"/>
    <w:pPr>
      <w:keepNext/>
      <w:outlineLvl w:val="0"/>
    </w:pPr>
    <w:rPr>
      <w:rFonts w:ascii="TimesET" w:hAnsi="TimesET"/>
      <w:b/>
      <w:bCs/>
      <w:sz w:val="28"/>
    </w:rPr>
  </w:style>
  <w:style w:type="paragraph" w:styleId="Heading2">
    <w:name w:val="heading 2"/>
    <w:basedOn w:val="Normal"/>
    <w:next w:val="Normal"/>
    <w:link w:val="Heading2Char"/>
    <w:qFormat/>
    <w:rsid w:val="009F543F"/>
    <w:pPr>
      <w:keepNext/>
      <w:outlineLvl w:val="1"/>
    </w:pPr>
    <w:rPr>
      <w:rFonts w:ascii="Times New Roman" w:hAnsi="Times New Roman"/>
      <w:i/>
      <w:iCs/>
      <w:sz w:val="28"/>
      <w:lang w:val="bg-BG"/>
    </w:rPr>
  </w:style>
  <w:style w:type="paragraph" w:styleId="Heading3">
    <w:name w:val="heading 3"/>
    <w:basedOn w:val="Normal"/>
    <w:next w:val="Normal"/>
    <w:link w:val="Heading3Char"/>
    <w:uiPriority w:val="9"/>
    <w:semiHidden/>
    <w:unhideWhenUsed/>
    <w:qFormat/>
    <w:rsid w:val="007D7364"/>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F543F"/>
    <w:rPr>
      <w:rFonts w:ascii="TimesET" w:eastAsia="Times New Roman" w:hAnsi="TimesET" w:cs="Times New Roman"/>
      <w:b/>
      <w:bCs/>
      <w:sz w:val="28"/>
      <w:szCs w:val="20"/>
      <w:lang w:eastAsia="ar-SA"/>
    </w:rPr>
  </w:style>
  <w:style w:type="character" w:customStyle="1" w:styleId="Heading2Char">
    <w:name w:val="Heading 2 Char"/>
    <w:basedOn w:val="DefaultParagraphFont"/>
    <w:link w:val="Heading2"/>
    <w:rsid w:val="009F543F"/>
    <w:rPr>
      <w:rFonts w:ascii="Times New Roman" w:eastAsia="Times New Roman" w:hAnsi="Times New Roman" w:cs="Times New Roman"/>
      <w:i/>
      <w:iCs/>
      <w:sz w:val="28"/>
      <w:szCs w:val="20"/>
      <w:lang w:val="bg-BG" w:eastAsia="ar-SA"/>
    </w:rPr>
  </w:style>
  <w:style w:type="character" w:customStyle="1" w:styleId="WW8Num2z0">
    <w:name w:val="WW8Num2z0"/>
    <w:rsid w:val="009F543F"/>
    <w:rPr>
      <w:rFonts w:ascii="Times New Roman" w:eastAsia="Times New Roman" w:hAnsi="Times New Roman" w:cs="Times New Roman"/>
    </w:rPr>
  </w:style>
  <w:style w:type="character" w:customStyle="1" w:styleId="WW8Num2z1">
    <w:name w:val="WW8Num2z1"/>
    <w:rsid w:val="009F543F"/>
    <w:rPr>
      <w:rFonts w:ascii="Courier New" w:hAnsi="Courier New"/>
    </w:rPr>
  </w:style>
  <w:style w:type="character" w:customStyle="1" w:styleId="WW8Num2z2">
    <w:name w:val="WW8Num2z2"/>
    <w:rsid w:val="009F543F"/>
    <w:rPr>
      <w:rFonts w:ascii="Wingdings" w:hAnsi="Wingdings"/>
    </w:rPr>
  </w:style>
  <w:style w:type="character" w:customStyle="1" w:styleId="WW8Num2z3">
    <w:name w:val="WW8Num2z3"/>
    <w:rsid w:val="009F543F"/>
    <w:rPr>
      <w:rFonts w:ascii="Symbol" w:hAnsi="Symbol"/>
    </w:rPr>
  </w:style>
  <w:style w:type="character" w:styleId="Hyperlink">
    <w:name w:val="Hyperlink"/>
    <w:uiPriority w:val="99"/>
    <w:rsid w:val="009F543F"/>
    <w:rPr>
      <w:color w:val="0000FF"/>
      <w:u w:val="single"/>
    </w:rPr>
  </w:style>
  <w:style w:type="paragraph" w:customStyle="1" w:styleId="Heading">
    <w:name w:val="Heading"/>
    <w:basedOn w:val="Normal"/>
    <w:next w:val="BodyText"/>
    <w:rsid w:val="009F543F"/>
    <w:pPr>
      <w:keepNext/>
      <w:spacing w:before="240" w:after="120"/>
    </w:pPr>
    <w:rPr>
      <w:rFonts w:ascii="Arial" w:eastAsia="SimSun" w:hAnsi="Arial" w:cs="Mangal"/>
      <w:sz w:val="28"/>
      <w:szCs w:val="28"/>
    </w:rPr>
  </w:style>
  <w:style w:type="paragraph" w:styleId="BodyText">
    <w:name w:val="Body Text"/>
    <w:basedOn w:val="Normal"/>
    <w:link w:val="BodyTextChar"/>
    <w:rsid w:val="009F543F"/>
    <w:pPr>
      <w:spacing w:after="120"/>
    </w:pPr>
  </w:style>
  <w:style w:type="character" w:customStyle="1" w:styleId="BodyTextChar">
    <w:name w:val="Body Text Char"/>
    <w:basedOn w:val="DefaultParagraphFont"/>
    <w:link w:val="BodyText"/>
    <w:rsid w:val="009F543F"/>
    <w:rPr>
      <w:rFonts w:ascii="Sentry" w:eastAsia="Times New Roman" w:hAnsi="Sentry" w:cs="Times New Roman"/>
      <w:sz w:val="24"/>
      <w:szCs w:val="20"/>
      <w:lang w:eastAsia="ar-SA"/>
    </w:rPr>
  </w:style>
  <w:style w:type="paragraph" w:styleId="List">
    <w:name w:val="List"/>
    <w:basedOn w:val="BodyText"/>
    <w:rsid w:val="009F543F"/>
    <w:rPr>
      <w:rFonts w:cs="Mangal"/>
    </w:rPr>
  </w:style>
  <w:style w:type="paragraph" w:styleId="Caption">
    <w:name w:val="caption"/>
    <w:basedOn w:val="Normal"/>
    <w:qFormat/>
    <w:rsid w:val="009F543F"/>
    <w:pPr>
      <w:suppressLineNumbers/>
      <w:spacing w:before="120" w:after="120"/>
    </w:pPr>
    <w:rPr>
      <w:rFonts w:cs="Mangal"/>
      <w:i/>
      <w:iCs/>
      <w:szCs w:val="24"/>
    </w:rPr>
  </w:style>
  <w:style w:type="paragraph" w:customStyle="1" w:styleId="Index">
    <w:name w:val="Index"/>
    <w:basedOn w:val="Normal"/>
    <w:rsid w:val="009F543F"/>
    <w:pPr>
      <w:suppressLineNumbers/>
    </w:pPr>
    <w:rPr>
      <w:rFonts w:cs="Mangal"/>
    </w:rPr>
  </w:style>
  <w:style w:type="paragraph" w:styleId="BodyTextIndent">
    <w:name w:val="Body Text Indent"/>
    <w:basedOn w:val="Normal"/>
    <w:link w:val="BodyTextIndentChar"/>
    <w:rsid w:val="009F543F"/>
    <w:pPr>
      <w:ind w:left="567"/>
      <w:jc w:val="both"/>
    </w:pPr>
    <w:rPr>
      <w:rFonts w:ascii="Times New Roman" w:hAnsi="Times New Roman"/>
      <w:sz w:val="28"/>
      <w:lang w:val="bg-BG"/>
    </w:rPr>
  </w:style>
  <w:style w:type="character" w:customStyle="1" w:styleId="BodyTextIndentChar">
    <w:name w:val="Body Text Indent Char"/>
    <w:basedOn w:val="DefaultParagraphFont"/>
    <w:link w:val="BodyTextIndent"/>
    <w:rsid w:val="009F543F"/>
    <w:rPr>
      <w:rFonts w:ascii="Times New Roman" w:eastAsia="Times New Roman" w:hAnsi="Times New Roman" w:cs="Times New Roman"/>
      <w:sz w:val="28"/>
      <w:szCs w:val="20"/>
      <w:lang w:val="bg-BG" w:eastAsia="ar-SA"/>
    </w:rPr>
  </w:style>
  <w:style w:type="paragraph" w:styleId="Title">
    <w:name w:val="Title"/>
    <w:basedOn w:val="Normal"/>
    <w:next w:val="Subtitle"/>
    <w:link w:val="TitleChar"/>
    <w:qFormat/>
    <w:rsid w:val="009F543F"/>
    <w:pPr>
      <w:jc w:val="center"/>
    </w:pPr>
    <w:rPr>
      <w:rFonts w:ascii="Times New Roman" w:hAnsi="Times New Roman"/>
      <w:b/>
      <w:sz w:val="32"/>
      <w:lang w:val="bg-BG"/>
    </w:rPr>
  </w:style>
  <w:style w:type="character" w:customStyle="1" w:styleId="TitleChar">
    <w:name w:val="Title Char"/>
    <w:basedOn w:val="DefaultParagraphFont"/>
    <w:link w:val="Title"/>
    <w:rsid w:val="009F543F"/>
    <w:rPr>
      <w:rFonts w:ascii="Times New Roman" w:eastAsia="Times New Roman" w:hAnsi="Times New Roman" w:cs="Times New Roman"/>
      <w:b/>
      <w:sz w:val="32"/>
      <w:szCs w:val="20"/>
      <w:lang w:val="bg-BG" w:eastAsia="ar-SA"/>
    </w:rPr>
  </w:style>
  <w:style w:type="paragraph" w:styleId="Subtitle">
    <w:name w:val="Subtitle"/>
    <w:basedOn w:val="Heading"/>
    <w:next w:val="BodyText"/>
    <w:link w:val="SubtitleChar"/>
    <w:qFormat/>
    <w:rsid w:val="009F543F"/>
    <w:pPr>
      <w:jc w:val="center"/>
    </w:pPr>
    <w:rPr>
      <w:i/>
      <w:iCs/>
    </w:rPr>
  </w:style>
  <w:style w:type="character" w:customStyle="1" w:styleId="SubtitleChar">
    <w:name w:val="Subtitle Char"/>
    <w:basedOn w:val="DefaultParagraphFont"/>
    <w:link w:val="Subtitle"/>
    <w:rsid w:val="009F543F"/>
    <w:rPr>
      <w:rFonts w:ascii="Arial" w:eastAsia="SimSun" w:hAnsi="Arial" w:cs="Mangal"/>
      <w:i/>
      <w:iCs/>
      <w:sz w:val="28"/>
      <w:szCs w:val="28"/>
      <w:lang w:eastAsia="ar-SA"/>
    </w:rPr>
  </w:style>
  <w:style w:type="paragraph" w:styleId="BodyTextIndent2">
    <w:name w:val="Body Text Indent 2"/>
    <w:basedOn w:val="Normal"/>
    <w:link w:val="BodyTextIndent2Char"/>
    <w:rsid w:val="009F543F"/>
    <w:pPr>
      <w:spacing w:after="120" w:line="480" w:lineRule="auto"/>
      <w:ind w:left="283"/>
    </w:pPr>
  </w:style>
  <w:style w:type="character" w:customStyle="1" w:styleId="BodyTextIndent2Char">
    <w:name w:val="Body Text Indent 2 Char"/>
    <w:basedOn w:val="DefaultParagraphFont"/>
    <w:link w:val="BodyTextIndent2"/>
    <w:rsid w:val="009F543F"/>
    <w:rPr>
      <w:rFonts w:ascii="Sentry" w:eastAsia="Times New Roman" w:hAnsi="Sentry" w:cs="Times New Roman"/>
      <w:sz w:val="24"/>
      <w:szCs w:val="20"/>
      <w:lang w:eastAsia="ar-SA"/>
    </w:rPr>
  </w:style>
  <w:style w:type="paragraph" w:customStyle="1" w:styleId="Framecontents">
    <w:name w:val="Frame contents"/>
    <w:basedOn w:val="BodyText"/>
    <w:rsid w:val="009F543F"/>
  </w:style>
  <w:style w:type="paragraph" w:styleId="EndnoteText">
    <w:name w:val="endnote text"/>
    <w:basedOn w:val="Normal"/>
    <w:link w:val="EndnoteTextChar"/>
    <w:uiPriority w:val="99"/>
    <w:semiHidden/>
    <w:unhideWhenUsed/>
    <w:rsid w:val="00971C4B"/>
    <w:rPr>
      <w:sz w:val="20"/>
    </w:rPr>
  </w:style>
  <w:style w:type="character" w:customStyle="1" w:styleId="EndnoteTextChar">
    <w:name w:val="Endnote Text Char"/>
    <w:basedOn w:val="DefaultParagraphFont"/>
    <w:link w:val="EndnoteText"/>
    <w:uiPriority w:val="99"/>
    <w:semiHidden/>
    <w:rsid w:val="00971C4B"/>
    <w:rPr>
      <w:rFonts w:ascii="Sentry" w:eastAsia="Times New Roman" w:hAnsi="Sentry" w:cs="Times New Roman"/>
      <w:sz w:val="20"/>
      <w:szCs w:val="20"/>
      <w:lang w:eastAsia="ar-SA"/>
    </w:rPr>
  </w:style>
  <w:style w:type="character" w:styleId="EndnoteReference">
    <w:name w:val="endnote reference"/>
    <w:basedOn w:val="DefaultParagraphFont"/>
    <w:uiPriority w:val="99"/>
    <w:semiHidden/>
    <w:unhideWhenUsed/>
    <w:rsid w:val="00971C4B"/>
    <w:rPr>
      <w:vertAlign w:val="superscript"/>
    </w:rPr>
  </w:style>
  <w:style w:type="paragraph" w:styleId="HTMLPreformatted">
    <w:name w:val="HTML Preformatted"/>
    <w:basedOn w:val="Normal"/>
    <w:link w:val="HTMLPreformattedChar"/>
    <w:uiPriority w:val="99"/>
    <w:unhideWhenUsed/>
    <w:rsid w:val="00622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textAlignment w:val="auto"/>
    </w:pPr>
    <w:rPr>
      <w:rFonts w:ascii="Courier New" w:hAnsi="Courier New" w:cs="Courier New"/>
      <w:sz w:val="20"/>
      <w:lang w:eastAsia="en-US"/>
    </w:rPr>
  </w:style>
  <w:style w:type="character" w:customStyle="1" w:styleId="HTMLPreformattedChar">
    <w:name w:val="HTML Preformatted Char"/>
    <w:basedOn w:val="DefaultParagraphFont"/>
    <w:link w:val="HTMLPreformatted"/>
    <w:uiPriority w:val="99"/>
    <w:rsid w:val="00622896"/>
    <w:rPr>
      <w:rFonts w:ascii="Courier New" w:eastAsia="Times New Roman" w:hAnsi="Courier New" w:cs="Courier New"/>
      <w:sz w:val="20"/>
      <w:szCs w:val="20"/>
    </w:rPr>
  </w:style>
  <w:style w:type="paragraph" w:styleId="ListParagraph">
    <w:name w:val="List Paragraph"/>
    <w:basedOn w:val="Normal"/>
    <w:uiPriority w:val="34"/>
    <w:qFormat/>
    <w:rsid w:val="006A77C7"/>
    <w:pPr>
      <w:ind w:left="720"/>
      <w:contextualSpacing/>
    </w:pPr>
  </w:style>
  <w:style w:type="paragraph" w:styleId="NormalWeb">
    <w:name w:val="Normal (Web)"/>
    <w:basedOn w:val="Normal"/>
    <w:uiPriority w:val="99"/>
    <w:unhideWhenUsed/>
    <w:rsid w:val="00693167"/>
    <w:pPr>
      <w:suppressAutoHyphens w:val="0"/>
      <w:overflowPunct/>
      <w:autoSpaceDE/>
      <w:spacing w:before="100" w:beforeAutospacing="1" w:after="100" w:afterAutospacing="1"/>
      <w:textAlignment w:val="auto"/>
    </w:pPr>
    <w:rPr>
      <w:rFonts w:ascii="Times New Roman" w:hAnsi="Times New Roman"/>
      <w:szCs w:val="24"/>
      <w:lang w:eastAsia="en-US"/>
    </w:rPr>
  </w:style>
  <w:style w:type="paragraph" w:styleId="TOCHeading">
    <w:name w:val="TOC Heading"/>
    <w:basedOn w:val="Heading1"/>
    <w:next w:val="Normal"/>
    <w:uiPriority w:val="39"/>
    <w:unhideWhenUsed/>
    <w:qFormat/>
    <w:rsid w:val="00D54570"/>
    <w:pPr>
      <w:keepLines/>
      <w:suppressAutoHyphens w:val="0"/>
      <w:overflowPunct/>
      <w:autoSpaceDE/>
      <w:spacing w:before="240" w:line="259" w:lineRule="auto"/>
      <w:textAlignment w:val="auto"/>
      <w:outlineLvl w:val="9"/>
    </w:pPr>
    <w:rPr>
      <w:rFonts w:asciiTheme="majorHAnsi" w:eastAsiaTheme="majorEastAsia" w:hAnsiTheme="majorHAnsi" w:cstheme="majorBidi"/>
      <w:b w:val="0"/>
      <w:bCs w:val="0"/>
      <w:color w:val="2E74B5" w:themeColor="accent1" w:themeShade="BF"/>
      <w:sz w:val="32"/>
      <w:szCs w:val="32"/>
      <w:lang w:eastAsia="en-US"/>
    </w:rPr>
  </w:style>
  <w:style w:type="paragraph" w:styleId="Header">
    <w:name w:val="header"/>
    <w:basedOn w:val="Normal"/>
    <w:link w:val="HeaderChar"/>
    <w:uiPriority w:val="99"/>
    <w:unhideWhenUsed/>
    <w:rsid w:val="00105188"/>
    <w:pPr>
      <w:tabs>
        <w:tab w:val="center" w:pos="4680"/>
        <w:tab w:val="right" w:pos="9360"/>
      </w:tabs>
    </w:pPr>
  </w:style>
  <w:style w:type="character" w:customStyle="1" w:styleId="HeaderChar">
    <w:name w:val="Header Char"/>
    <w:basedOn w:val="DefaultParagraphFont"/>
    <w:link w:val="Header"/>
    <w:uiPriority w:val="99"/>
    <w:rsid w:val="00105188"/>
    <w:rPr>
      <w:rFonts w:ascii="Sentry" w:eastAsia="Times New Roman" w:hAnsi="Sentry" w:cs="Times New Roman"/>
      <w:sz w:val="24"/>
      <w:szCs w:val="20"/>
      <w:lang w:eastAsia="ar-SA"/>
    </w:rPr>
  </w:style>
  <w:style w:type="paragraph" w:styleId="Footer">
    <w:name w:val="footer"/>
    <w:basedOn w:val="Normal"/>
    <w:link w:val="FooterChar"/>
    <w:uiPriority w:val="99"/>
    <w:unhideWhenUsed/>
    <w:rsid w:val="00105188"/>
    <w:pPr>
      <w:tabs>
        <w:tab w:val="center" w:pos="4680"/>
        <w:tab w:val="right" w:pos="9360"/>
      </w:tabs>
    </w:pPr>
  </w:style>
  <w:style w:type="character" w:customStyle="1" w:styleId="FooterChar">
    <w:name w:val="Footer Char"/>
    <w:basedOn w:val="DefaultParagraphFont"/>
    <w:link w:val="Footer"/>
    <w:uiPriority w:val="99"/>
    <w:rsid w:val="00105188"/>
    <w:rPr>
      <w:rFonts w:ascii="Sentry" w:eastAsia="Times New Roman" w:hAnsi="Sentry" w:cs="Times New Roman"/>
      <w:sz w:val="24"/>
      <w:szCs w:val="20"/>
      <w:lang w:eastAsia="ar-SA"/>
    </w:rPr>
  </w:style>
  <w:style w:type="character" w:styleId="Strong">
    <w:name w:val="Strong"/>
    <w:basedOn w:val="DefaultParagraphFont"/>
    <w:uiPriority w:val="22"/>
    <w:qFormat/>
    <w:rsid w:val="00FF7C84"/>
    <w:rPr>
      <w:b/>
      <w:bCs/>
    </w:rPr>
  </w:style>
  <w:style w:type="paragraph" w:customStyle="1" w:styleId="Default">
    <w:name w:val="Default"/>
    <w:rsid w:val="00FA668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semiHidden/>
    <w:rsid w:val="007D7364"/>
    <w:rPr>
      <w:rFonts w:asciiTheme="majorHAnsi" w:eastAsiaTheme="majorEastAsia" w:hAnsiTheme="majorHAnsi" w:cstheme="majorBidi"/>
      <w:color w:val="1F4D78" w:themeColor="accent1" w:themeShade="7F"/>
      <w:sz w:val="24"/>
      <w:szCs w:val="24"/>
      <w:lang w:eastAsia="ar-SA"/>
    </w:rPr>
  </w:style>
  <w:style w:type="paragraph" w:styleId="TOC1">
    <w:name w:val="toc 1"/>
    <w:basedOn w:val="Normal"/>
    <w:next w:val="Normal"/>
    <w:autoRedefine/>
    <w:uiPriority w:val="39"/>
    <w:unhideWhenUsed/>
    <w:rsid w:val="00CF3D30"/>
    <w:pPr>
      <w:spacing w:after="100"/>
    </w:pPr>
  </w:style>
  <w:style w:type="paragraph" w:styleId="TOC2">
    <w:name w:val="toc 2"/>
    <w:basedOn w:val="Normal"/>
    <w:next w:val="Normal"/>
    <w:autoRedefine/>
    <w:uiPriority w:val="39"/>
    <w:unhideWhenUsed/>
    <w:rsid w:val="00CF3D30"/>
    <w:pPr>
      <w:spacing w:after="100"/>
      <w:ind w:left="240"/>
    </w:pPr>
  </w:style>
  <w:style w:type="paragraph" w:styleId="BalloonText">
    <w:name w:val="Balloon Text"/>
    <w:basedOn w:val="Normal"/>
    <w:link w:val="BalloonTextChar"/>
    <w:uiPriority w:val="99"/>
    <w:semiHidden/>
    <w:unhideWhenUsed/>
    <w:rsid w:val="004210A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10AD"/>
    <w:rPr>
      <w:rFonts w:ascii="Segoe UI" w:eastAsia="Times New Roman" w:hAnsi="Segoe UI" w:cs="Segoe UI"/>
      <w:sz w:val="18"/>
      <w:szCs w:val="18"/>
      <w:lang w:eastAsia="ar-SA"/>
    </w:rPr>
  </w:style>
  <w:style w:type="paragraph" w:styleId="TOC3">
    <w:name w:val="toc 3"/>
    <w:basedOn w:val="Normal"/>
    <w:next w:val="Normal"/>
    <w:autoRedefine/>
    <w:uiPriority w:val="39"/>
    <w:unhideWhenUsed/>
    <w:rsid w:val="00A74405"/>
    <w:pPr>
      <w:suppressAutoHyphens w:val="0"/>
      <w:overflowPunct/>
      <w:autoSpaceDE/>
      <w:spacing w:after="100" w:line="259" w:lineRule="auto"/>
      <w:ind w:left="440"/>
      <w:textAlignment w:val="auto"/>
    </w:pPr>
    <w:rPr>
      <w:rFonts w:asciiTheme="minorHAnsi" w:eastAsiaTheme="minorEastAsia" w:hAnsiTheme="minorHAns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005157">
      <w:bodyDiv w:val="1"/>
      <w:marLeft w:val="0"/>
      <w:marRight w:val="0"/>
      <w:marTop w:val="0"/>
      <w:marBottom w:val="0"/>
      <w:divBdr>
        <w:top w:val="none" w:sz="0" w:space="0" w:color="auto"/>
        <w:left w:val="none" w:sz="0" w:space="0" w:color="auto"/>
        <w:bottom w:val="none" w:sz="0" w:space="0" w:color="auto"/>
        <w:right w:val="none" w:sz="0" w:space="0" w:color="auto"/>
      </w:divBdr>
    </w:div>
    <w:div w:id="150828817">
      <w:bodyDiv w:val="1"/>
      <w:marLeft w:val="0"/>
      <w:marRight w:val="0"/>
      <w:marTop w:val="0"/>
      <w:marBottom w:val="0"/>
      <w:divBdr>
        <w:top w:val="none" w:sz="0" w:space="0" w:color="auto"/>
        <w:left w:val="none" w:sz="0" w:space="0" w:color="auto"/>
        <w:bottom w:val="none" w:sz="0" w:space="0" w:color="auto"/>
        <w:right w:val="none" w:sz="0" w:space="0" w:color="auto"/>
      </w:divBdr>
    </w:div>
    <w:div w:id="223370816">
      <w:bodyDiv w:val="1"/>
      <w:marLeft w:val="0"/>
      <w:marRight w:val="0"/>
      <w:marTop w:val="0"/>
      <w:marBottom w:val="0"/>
      <w:divBdr>
        <w:top w:val="none" w:sz="0" w:space="0" w:color="auto"/>
        <w:left w:val="none" w:sz="0" w:space="0" w:color="auto"/>
        <w:bottom w:val="none" w:sz="0" w:space="0" w:color="auto"/>
        <w:right w:val="none" w:sz="0" w:space="0" w:color="auto"/>
      </w:divBdr>
    </w:div>
    <w:div w:id="274869986">
      <w:bodyDiv w:val="1"/>
      <w:marLeft w:val="0"/>
      <w:marRight w:val="0"/>
      <w:marTop w:val="0"/>
      <w:marBottom w:val="0"/>
      <w:divBdr>
        <w:top w:val="none" w:sz="0" w:space="0" w:color="auto"/>
        <w:left w:val="none" w:sz="0" w:space="0" w:color="auto"/>
        <w:bottom w:val="none" w:sz="0" w:space="0" w:color="auto"/>
        <w:right w:val="none" w:sz="0" w:space="0" w:color="auto"/>
      </w:divBdr>
    </w:div>
    <w:div w:id="321467633">
      <w:bodyDiv w:val="1"/>
      <w:marLeft w:val="0"/>
      <w:marRight w:val="0"/>
      <w:marTop w:val="0"/>
      <w:marBottom w:val="0"/>
      <w:divBdr>
        <w:top w:val="none" w:sz="0" w:space="0" w:color="auto"/>
        <w:left w:val="none" w:sz="0" w:space="0" w:color="auto"/>
        <w:bottom w:val="none" w:sz="0" w:space="0" w:color="auto"/>
        <w:right w:val="none" w:sz="0" w:space="0" w:color="auto"/>
      </w:divBdr>
    </w:div>
    <w:div w:id="429468251">
      <w:bodyDiv w:val="1"/>
      <w:marLeft w:val="0"/>
      <w:marRight w:val="0"/>
      <w:marTop w:val="0"/>
      <w:marBottom w:val="0"/>
      <w:divBdr>
        <w:top w:val="none" w:sz="0" w:space="0" w:color="auto"/>
        <w:left w:val="none" w:sz="0" w:space="0" w:color="auto"/>
        <w:bottom w:val="none" w:sz="0" w:space="0" w:color="auto"/>
        <w:right w:val="none" w:sz="0" w:space="0" w:color="auto"/>
      </w:divBdr>
    </w:div>
    <w:div w:id="482241978">
      <w:bodyDiv w:val="1"/>
      <w:marLeft w:val="0"/>
      <w:marRight w:val="0"/>
      <w:marTop w:val="0"/>
      <w:marBottom w:val="0"/>
      <w:divBdr>
        <w:top w:val="none" w:sz="0" w:space="0" w:color="auto"/>
        <w:left w:val="none" w:sz="0" w:space="0" w:color="auto"/>
        <w:bottom w:val="none" w:sz="0" w:space="0" w:color="auto"/>
        <w:right w:val="none" w:sz="0" w:space="0" w:color="auto"/>
      </w:divBdr>
    </w:div>
    <w:div w:id="610165366">
      <w:bodyDiv w:val="1"/>
      <w:marLeft w:val="0"/>
      <w:marRight w:val="0"/>
      <w:marTop w:val="0"/>
      <w:marBottom w:val="0"/>
      <w:divBdr>
        <w:top w:val="none" w:sz="0" w:space="0" w:color="auto"/>
        <w:left w:val="none" w:sz="0" w:space="0" w:color="auto"/>
        <w:bottom w:val="none" w:sz="0" w:space="0" w:color="auto"/>
        <w:right w:val="none" w:sz="0" w:space="0" w:color="auto"/>
      </w:divBdr>
    </w:div>
    <w:div w:id="629290088">
      <w:bodyDiv w:val="1"/>
      <w:marLeft w:val="0"/>
      <w:marRight w:val="0"/>
      <w:marTop w:val="0"/>
      <w:marBottom w:val="0"/>
      <w:divBdr>
        <w:top w:val="none" w:sz="0" w:space="0" w:color="auto"/>
        <w:left w:val="none" w:sz="0" w:space="0" w:color="auto"/>
        <w:bottom w:val="none" w:sz="0" w:space="0" w:color="auto"/>
        <w:right w:val="none" w:sz="0" w:space="0" w:color="auto"/>
      </w:divBdr>
    </w:div>
    <w:div w:id="702445037">
      <w:bodyDiv w:val="1"/>
      <w:marLeft w:val="0"/>
      <w:marRight w:val="0"/>
      <w:marTop w:val="0"/>
      <w:marBottom w:val="0"/>
      <w:divBdr>
        <w:top w:val="none" w:sz="0" w:space="0" w:color="auto"/>
        <w:left w:val="none" w:sz="0" w:space="0" w:color="auto"/>
        <w:bottom w:val="none" w:sz="0" w:space="0" w:color="auto"/>
        <w:right w:val="none" w:sz="0" w:space="0" w:color="auto"/>
      </w:divBdr>
    </w:div>
    <w:div w:id="773744995">
      <w:bodyDiv w:val="1"/>
      <w:marLeft w:val="0"/>
      <w:marRight w:val="0"/>
      <w:marTop w:val="0"/>
      <w:marBottom w:val="0"/>
      <w:divBdr>
        <w:top w:val="none" w:sz="0" w:space="0" w:color="auto"/>
        <w:left w:val="none" w:sz="0" w:space="0" w:color="auto"/>
        <w:bottom w:val="none" w:sz="0" w:space="0" w:color="auto"/>
        <w:right w:val="none" w:sz="0" w:space="0" w:color="auto"/>
      </w:divBdr>
    </w:div>
    <w:div w:id="784495333">
      <w:bodyDiv w:val="1"/>
      <w:marLeft w:val="0"/>
      <w:marRight w:val="0"/>
      <w:marTop w:val="0"/>
      <w:marBottom w:val="0"/>
      <w:divBdr>
        <w:top w:val="none" w:sz="0" w:space="0" w:color="auto"/>
        <w:left w:val="none" w:sz="0" w:space="0" w:color="auto"/>
        <w:bottom w:val="none" w:sz="0" w:space="0" w:color="auto"/>
        <w:right w:val="none" w:sz="0" w:space="0" w:color="auto"/>
      </w:divBdr>
    </w:div>
    <w:div w:id="805010857">
      <w:bodyDiv w:val="1"/>
      <w:marLeft w:val="0"/>
      <w:marRight w:val="0"/>
      <w:marTop w:val="0"/>
      <w:marBottom w:val="0"/>
      <w:divBdr>
        <w:top w:val="none" w:sz="0" w:space="0" w:color="auto"/>
        <w:left w:val="none" w:sz="0" w:space="0" w:color="auto"/>
        <w:bottom w:val="none" w:sz="0" w:space="0" w:color="auto"/>
        <w:right w:val="none" w:sz="0" w:space="0" w:color="auto"/>
      </w:divBdr>
    </w:div>
    <w:div w:id="871919229">
      <w:bodyDiv w:val="1"/>
      <w:marLeft w:val="0"/>
      <w:marRight w:val="0"/>
      <w:marTop w:val="0"/>
      <w:marBottom w:val="0"/>
      <w:divBdr>
        <w:top w:val="none" w:sz="0" w:space="0" w:color="auto"/>
        <w:left w:val="none" w:sz="0" w:space="0" w:color="auto"/>
        <w:bottom w:val="none" w:sz="0" w:space="0" w:color="auto"/>
        <w:right w:val="none" w:sz="0" w:space="0" w:color="auto"/>
      </w:divBdr>
    </w:div>
    <w:div w:id="884022889">
      <w:bodyDiv w:val="1"/>
      <w:marLeft w:val="0"/>
      <w:marRight w:val="0"/>
      <w:marTop w:val="0"/>
      <w:marBottom w:val="0"/>
      <w:divBdr>
        <w:top w:val="none" w:sz="0" w:space="0" w:color="auto"/>
        <w:left w:val="none" w:sz="0" w:space="0" w:color="auto"/>
        <w:bottom w:val="none" w:sz="0" w:space="0" w:color="auto"/>
        <w:right w:val="none" w:sz="0" w:space="0" w:color="auto"/>
      </w:divBdr>
    </w:div>
    <w:div w:id="885218633">
      <w:bodyDiv w:val="1"/>
      <w:marLeft w:val="0"/>
      <w:marRight w:val="0"/>
      <w:marTop w:val="0"/>
      <w:marBottom w:val="0"/>
      <w:divBdr>
        <w:top w:val="none" w:sz="0" w:space="0" w:color="auto"/>
        <w:left w:val="none" w:sz="0" w:space="0" w:color="auto"/>
        <w:bottom w:val="none" w:sz="0" w:space="0" w:color="auto"/>
        <w:right w:val="none" w:sz="0" w:space="0" w:color="auto"/>
      </w:divBdr>
    </w:div>
    <w:div w:id="890383855">
      <w:bodyDiv w:val="1"/>
      <w:marLeft w:val="0"/>
      <w:marRight w:val="0"/>
      <w:marTop w:val="0"/>
      <w:marBottom w:val="0"/>
      <w:divBdr>
        <w:top w:val="none" w:sz="0" w:space="0" w:color="auto"/>
        <w:left w:val="none" w:sz="0" w:space="0" w:color="auto"/>
        <w:bottom w:val="none" w:sz="0" w:space="0" w:color="auto"/>
        <w:right w:val="none" w:sz="0" w:space="0" w:color="auto"/>
      </w:divBdr>
    </w:div>
    <w:div w:id="911237405">
      <w:bodyDiv w:val="1"/>
      <w:marLeft w:val="0"/>
      <w:marRight w:val="0"/>
      <w:marTop w:val="0"/>
      <w:marBottom w:val="0"/>
      <w:divBdr>
        <w:top w:val="none" w:sz="0" w:space="0" w:color="auto"/>
        <w:left w:val="none" w:sz="0" w:space="0" w:color="auto"/>
        <w:bottom w:val="none" w:sz="0" w:space="0" w:color="auto"/>
        <w:right w:val="none" w:sz="0" w:space="0" w:color="auto"/>
      </w:divBdr>
    </w:div>
    <w:div w:id="1019965402">
      <w:bodyDiv w:val="1"/>
      <w:marLeft w:val="0"/>
      <w:marRight w:val="0"/>
      <w:marTop w:val="0"/>
      <w:marBottom w:val="0"/>
      <w:divBdr>
        <w:top w:val="none" w:sz="0" w:space="0" w:color="auto"/>
        <w:left w:val="none" w:sz="0" w:space="0" w:color="auto"/>
        <w:bottom w:val="none" w:sz="0" w:space="0" w:color="auto"/>
        <w:right w:val="none" w:sz="0" w:space="0" w:color="auto"/>
      </w:divBdr>
    </w:div>
    <w:div w:id="1020086136">
      <w:bodyDiv w:val="1"/>
      <w:marLeft w:val="0"/>
      <w:marRight w:val="0"/>
      <w:marTop w:val="0"/>
      <w:marBottom w:val="0"/>
      <w:divBdr>
        <w:top w:val="none" w:sz="0" w:space="0" w:color="auto"/>
        <w:left w:val="none" w:sz="0" w:space="0" w:color="auto"/>
        <w:bottom w:val="none" w:sz="0" w:space="0" w:color="auto"/>
        <w:right w:val="none" w:sz="0" w:space="0" w:color="auto"/>
      </w:divBdr>
    </w:div>
    <w:div w:id="1076437707">
      <w:bodyDiv w:val="1"/>
      <w:marLeft w:val="0"/>
      <w:marRight w:val="0"/>
      <w:marTop w:val="0"/>
      <w:marBottom w:val="0"/>
      <w:divBdr>
        <w:top w:val="none" w:sz="0" w:space="0" w:color="auto"/>
        <w:left w:val="none" w:sz="0" w:space="0" w:color="auto"/>
        <w:bottom w:val="none" w:sz="0" w:space="0" w:color="auto"/>
        <w:right w:val="none" w:sz="0" w:space="0" w:color="auto"/>
      </w:divBdr>
    </w:div>
    <w:div w:id="1201356845">
      <w:bodyDiv w:val="1"/>
      <w:marLeft w:val="0"/>
      <w:marRight w:val="0"/>
      <w:marTop w:val="0"/>
      <w:marBottom w:val="0"/>
      <w:divBdr>
        <w:top w:val="none" w:sz="0" w:space="0" w:color="auto"/>
        <w:left w:val="none" w:sz="0" w:space="0" w:color="auto"/>
        <w:bottom w:val="none" w:sz="0" w:space="0" w:color="auto"/>
        <w:right w:val="none" w:sz="0" w:space="0" w:color="auto"/>
      </w:divBdr>
    </w:div>
    <w:div w:id="1231769549">
      <w:bodyDiv w:val="1"/>
      <w:marLeft w:val="0"/>
      <w:marRight w:val="0"/>
      <w:marTop w:val="0"/>
      <w:marBottom w:val="0"/>
      <w:divBdr>
        <w:top w:val="none" w:sz="0" w:space="0" w:color="auto"/>
        <w:left w:val="none" w:sz="0" w:space="0" w:color="auto"/>
        <w:bottom w:val="none" w:sz="0" w:space="0" w:color="auto"/>
        <w:right w:val="none" w:sz="0" w:space="0" w:color="auto"/>
      </w:divBdr>
    </w:div>
    <w:div w:id="1238638308">
      <w:bodyDiv w:val="1"/>
      <w:marLeft w:val="0"/>
      <w:marRight w:val="0"/>
      <w:marTop w:val="0"/>
      <w:marBottom w:val="0"/>
      <w:divBdr>
        <w:top w:val="none" w:sz="0" w:space="0" w:color="auto"/>
        <w:left w:val="none" w:sz="0" w:space="0" w:color="auto"/>
        <w:bottom w:val="none" w:sz="0" w:space="0" w:color="auto"/>
        <w:right w:val="none" w:sz="0" w:space="0" w:color="auto"/>
      </w:divBdr>
    </w:div>
    <w:div w:id="1296519017">
      <w:bodyDiv w:val="1"/>
      <w:marLeft w:val="0"/>
      <w:marRight w:val="0"/>
      <w:marTop w:val="0"/>
      <w:marBottom w:val="0"/>
      <w:divBdr>
        <w:top w:val="none" w:sz="0" w:space="0" w:color="auto"/>
        <w:left w:val="none" w:sz="0" w:space="0" w:color="auto"/>
        <w:bottom w:val="none" w:sz="0" w:space="0" w:color="auto"/>
        <w:right w:val="none" w:sz="0" w:space="0" w:color="auto"/>
      </w:divBdr>
    </w:div>
    <w:div w:id="1375037152">
      <w:bodyDiv w:val="1"/>
      <w:marLeft w:val="0"/>
      <w:marRight w:val="0"/>
      <w:marTop w:val="0"/>
      <w:marBottom w:val="0"/>
      <w:divBdr>
        <w:top w:val="none" w:sz="0" w:space="0" w:color="auto"/>
        <w:left w:val="none" w:sz="0" w:space="0" w:color="auto"/>
        <w:bottom w:val="none" w:sz="0" w:space="0" w:color="auto"/>
        <w:right w:val="none" w:sz="0" w:space="0" w:color="auto"/>
      </w:divBdr>
    </w:div>
    <w:div w:id="1442142121">
      <w:bodyDiv w:val="1"/>
      <w:marLeft w:val="0"/>
      <w:marRight w:val="0"/>
      <w:marTop w:val="0"/>
      <w:marBottom w:val="0"/>
      <w:divBdr>
        <w:top w:val="none" w:sz="0" w:space="0" w:color="auto"/>
        <w:left w:val="none" w:sz="0" w:space="0" w:color="auto"/>
        <w:bottom w:val="none" w:sz="0" w:space="0" w:color="auto"/>
        <w:right w:val="none" w:sz="0" w:space="0" w:color="auto"/>
      </w:divBdr>
    </w:div>
    <w:div w:id="1460996609">
      <w:bodyDiv w:val="1"/>
      <w:marLeft w:val="0"/>
      <w:marRight w:val="0"/>
      <w:marTop w:val="0"/>
      <w:marBottom w:val="0"/>
      <w:divBdr>
        <w:top w:val="none" w:sz="0" w:space="0" w:color="auto"/>
        <w:left w:val="none" w:sz="0" w:space="0" w:color="auto"/>
        <w:bottom w:val="none" w:sz="0" w:space="0" w:color="auto"/>
        <w:right w:val="none" w:sz="0" w:space="0" w:color="auto"/>
      </w:divBdr>
    </w:div>
    <w:div w:id="1553034921">
      <w:bodyDiv w:val="1"/>
      <w:marLeft w:val="0"/>
      <w:marRight w:val="0"/>
      <w:marTop w:val="0"/>
      <w:marBottom w:val="0"/>
      <w:divBdr>
        <w:top w:val="none" w:sz="0" w:space="0" w:color="auto"/>
        <w:left w:val="none" w:sz="0" w:space="0" w:color="auto"/>
        <w:bottom w:val="none" w:sz="0" w:space="0" w:color="auto"/>
        <w:right w:val="none" w:sz="0" w:space="0" w:color="auto"/>
      </w:divBdr>
    </w:div>
    <w:div w:id="1590887644">
      <w:bodyDiv w:val="1"/>
      <w:marLeft w:val="0"/>
      <w:marRight w:val="0"/>
      <w:marTop w:val="0"/>
      <w:marBottom w:val="0"/>
      <w:divBdr>
        <w:top w:val="none" w:sz="0" w:space="0" w:color="auto"/>
        <w:left w:val="none" w:sz="0" w:space="0" w:color="auto"/>
        <w:bottom w:val="none" w:sz="0" w:space="0" w:color="auto"/>
        <w:right w:val="none" w:sz="0" w:space="0" w:color="auto"/>
      </w:divBdr>
    </w:div>
    <w:div w:id="1592279469">
      <w:bodyDiv w:val="1"/>
      <w:marLeft w:val="0"/>
      <w:marRight w:val="0"/>
      <w:marTop w:val="0"/>
      <w:marBottom w:val="0"/>
      <w:divBdr>
        <w:top w:val="none" w:sz="0" w:space="0" w:color="auto"/>
        <w:left w:val="none" w:sz="0" w:space="0" w:color="auto"/>
        <w:bottom w:val="none" w:sz="0" w:space="0" w:color="auto"/>
        <w:right w:val="none" w:sz="0" w:space="0" w:color="auto"/>
      </w:divBdr>
    </w:div>
    <w:div w:id="1606886739">
      <w:bodyDiv w:val="1"/>
      <w:marLeft w:val="0"/>
      <w:marRight w:val="0"/>
      <w:marTop w:val="0"/>
      <w:marBottom w:val="0"/>
      <w:divBdr>
        <w:top w:val="none" w:sz="0" w:space="0" w:color="auto"/>
        <w:left w:val="none" w:sz="0" w:space="0" w:color="auto"/>
        <w:bottom w:val="none" w:sz="0" w:space="0" w:color="auto"/>
        <w:right w:val="none" w:sz="0" w:space="0" w:color="auto"/>
      </w:divBdr>
      <w:divsChild>
        <w:div w:id="687678383">
          <w:marLeft w:val="-45"/>
          <w:marRight w:val="0"/>
          <w:marTop w:val="0"/>
          <w:marBottom w:val="0"/>
          <w:divBdr>
            <w:top w:val="single" w:sz="6" w:space="0" w:color="FFFFFF"/>
            <w:left w:val="single" w:sz="6" w:space="0" w:color="FFFFFF"/>
            <w:bottom w:val="single" w:sz="6" w:space="0" w:color="FFFFFF"/>
            <w:right w:val="single" w:sz="6" w:space="0" w:color="FFFFFF"/>
          </w:divBdr>
        </w:div>
        <w:div w:id="2037537981">
          <w:marLeft w:val="0"/>
          <w:marRight w:val="0"/>
          <w:marTop w:val="0"/>
          <w:marBottom w:val="0"/>
          <w:divBdr>
            <w:top w:val="none" w:sz="0" w:space="0" w:color="auto"/>
            <w:left w:val="none" w:sz="0" w:space="0" w:color="auto"/>
            <w:bottom w:val="none" w:sz="0" w:space="0" w:color="auto"/>
            <w:right w:val="none" w:sz="0" w:space="0" w:color="auto"/>
          </w:divBdr>
        </w:div>
      </w:divsChild>
    </w:div>
    <w:div w:id="1675183993">
      <w:bodyDiv w:val="1"/>
      <w:marLeft w:val="0"/>
      <w:marRight w:val="0"/>
      <w:marTop w:val="0"/>
      <w:marBottom w:val="0"/>
      <w:divBdr>
        <w:top w:val="none" w:sz="0" w:space="0" w:color="auto"/>
        <w:left w:val="none" w:sz="0" w:space="0" w:color="auto"/>
        <w:bottom w:val="none" w:sz="0" w:space="0" w:color="auto"/>
        <w:right w:val="none" w:sz="0" w:space="0" w:color="auto"/>
      </w:divBdr>
    </w:div>
    <w:div w:id="1762680274">
      <w:bodyDiv w:val="1"/>
      <w:marLeft w:val="0"/>
      <w:marRight w:val="0"/>
      <w:marTop w:val="0"/>
      <w:marBottom w:val="0"/>
      <w:divBdr>
        <w:top w:val="none" w:sz="0" w:space="0" w:color="auto"/>
        <w:left w:val="none" w:sz="0" w:space="0" w:color="auto"/>
        <w:bottom w:val="none" w:sz="0" w:space="0" w:color="auto"/>
        <w:right w:val="none" w:sz="0" w:space="0" w:color="auto"/>
      </w:divBdr>
    </w:div>
    <w:div w:id="1769809459">
      <w:bodyDiv w:val="1"/>
      <w:marLeft w:val="0"/>
      <w:marRight w:val="0"/>
      <w:marTop w:val="0"/>
      <w:marBottom w:val="0"/>
      <w:divBdr>
        <w:top w:val="none" w:sz="0" w:space="0" w:color="auto"/>
        <w:left w:val="none" w:sz="0" w:space="0" w:color="auto"/>
        <w:bottom w:val="none" w:sz="0" w:space="0" w:color="auto"/>
        <w:right w:val="none" w:sz="0" w:space="0" w:color="auto"/>
      </w:divBdr>
    </w:div>
    <w:div w:id="1871603812">
      <w:bodyDiv w:val="1"/>
      <w:marLeft w:val="0"/>
      <w:marRight w:val="0"/>
      <w:marTop w:val="0"/>
      <w:marBottom w:val="0"/>
      <w:divBdr>
        <w:top w:val="none" w:sz="0" w:space="0" w:color="auto"/>
        <w:left w:val="none" w:sz="0" w:space="0" w:color="auto"/>
        <w:bottom w:val="none" w:sz="0" w:space="0" w:color="auto"/>
        <w:right w:val="none" w:sz="0" w:space="0" w:color="auto"/>
      </w:divBdr>
    </w:div>
    <w:div w:id="1926260480">
      <w:bodyDiv w:val="1"/>
      <w:marLeft w:val="0"/>
      <w:marRight w:val="0"/>
      <w:marTop w:val="0"/>
      <w:marBottom w:val="0"/>
      <w:divBdr>
        <w:top w:val="none" w:sz="0" w:space="0" w:color="auto"/>
        <w:left w:val="none" w:sz="0" w:space="0" w:color="auto"/>
        <w:bottom w:val="none" w:sz="0" w:space="0" w:color="auto"/>
        <w:right w:val="none" w:sz="0" w:space="0" w:color="auto"/>
      </w:divBdr>
    </w:div>
    <w:div w:id="2003116198">
      <w:bodyDiv w:val="1"/>
      <w:marLeft w:val="0"/>
      <w:marRight w:val="0"/>
      <w:marTop w:val="0"/>
      <w:marBottom w:val="0"/>
      <w:divBdr>
        <w:top w:val="none" w:sz="0" w:space="0" w:color="auto"/>
        <w:left w:val="none" w:sz="0" w:space="0" w:color="auto"/>
        <w:bottom w:val="none" w:sz="0" w:space="0" w:color="auto"/>
        <w:right w:val="none" w:sz="0" w:space="0" w:color="auto"/>
      </w:divBdr>
    </w:div>
    <w:div w:id="2018917348">
      <w:bodyDiv w:val="1"/>
      <w:marLeft w:val="0"/>
      <w:marRight w:val="0"/>
      <w:marTop w:val="0"/>
      <w:marBottom w:val="0"/>
      <w:divBdr>
        <w:top w:val="none" w:sz="0" w:space="0" w:color="auto"/>
        <w:left w:val="none" w:sz="0" w:space="0" w:color="auto"/>
        <w:bottom w:val="none" w:sz="0" w:space="0" w:color="auto"/>
        <w:right w:val="none" w:sz="0" w:space="0" w:color="auto"/>
      </w:divBdr>
    </w:div>
    <w:div w:id="2086218924">
      <w:bodyDiv w:val="1"/>
      <w:marLeft w:val="0"/>
      <w:marRight w:val="0"/>
      <w:marTop w:val="0"/>
      <w:marBottom w:val="0"/>
      <w:divBdr>
        <w:top w:val="none" w:sz="0" w:space="0" w:color="auto"/>
        <w:left w:val="none" w:sz="0" w:space="0" w:color="auto"/>
        <w:bottom w:val="none" w:sz="0" w:space="0" w:color="auto"/>
        <w:right w:val="none" w:sz="0" w:space="0" w:color="auto"/>
      </w:divBdr>
    </w:div>
    <w:div w:id="2139104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spring.io/projects/spring-security"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hibernate.org/orm/"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zone.com/articles/configuring-spring-mvc-ajax"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mysql.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thymeleaf.org/doc/tutorials/2.1/thymeleafspring.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cs.spring.io/spring/docs/3.0.x/spring-framework-reference/html/" TargetMode="External"/><Relationship Id="rId57" Type="http://schemas.microsoft.com/office/2011/relationships/people" Target="peop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ocs.oracle.com/javaee/6/tutorial/doc/bnbpz.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0DD33-0124-4C84-9606-62C47CAD5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Pages>
  <Words>9084</Words>
  <Characters>51785</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Mihaylov</dc:creator>
  <cp:keywords/>
  <dc:description/>
  <cp:lastModifiedBy>Peter Mihaylov</cp:lastModifiedBy>
  <cp:revision>10</cp:revision>
  <dcterms:created xsi:type="dcterms:W3CDTF">2019-03-13T21:29:00Z</dcterms:created>
  <dcterms:modified xsi:type="dcterms:W3CDTF">2019-05-15T18:27:00Z</dcterms:modified>
</cp:coreProperties>
</file>